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comments.xml" ContentType="application/vnd.openxmlformats-officedocument.wordprocessingml.comments+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pPr>
    </w:p>
    <w:p>
      <w:pPr>
        <w:pStyle w:val="Title"/>
      </w:pPr>
    </w:p>
    <w:p>
      <w:pPr>
        <w:pStyle w:val="Title"/>
      </w:pPr>
    </w:p>
    <w:p>
      <w:pPr>
        <w:pStyle w:val="Title"/>
      </w:pPr>
    </w:p>
    <w:p>
      <w:pPr>
        <w:pStyle w:val="Title"/>
      </w:pPr>
    </w:p>
    <w:p>
      <w:pPr>
        <w:pStyle w:val="Title"/>
      </w:pPr>
    </w:p>
    <w:p>
      <w:pPr>
        <w:pStyle w:val="Title"/>
      </w:pPr>
    </w:p>
    <w:p>
      <w:pPr>
        <w:pStyle w:val="Title"/>
      </w:pPr>
    </w:p>
    <w:p>
      <w:pPr>
        <w:pStyle w:val="Title"/>
      </w:pPr>
      <w:r>
        <w:rPr>
          <w:rtl w:val="0"/>
          <w:lang w:val="en-US"/>
        </w:rPr>
        <w:t>Reducing Emotional Biases in Investment Portfolio Management</w:t>
      </w:r>
    </w:p>
    <w:p>
      <w:pPr>
        <w:pStyle w:val="Title"/>
      </w:pPr>
      <w:r>
        <w:rPr>
          <w:rtl w:val="0"/>
          <w:lang w:val="en-US"/>
        </w:rPr>
        <w:t>Aliaksei Malashonak</w:t>
      </w:r>
    </w:p>
    <w:p>
      <w:pPr>
        <w:pStyle w:val="Title"/>
      </w:pPr>
      <w:r>
        <w:rPr>
          <w:rtl w:val="0"/>
          <w:lang w:val="en-US"/>
        </w:rPr>
        <w:t>Student ID: 19795 | Matriculation: 24891798</w:t>
      </w:r>
    </w:p>
    <w:p>
      <w:pPr>
        <w:pStyle w:val="Title"/>
      </w:pPr>
      <w:r>
        <w:rPr>
          <w:rtl w:val="0"/>
          <w:lang w:val="en-US"/>
        </w:rPr>
        <w:t>Mentor: Dr.</w:t>
      </w:r>
      <w:r>
        <w:rPr>
          <w:rtl w:val="0"/>
          <w:lang w:val="en-US"/>
        </w:rPr>
        <w:t> </w:t>
      </w:r>
      <w:r>
        <w:rPr>
          <w:rtl w:val="0"/>
          <w:lang w:val="en-US"/>
        </w:rPr>
        <w:t>Stefano Canossa</w:t>
      </w:r>
    </w:p>
    <w:p>
      <w:pPr>
        <w:pStyle w:val="Title"/>
      </w:pPr>
      <w:r>
        <w:rPr>
          <w:rtl w:val="0"/>
          <w:lang w:val="en-US"/>
        </w:rPr>
        <w:t>September 2026</w:t>
      </w:r>
    </w:p>
    <w:p>
      <w:pPr>
        <w:pStyle w:val="Heading"/>
      </w:pPr>
      <w:bookmarkStart w:name="authenticationofwork" w:id="0"/>
      <w:r>
        <w:rPr>
          <w:rFonts w:cs="Arial Unicode MS" w:eastAsia="Arial Unicode MS"/>
          <w:rtl w:val="0"/>
          <w:lang w:val="en-US"/>
        </w:rPr>
        <w:t>Authentication of Work</w:t>
      </w:r>
    </w:p>
    <w:p>
      <w:pPr>
        <w:pStyle w:val="First Paragraph"/>
      </w:pPr>
      <w:r>
        <w:rPr>
          <w:rtl w:val="0"/>
          <w:lang w:val="en-US"/>
        </w:rPr>
        <w:t>I, Aliaksei Malashonak (Student ID: 19795, Matriculation Number: 24891798), hereby declare that this thesis, submitted in partial fulfillment of the requirements for the degree of Executive Master of Business Administration at SBS Swiss Business School, Kloten-Zurich, Switzerland, is my own work. All sources consulted have been acknowledged in the references. This thesis has not been submitted for any other degree or qualification at any other institution.</w:t>
      </w:r>
    </w:p>
    <w:p>
      <w:pPr>
        <w:pStyle w:val="Body Text"/>
      </w:pPr>
      <w:r>
        <w:rPr>
          <w:rtl w:val="0"/>
          <w:lang w:val="en-US"/>
        </w:rPr>
        <w:t>Signature: ______________________________</w:t>
      </w:r>
    </w:p>
    <w:p>
      <w:pPr>
        <w:pStyle w:val="Body Text"/>
      </w:pPr>
      <w:r>
        <w:rPr>
          <w:rtl w:val="0"/>
          <w:lang w:val="en-US"/>
        </w:rPr>
        <w:t>Date: ______________________________</w:t>
      </w:r>
    </w:p>
    <w:p>
      <w:pPr>
        <w:pStyle w:val="Body Text"/>
      </w:pPr>
      <w:r>
        <w:rPr>
          <w:rtl w:val="0"/>
          <w:lang w:val="en-US"/>
        </w:rPr>
        <w:t>Mentor certification: I, Dr.</w:t>
      </w:r>
      <w:r>
        <w:rPr>
          <w:rtl w:val="0"/>
          <w:lang w:val="en-US"/>
        </w:rPr>
        <w:t> </w:t>
      </w:r>
      <w:r>
        <w:rPr>
          <w:rtl w:val="0"/>
          <w:lang w:val="en-US"/>
        </w:rPr>
        <w:t>Stefano Canossa, confirm that this thesis meets the academic standards required for the Executive Master of Business Administration program at SBS Swiss Business School.</w:t>
      </w:r>
    </w:p>
    <w:p>
      <w:pPr>
        <w:pStyle w:val="Body Text"/>
      </w:pPr>
      <w:r>
        <w:rPr>
          <w:rtl w:val="0"/>
          <w:lang w:val="en-US"/>
        </w:rPr>
        <w:t>Mentor signature: ______________________________</w:t>
      </w:r>
    </w:p>
    <w:p>
      <w:pPr>
        <w:pStyle w:val="Body Text"/>
      </w:pPr>
      <w:r>
        <w:rPr>
          <w:rtl w:val="0"/>
          <w:lang w:val="en-US"/>
        </w:rPr>
        <w:t>Date: ______________________________</w:t>
      </w:r>
    </w:p>
    <w:p>
      <w:pPr>
        <w:pStyle w:val="Heading"/>
      </w:pPr>
      <w:bookmarkStart w:name="foreword" w:id="1"/>
      <w:r>
        <w:rPr>
          <w:rFonts w:cs="Arial Unicode MS" w:eastAsia="Arial Unicode MS"/>
          <w:rtl w:val="0"/>
          <w:lang w:val="nl-NL"/>
        </w:rPr>
        <w:t>Foreword</w:t>
      </w:r>
    </w:p>
    <w:p>
      <w:pPr>
        <w:pStyle w:val="First Paragraph"/>
      </w:pPr>
      <w:r>
        <w:rPr>
          <w:rtl w:val="0"/>
          <w:lang w:val="en-US"/>
        </w:rPr>
        <w:t>This thesis examines whether a structured, quantitative decision-support indicator can moderate behavioral bias in professional equity portfolio management. The research question emerged from direct professional experience in financial risk management, where the gap between the theoretical predictions of behavioral finance and the practical tools available to investment practitioners is persistently apparent. Despite a substantial body of evidence documenting systematic decision errors under conditions of information overload and emotional salience, the field has produced few operational instruments designed to identify and mitigate such errors at the point of decision.</w:t>
      </w:r>
    </w:p>
    <w:p>
      <w:pPr>
        <w:pStyle w:val="Body Text"/>
      </w:pPr>
      <w:r>
        <w:rPr>
          <w:rtl w:val="0"/>
          <w:lang w:val="en-US"/>
        </w:rPr>
        <w:t>The Shock Score, developed and evaluated in this thesis, represents an attempt to close this gap. It combines real-time market and sentiment signals into a single composite indicator that portfolio managers can consult when external information events create elevated conditions for bias-driven behavior. The empirical study tests whether exposure to this indicator is associated with changes in decision outcomes among professional portfolio managers.</w:t>
      </w:r>
    </w:p>
    <w:p>
      <w:pPr>
        <w:pStyle w:val="Body Text"/>
      </w:pPr>
      <w:r>
        <w:rPr>
          <w:rtl w:val="0"/>
          <w:lang w:val="en-US"/>
        </w:rPr>
        <w:t>The research draws on the behavioral finance literature, quantitative methods in financial economics, and applied survey design. It is intended to contribute both to academic understanding of decision-making under uncertainty and to the practical toolkit available to investment risk professionals.</w:t>
      </w:r>
    </w:p>
    <w:p>
      <w:pPr>
        <w:pStyle w:val="Heading"/>
      </w:pPr>
      <w:bookmarkStart w:name="listoftables" w:id="2"/>
      <w:r>
        <w:rPr>
          <w:rFonts w:cs="Arial Unicode MS" w:eastAsia="Arial Unicode MS"/>
          <w:rtl w:val="0"/>
        </w:rPr>
        <w:t>L</w:t>
      </w:r>
      <w:bookmarkEnd w:id="2"/>
      <w:bookmarkStart w:name="listofabbreviationsandacronyms" w:id="3"/>
      <w:r>
        <w:rPr>
          <w:rFonts w:cs="Arial Unicode MS" w:eastAsia="Arial Unicode MS"/>
          <w:rtl w:val="0"/>
          <w:lang w:val="en-US"/>
        </w:rPr>
        <w:t>ist of Tables</w:t>
      </w:r>
    </w:p>
    <w:p>
      <w:pPr>
        <w:pStyle w:val="Compact"/>
      </w:pPr>
      <w:r>
        <w:rPr>
          <w:rtl w:val="0"/>
          <w:lang w:val="en-US"/>
        </w:rPr>
        <w:t>Table 3.1 Systematic Gap Mapping in Information Shock Decision Support</w:t>
      </w:r>
    </w:p>
    <w:p>
      <w:pPr>
        <w:pStyle w:val="Compact"/>
      </w:pPr>
      <w:r>
        <w:rPr>
          <w:rtl w:val="0"/>
          <w:lang w:val="en-US"/>
        </w:rPr>
        <w:t>Table 3.2 Shock Score Benchmarking Against Existing Measures</w:t>
      </w:r>
    </w:p>
    <w:p>
      <w:pPr>
        <w:pStyle w:val="Compact"/>
      </w:pPr>
      <w:r>
        <w:rPr>
          <w:rtl w:val="0"/>
          <w:lang w:val="en-US"/>
        </w:rPr>
        <w:t>Table 4.1 Portfolio Universe</w:t>
      </w:r>
    </w:p>
    <w:p>
      <w:pPr>
        <w:pStyle w:val="Compact"/>
      </w:pPr>
      <w:r>
        <w:rPr>
          <w:rtl w:val="0"/>
          <w:lang w:val="en-US"/>
        </w:rPr>
        <w:t>Table 4.2 Secondary Data Sources</w:t>
      </w:r>
    </w:p>
    <w:p>
      <w:pPr>
        <w:pStyle w:val="Compact"/>
      </w:pPr>
      <w:r>
        <w:rPr>
          <w:rtl w:val="0"/>
          <w:lang w:val="en-US"/>
        </w:rPr>
        <w:t>Table 4.3 Scenario Selection Balance Constraints</w:t>
      </w:r>
    </w:p>
    <w:p>
      <w:pPr>
        <w:pStyle w:val="Compact"/>
      </w:pPr>
      <w:r>
        <w:rPr>
          <w:rtl w:val="0"/>
          <w:lang w:val="en-US"/>
        </w:rPr>
        <w:t>Table 4.4 Shock Score Components</w:t>
      </w:r>
    </w:p>
    <w:p>
      <w:pPr>
        <w:pStyle w:val="Compact"/>
      </w:pPr>
      <w:r>
        <w:rPr>
          <w:rtl w:val="0"/>
          <w:lang w:val="en-US"/>
        </w:rPr>
        <w:t>Table 4.5 Shock Score Dashboard Components</w:t>
      </w:r>
    </w:p>
    <w:p>
      <w:pPr>
        <w:pStyle w:val="Compact"/>
      </w:pPr>
      <w:r>
        <w:rPr>
          <w:rtl w:val="0"/>
          <w:lang w:val="en-US"/>
        </w:rPr>
        <w:t>Table 4.6 Counterbalancing Design</w:t>
      </w:r>
    </w:p>
    <w:p>
      <w:pPr>
        <w:pStyle w:val="Compact"/>
      </w:pPr>
      <w:r>
        <w:rPr>
          <w:rtl w:val="0"/>
          <w:lang w:val="en-US"/>
        </w:rPr>
        <w:t>Table 4.7 Survey Response Summary</w:t>
      </w:r>
    </w:p>
    <w:p>
      <w:pPr>
        <w:pStyle w:val="Compact"/>
      </w:pPr>
      <w:r>
        <w:rPr>
          <w:rtl w:val="0"/>
          <w:lang w:val="en-US"/>
        </w:rPr>
        <w:t>Table 4.8 Pilot Feedback Questions</w:t>
      </w:r>
    </w:p>
    <w:p>
      <w:pPr>
        <w:pStyle w:val="Compact"/>
      </w:pPr>
      <w:r>
        <w:rPr>
          <w:rtl w:val="0"/>
          <w:lang w:val="en-US"/>
        </w:rPr>
        <w:t>Table 5.1 Respondent Demographics</w:t>
      </w:r>
    </w:p>
    <w:p>
      <w:pPr>
        <w:pStyle w:val="Compact"/>
      </w:pPr>
      <w:r>
        <w:rPr>
          <w:rtl w:val="0"/>
          <w:lang w:val="en-US"/>
        </w:rPr>
        <w:t xml:space="preserve">Table 5.2 SC_total PCA Diagnostics </w:t>
      </w:r>
      <w:r>
        <w:rPr>
          <w:rtl w:val="0"/>
          <w:lang w:val="en-US"/>
        </w:rPr>
        <w:t xml:space="preserve">— </w:t>
      </w:r>
      <w:r>
        <w:rPr>
          <w:rtl w:val="0"/>
          <w:lang w:val="en-US"/>
        </w:rPr>
        <w:t>First Principal Component</w:t>
      </w:r>
    </w:p>
    <w:p>
      <w:pPr>
        <w:pStyle w:val="Compact"/>
      </w:pPr>
      <w:r>
        <w:rPr>
          <w:rtl w:val="0"/>
          <w:lang w:val="en-US"/>
        </w:rPr>
        <w:t>Table 5.3 Final Scenario Selection Across Survey Blocks</w:t>
      </w:r>
    </w:p>
    <w:p>
      <w:pPr>
        <w:pStyle w:val="Compact"/>
      </w:pPr>
      <w:r>
        <w:rPr>
          <w:rtl w:val="0"/>
          <w:lang w:val="en-US"/>
        </w:rPr>
        <w:t>Table 5.4 NRS Response Frequency Distribution</w:t>
      </w:r>
    </w:p>
    <w:p>
      <w:pPr>
        <w:pStyle w:val="Compact"/>
      </w:pPr>
      <w:r>
        <w:rPr>
          <w:rtl w:val="0"/>
          <w:lang w:val="en-US"/>
        </w:rPr>
        <w:t xml:space="preserve">Table 5.5 Instrument Reliability </w:t>
      </w:r>
      <w:r>
        <w:rPr>
          <w:rtl w:val="0"/>
          <w:lang w:val="en-US"/>
        </w:rPr>
        <w:t xml:space="preserve">– </w:t>
      </w:r>
      <w:r>
        <w:rPr>
          <w:rtl w:val="0"/>
          <w:lang w:val="en-US"/>
        </w:rPr>
        <w:t>Mean ICC(2,1) by Block</w:t>
      </w:r>
    </w:p>
    <w:p>
      <w:pPr>
        <w:pStyle w:val="Compact"/>
      </w:pPr>
      <w:r>
        <w:rPr>
          <w:rtl w:val="0"/>
          <w:lang w:val="en-US"/>
        </w:rPr>
        <w:t xml:space="preserve">Table 5.6 OLS Residual Normality </w:t>
      </w:r>
      <w:r>
        <w:rPr>
          <w:rtl w:val="0"/>
          <w:lang w:val="en-US"/>
        </w:rPr>
        <w:t xml:space="preserve">– </w:t>
      </w:r>
      <w:r>
        <w:rPr>
          <w:rtl w:val="0"/>
          <w:lang w:val="en-US"/>
        </w:rPr>
        <w:t>Primary H1 Regression</w:t>
      </w:r>
    </w:p>
    <w:p>
      <w:pPr>
        <w:pStyle w:val="Compact"/>
      </w:pPr>
      <w:r>
        <w:rPr>
          <w:rtl w:val="0"/>
          <w:lang w:val="en-US"/>
        </w:rPr>
        <w:t>Table 5.7 H1 Primary Regression Result</w:t>
      </w:r>
    </w:p>
    <w:p>
      <w:pPr>
        <w:pStyle w:val="Compact"/>
      </w:pPr>
      <w:r>
        <w:rPr>
          <w:rtl w:val="0"/>
          <w:lang w:val="en-US"/>
        </w:rPr>
        <w:t>Table 5.8 H1 Robustness Specification Results</w:t>
      </w:r>
    </w:p>
    <w:p>
      <w:pPr>
        <w:pStyle w:val="Compact"/>
      </w:pPr>
      <w:r>
        <w:rPr>
          <w:rtl w:val="0"/>
          <w:lang w:val="en-US"/>
        </w:rPr>
        <w:t>Table 5.9 H2 Portfolio Analysis Results</w:t>
      </w:r>
    </w:p>
    <w:p>
      <w:pPr>
        <w:pStyle w:val="Compact"/>
      </w:pPr>
      <w:r>
        <w:rPr>
          <w:rtl w:val="0"/>
          <w:lang w:val="en-US"/>
        </w:rPr>
        <w:t>Table 5.10 NRS</w:t>
      </w:r>
      <w:r>
        <w:rPr>
          <w:rtl w:val="0"/>
          <w:lang w:val="en-US"/>
        </w:rPr>
        <w:t>–</w:t>
      </w:r>
      <w:r>
        <w:rPr>
          <w:rtl w:val="0"/>
          <w:lang w:val="en-US"/>
        </w:rPr>
        <w:t>Sentiment Alignment by Group</w:t>
      </w:r>
      <w:bookmarkEnd w:id="3"/>
      <w:bookmarkEnd w:id="1"/>
    </w:p>
    <w:p>
      <w:pPr>
        <w:pStyle w:val="Heading"/>
      </w:pPr>
      <w:bookmarkStart w:name="listoffigures" w:id="4"/>
      <w:r>
        <w:rPr>
          <w:rFonts w:cs="Arial Unicode MS" w:eastAsia="Arial Unicode MS"/>
          <w:rtl w:val="0"/>
          <w:lang w:val="en-US"/>
        </w:rPr>
        <w:t>List of Figures</w:t>
      </w:r>
    </w:p>
    <w:p>
      <w:pPr>
        <w:pStyle w:val="Compact"/>
      </w:pPr>
      <w:r>
        <w:rPr>
          <w:rtl w:val="0"/>
          <w:lang w:val="en-US"/>
        </w:rPr>
        <w:t>Figure 2.1 Intraday Price Movement of Meta Platforms Inc.</w:t>
      </w:r>
      <w:r>
        <w:rPr>
          <w:rtl w:val="0"/>
          <w:lang w:val="en-US"/>
        </w:rPr>
        <w:t> </w:t>
      </w:r>
      <w:r>
        <w:rPr>
          <w:rtl w:val="0"/>
          <w:lang w:val="en-US"/>
        </w:rPr>
        <w:t>on 2 February 2026 Following the Release of Quarterly Earnings Results, Illustrating a Short-Horizon Market Reaction to an External Information Shock</w:t>
      </w:r>
    </w:p>
    <w:p>
      <w:pPr>
        <w:pStyle w:val="Compact"/>
      </w:pPr>
      <w:r>
        <w:rPr>
          <w:rtl w:val="0"/>
          <w:lang w:val="en-US"/>
        </w:rPr>
        <w:t>Figure 2.2 Causal Logic of the Study Design</w:t>
      </w:r>
    </w:p>
    <w:p>
      <w:pPr>
        <w:pStyle w:val="Compact"/>
      </w:pPr>
      <w:r>
        <w:rPr>
          <w:rtl w:val="0"/>
          <w:lang w:val="en-US"/>
        </w:rPr>
        <w:t xml:space="preserve">Figure 4.1 Conceptual Framework </w:t>
      </w:r>
      <w:r>
        <w:rPr>
          <w:rtl w:val="0"/>
          <w:lang w:val="en-US"/>
        </w:rPr>
        <w:t xml:space="preserve">– </w:t>
      </w:r>
      <w:r>
        <w:rPr>
          <w:rtl w:val="0"/>
          <w:lang w:val="en-US"/>
        </w:rPr>
        <w:t>Research Design Operationalization</w:t>
      </w:r>
    </w:p>
    <w:p>
      <w:pPr>
        <w:pStyle w:val="Compact"/>
      </w:pPr>
      <w:r>
        <w:rPr>
          <w:rtl w:val="0"/>
          <w:lang w:val="en-US"/>
        </w:rPr>
        <w:t>Figure 4.2 Shock Score Composite Construction</w:t>
      </w:r>
    </w:p>
    <w:p>
      <w:pPr>
        <w:pStyle w:val="Compact"/>
      </w:pPr>
      <w:r>
        <w:rPr>
          <w:rtl w:val="0"/>
          <w:lang w:val="en-US"/>
        </w:rPr>
        <w:t>Figure 4.3 Example Scenario Presentation in the Treatment Condition</w:t>
      </w:r>
    </w:p>
    <w:p>
      <w:pPr>
        <w:pStyle w:val="Compact"/>
      </w:pPr>
      <w:r>
        <w:rPr>
          <w:rtl w:val="0"/>
          <w:lang w:val="en-US"/>
        </w:rPr>
        <w:t>Figure 5.1 Sample Composition by Institution Type and AUM Category</w:t>
      </w:r>
    </w:p>
    <w:p>
      <w:pPr>
        <w:pStyle w:val="Compact"/>
      </w:pPr>
      <w:r>
        <w:rPr>
          <w:rtl w:val="0"/>
          <w:lang w:val="en-US"/>
        </w:rPr>
        <w:t>Figure 5.2 Distribution of Net Risk Stance Responses</w:t>
      </w:r>
    </w:p>
    <w:p>
      <w:pPr>
        <w:pStyle w:val="Compact"/>
      </w:pPr>
      <w:r>
        <w:rPr>
          <w:rtl w:val="0"/>
          <w:lang w:val="en-US"/>
        </w:rPr>
        <w:t>Figure 5.3 Net Risk Stance Distribution by Experimental Condition</w:t>
      </w:r>
    </w:p>
    <w:p>
      <w:pPr>
        <w:pStyle w:val="Compact"/>
      </w:pPr>
      <w:r>
        <w:rPr>
          <w:rtl w:val="0"/>
          <w:lang w:val="en-US"/>
        </w:rPr>
        <w:t>Figure 5.4 Distribution of the SC_total Composite Shock Score</w:t>
      </w:r>
    </w:p>
    <w:p>
      <w:pPr>
        <w:pStyle w:val="Compact"/>
      </w:pPr>
      <w:r>
        <w:rPr>
          <w:rtl w:val="0"/>
          <w:lang w:val="en-US"/>
        </w:rPr>
        <w:t>Figure 5.5 SC_total Composite Shock Score Versus Actual Realized Horizon Return Across 24 Scenarios</w:t>
      </w:r>
    </w:p>
    <w:p>
      <w:pPr>
        <w:pStyle w:val="Compact"/>
      </w:pPr>
      <w:r>
        <w:rPr>
          <w:rtl w:val="0"/>
          <w:lang w:val="en-US"/>
        </w:rPr>
        <w:t>Figure 5.6 Forest Plot of OLS Regression Coefficients for the Four SC_total Components</w:t>
      </w:r>
    </w:p>
    <w:p>
      <w:pPr>
        <w:pStyle w:val="Compact"/>
      </w:pPr>
      <w:r>
        <w:rPr>
          <w:rtl w:val="0"/>
          <w:lang w:val="en-US"/>
        </w:rPr>
        <w:t>Figure 5.7 Sharpe Ratio Comparison Across Experimental Conditions</w:t>
      </w:r>
    </w:p>
    <w:p>
      <w:pPr>
        <w:pStyle w:val="Compact"/>
      </w:pPr>
      <w:r>
        <w:rPr>
          <w:rtl w:val="0"/>
          <w:lang w:val="en-US"/>
        </w:rPr>
        <w:t>Figure 5.8 Mean NRS by SC_total Quintile and Experimental Condition</w:t>
      </w:r>
    </w:p>
    <w:p>
      <w:pPr>
        <w:pStyle w:val="Compact"/>
      </w:pPr>
      <w:r>
        <w:rPr>
          <w:rtl w:val="0"/>
          <w:lang w:val="en-US"/>
        </w:rPr>
        <w:t>Figure 5.9 NRS</w:t>
      </w:r>
      <w:r>
        <w:rPr>
          <w:rtl w:val="0"/>
          <w:lang w:val="en-US"/>
        </w:rPr>
        <w:t>–</w:t>
      </w:r>
      <w:r>
        <w:rPr>
          <w:rtl w:val="0"/>
          <w:lang w:val="en-US"/>
        </w:rPr>
        <w:t>Sentiment Alignment Rate by Sentiment Category</w:t>
      </w:r>
      <w:bookmarkEnd w:id="4"/>
      <w:bookmarkEnd w:id="0"/>
    </w:p>
    <w:p>
      <w:pPr>
        <w:pStyle w:val="Heading"/>
      </w:pPr>
      <w:r>
        <w:rPr>
          <w:rFonts w:cs="Arial Unicode MS" w:eastAsia="Arial Unicode MS"/>
          <w:rtl w:val="0"/>
          <w:lang w:val="en-US"/>
        </w:rPr>
        <w:t>List of Abbreviations and Acronyms</w:t>
      </w:r>
    </w:p>
    <w:tbl>
      <w:tblPr>
        <w:tblW w:w="10047"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640"/>
        <w:gridCol w:w="8407"/>
      </w:tblGrid>
      <w:tr>
        <w:tblPrEx>
          <w:shd w:val="clear" w:color="auto" w:fill="156082"/>
        </w:tblPrEx>
        <w:trPr>
          <w:trHeight w:val="221" w:hRule="atLeast"/>
          <w:tblHeader/>
        </w:trPr>
        <w:tc>
          <w:tcPr>
            <w:tcW w:type="dxa" w:w="1640"/>
            <w:tcBorders>
              <w:top w:val="nil"/>
              <w:left w:val="nil"/>
              <w:bottom w:val="nil"/>
              <w:right w:val="nil"/>
            </w:tcBorders>
            <w:shd w:val="clear" w:color="auto" w:fill="auto"/>
            <w:tcMar>
              <w:top w:type="dxa" w:w="80"/>
              <w:left w:type="dxa" w:w="80"/>
              <w:bottom w:type="dxa" w:w="80"/>
              <w:right w:type="dxa" w:w="80"/>
            </w:tcMar>
            <w:vAlign w:val="bottom"/>
          </w:tcPr>
          <w:p>
            <w:pPr>
              <w:pStyle w:val="Compact"/>
            </w:pPr>
            <w:r>
              <w:rPr>
                <w:shd w:val="nil" w:color="auto" w:fill="auto"/>
                <w:rtl w:val="0"/>
                <w:lang w:val="en-US"/>
              </w:rPr>
              <w:t>Abbreviation</w:t>
            </w:r>
          </w:p>
        </w:tc>
        <w:tc>
          <w:tcPr>
            <w:tcW w:type="dxa" w:w="8407"/>
            <w:tcBorders>
              <w:top w:val="nil"/>
              <w:left w:val="nil"/>
              <w:bottom w:val="nil"/>
              <w:right w:val="nil"/>
            </w:tcBorders>
            <w:shd w:val="clear" w:color="auto" w:fill="auto"/>
            <w:tcMar>
              <w:top w:type="dxa" w:w="80"/>
              <w:left w:type="dxa" w:w="80"/>
              <w:bottom w:type="dxa" w:w="80"/>
              <w:right w:type="dxa" w:w="80"/>
            </w:tcMar>
            <w:vAlign w:val="bottom"/>
          </w:tcPr>
          <w:p>
            <w:pPr>
              <w:pStyle w:val="Compact"/>
            </w:pPr>
            <w:r>
              <w:rPr>
                <w:shd w:val="nil" w:color="auto" w:fill="auto"/>
                <w:rtl w:val="0"/>
                <w:lang w:val="en-US"/>
              </w:rPr>
              <w:t>Definition</w:t>
            </w:r>
          </w:p>
        </w:tc>
      </w:tr>
      <w:tr>
        <w:tblPrEx>
          <w:shd w:val="clear" w:color="auto" w:fill="cad1d7"/>
        </w:tblPrEx>
        <w:trPr>
          <w:trHeight w:val="481" w:hRule="atLeast"/>
        </w:trPr>
        <w:tc>
          <w:tcPr>
            <w:tcW w:type="dxa" w:w="1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AC_e</w:t>
            </w:r>
          </w:p>
        </w:tc>
        <w:tc>
          <w:tcPr>
            <w:tcW w:type="dxa" w:w="84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Article Count </w:t>
            </w:r>
            <w:r>
              <w:rPr>
                <w:shd w:val="nil" w:color="auto" w:fill="auto"/>
                <w:rtl w:val="0"/>
                <w:lang w:val="en-US"/>
              </w:rPr>
              <w:t xml:space="preserve">– </w:t>
            </w:r>
            <w:r>
              <w:rPr>
                <w:shd w:val="nil" w:color="auto" w:fill="auto"/>
                <w:rtl w:val="0"/>
                <w:lang w:val="en-US"/>
              </w:rPr>
              <w:t xml:space="preserve">number of distinct news articles attributed to the shock bar for event </w:t>
            </w:r>
            <w:r>
              <w:rPr>
                <w:i w:val="1"/>
                <w:iCs w:val="1"/>
                <w:shd w:val="nil" w:color="auto" w:fill="auto"/>
                <w:rtl w:val="0"/>
                <w:lang w:val="en-US"/>
              </w:rPr>
              <w:t>e</w:t>
            </w:r>
            <w:r>
              <w:rPr>
                <w:shd w:val="nil" w:color="auto" w:fill="auto"/>
                <w:rtl w:val="0"/>
                <w:lang w:val="en-US"/>
              </w:rPr>
              <w:t>; Shock Score component</w:t>
            </w:r>
          </w:p>
        </w:tc>
      </w:tr>
      <w:tr>
        <w:tblPrEx>
          <w:shd w:val="clear" w:color="auto" w:fill="cad1d7"/>
        </w:tblPrEx>
        <w:trPr>
          <w:trHeight w:val="471" w:hRule="atLeast"/>
        </w:trPr>
        <w:tc>
          <w:tcPr>
            <w:tcW w:type="dxa" w:w="1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AI_e</w:t>
            </w:r>
          </w:p>
        </w:tc>
        <w:tc>
          <w:tcPr>
            <w:tcW w:type="dxa" w:w="84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Attention Intensity </w:t>
            </w:r>
            <w:r>
              <w:rPr>
                <w:shd w:val="nil" w:color="auto" w:fill="auto"/>
                <w:rtl w:val="0"/>
                <w:lang w:val="en-US"/>
              </w:rPr>
              <w:t xml:space="preserve">– </w:t>
            </w:r>
            <w:r>
              <w:rPr>
                <w:shd w:val="nil" w:color="auto" w:fill="auto"/>
                <w:rtl w:val="0"/>
                <w:lang w:val="en-US"/>
              </w:rPr>
              <w:t>abnormal trading volume on the event day relative to the trailing mean; Shock Score component</w:t>
            </w:r>
          </w:p>
        </w:tc>
      </w:tr>
      <w:tr>
        <w:tblPrEx>
          <w:shd w:val="clear" w:color="auto" w:fill="cad1d7"/>
        </w:tblPrEx>
        <w:trPr>
          <w:trHeight w:val="211" w:hRule="atLeast"/>
        </w:trPr>
        <w:tc>
          <w:tcPr>
            <w:tcW w:type="dxa" w:w="1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API</w:t>
            </w:r>
          </w:p>
        </w:tc>
        <w:tc>
          <w:tcPr>
            <w:tcW w:type="dxa" w:w="84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Application Programming Interface</w:t>
            </w:r>
          </w:p>
        </w:tc>
      </w:tr>
      <w:tr>
        <w:tblPrEx>
          <w:shd w:val="clear" w:color="auto" w:fill="cad1d7"/>
        </w:tblPrEx>
        <w:trPr>
          <w:trHeight w:val="211" w:hRule="atLeast"/>
        </w:trPr>
        <w:tc>
          <w:tcPr>
            <w:tcW w:type="dxa" w:w="1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AUM</w:t>
            </w:r>
          </w:p>
        </w:tc>
        <w:tc>
          <w:tcPr>
            <w:tcW w:type="dxa" w:w="84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Assets Under Management</w:t>
            </w:r>
          </w:p>
        </w:tc>
      </w:tr>
      <w:tr>
        <w:tblPrEx>
          <w:shd w:val="clear" w:color="auto" w:fill="cad1d7"/>
        </w:tblPrEx>
        <w:trPr>
          <w:trHeight w:val="211" w:hRule="atLeast"/>
        </w:trPr>
        <w:tc>
          <w:tcPr>
            <w:tcW w:type="dxa" w:w="1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D_neg</w:t>
            </w:r>
          </w:p>
        </w:tc>
        <w:tc>
          <w:tcPr>
            <w:tcW w:type="dxa" w:w="84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Binary indicator equal to 1 for negative-sentiment shock events</w:t>
            </w:r>
          </w:p>
        </w:tc>
      </w:tr>
      <w:tr>
        <w:tblPrEx>
          <w:shd w:val="clear" w:color="auto" w:fill="cad1d7"/>
        </w:tblPrEx>
        <w:trPr>
          <w:trHeight w:val="471" w:hRule="atLeast"/>
        </w:trPr>
        <w:tc>
          <w:tcPr>
            <w:tcW w:type="dxa" w:w="1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DistilBERT</w:t>
            </w:r>
          </w:p>
        </w:tc>
        <w:tc>
          <w:tcPr>
            <w:tcW w:type="dxa" w:w="84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Distilled Bidirectional Encoder Representations from Transformers </w:t>
            </w:r>
            <w:r>
              <w:rPr>
                <w:shd w:val="nil" w:color="auto" w:fill="auto"/>
                <w:rtl w:val="0"/>
                <w:lang w:val="en-US"/>
              </w:rPr>
              <w:t xml:space="preserve">– </w:t>
            </w:r>
            <w:r>
              <w:rPr>
                <w:shd w:val="nil" w:color="auto" w:fill="auto"/>
                <w:rtl w:val="0"/>
                <w:lang w:val="en-US"/>
              </w:rPr>
              <w:t>compact transformer model used for behavioral classification</w:t>
            </w:r>
          </w:p>
        </w:tc>
      </w:tr>
      <w:tr>
        <w:tblPrEx>
          <w:shd w:val="clear" w:color="auto" w:fill="cad1d7"/>
        </w:tblPrEx>
        <w:trPr>
          <w:trHeight w:val="471" w:hRule="atLeast"/>
        </w:trPr>
        <w:tc>
          <w:tcPr>
            <w:tcW w:type="dxa" w:w="1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ES_e</w:t>
            </w:r>
          </w:p>
        </w:tc>
        <w:tc>
          <w:tcPr>
            <w:tcW w:type="dxa" w:w="84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Event-Type Severity </w:t>
            </w:r>
            <w:r>
              <w:rPr>
                <w:shd w:val="nil" w:color="auto" w:fill="auto"/>
                <w:rtl w:val="0"/>
                <w:lang w:val="en-US"/>
              </w:rPr>
              <w:t xml:space="preserve">– </w:t>
            </w:r>
            <w:r>
              <w:rPr>
                <w:shd w:val="nil" w:color="auto" w:fill="auto"/>
                <w:rtl w:val="0"/>
                <w:lang w:val="en-US"/>
              </w:rPr>
              <w:t>shock-bar price impact relative to baseline intraday volatility; Shock Score component</w:t>
            </w:r>
          </w:p>
        </w:tc>
      </w:tr>
      <w:tr>
        <w:tblPrEx>
          <w:shd w:val="clear" w:color="auto" w:fill="cad1d7"/>
        </w:tblPrEx>
        <w:trPr>
          <w:trHeight w:val="211" w:hRule="atLeast"/>
        </w:trPr>
        <w:tc>
          <w:tcPr>
            <w:tcW w:type="dxa" w:w="1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ES_raw</w:t>
            </w:r>
          </w:p>
        </w:tc>
        <w:tc>
          <w:tcPr>
            <w:tcW w:type="dxa" w:w="84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Unstandardized Event-Type Severity value used in the decomposed component specification</w:t>
            </w:r>
          </w:p>
        </w:tc>
      </w:tr>
      <w:tr>
        <w:tblPrEx>
          <w:shd w:val="clear" w:color="auto" w:fill="cad1d7"/>
        </w:tblPrEx>
        <w:trPr>
          <w:trHeight w:val="471" w:hRule="atLeast"/>
        </w:trPr>
        <w:tc>
          <w:tcPr>
            <w:tcW w:type="dxa" w:w="1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FEARS</w:t>
            </w:r>
          </w:p>
        </w:tc>
        <w:tc>
          <w:tcPr>
            <w:tcW w:type="dxa" w:w="84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Financial and Economic Attitudes Revealed by Search </w:t>
            </w:r>
            <w:r>
              <w:rPr>
                <w:shd w:val="nil" w:color="auto" w:fill="auto"/>
                <w:rtl w:val="0"/>
                <w:lang w:val="en-US"/>
              </w:rPr>
              <w:t xml:space="preserve">– </w:t>
            </w:r>
            <w:r>
              <w:rPr>
                <w:shd w:val="nil" w:color="auto" w:fill="auto"/>
                <w:rtl w:val="0"/>
                <w:lang w:val="en-US"/>
              </w:rPr>
              <w:t>Google-search-based investor sentiment index (Da et al., 2015)</w:t>
            </w:r>
          </w:p>
        </w:tc>
      </w:tr>
      <w:tr>
        <w:tblPrEx>
          <w:shd w:val="clear" w:color="auto" w:fill="cad1d7"/>
        </w:tblPrEx>
        <w:trPr>
          <w:trHeight w:val="471" w:hRule="atLeast"/>
        </w:trPr>
        <w:tc>
          <w:tcPr>
            <w:tcW w:type="dxa" w:w="1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FinBERT</w:t>
            </w:r>
          </w:p>
        </w:tc>
        <w:tc>
          <w:tcPr>
            <w:tcW w:type="dxa" w:w="84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Finance-domain pre-trained BERT model used for article-level sentiment scoring (Yang et al., 2020)</w:t>
            </w:r>
          </w:p>
        </w:tc>
      </w:tr>
      <w:tr>
        <w:tblPrEx>
          <w:shd w:val="clear" w:color="auto" w:fill="cad1d7"/>
        </w:tblPrEx>
        <w:trPr>
          <w:trHeight w:val="211" w:hRule="atLeast"/>
        </w:trPr>
        <w:tc>
          <w:tcPr>
            <w:tcW w:type="dxa" w:w="1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GICS</w:t>
            </w:r>
          </w:p>
        </w:tc>
        <w:tc>
          <w:tcPr>
            <w:tcW w:type="dxa" w:w="84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Global Industry Classification Standard</w:t>
            </w:r>
          </w:p>
        </w:tc>
      </w:tr>
      <w:tr>
        <w:tblPrEx>
          <w:shd w:val="clear" w:color="auto" w:fill="cad1d7"/>
        </w:tblPrEx>
        <w:trPr>
          <w:trHeight w:val="211" w:hRule="atLeast"/>
        </w:trPr>
        <w:tc>
          <w:tcPr>
            <w:tcW w:type="dxa" w:w="1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HC3</w:t>
            </w:r>
          </w:p>
        </w:tc>
        <w:tc>
          <w:tcPr>
            <w:tcW w:type="dxa" w:w="84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Heteroskedasticity-Consistent standard error estimator, finite-sample variant 3</w:t>
            </w:r>
          </w:p>
        </w:tc>
      </w:tr>
      <w:tr>
        <w:tblPrEx>
          <w:shd w:val="clear" w:color="auto" w:fill="cad1d7"/>
        </w:tblPrEx>
        <w:trPr>
          <w:trHeight w:val="211" w:hRule="atLeast"/>
        </w:trPr>
        <w:tc>
          <w:tcPr>
            <w:tcW w:type="dxa" w:w="1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IBKR</w:t>
            </w:r>
          </w:p>
        </w:tc>
        <w:tc>
          <w:tcPr>
            <w:tcW w:type="dxa" w:w="84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Interactive Brokers</w:t>
            </w:r>
          </w:p>
        </w:tc>
      </w:tr>
      <w:tr>
        <w:tblPrEx>
          <w:shd w:val="clear" w:color="auto" w:fill="cad1d7"/>
        </w:tblPrEx>
        <w:trPr>
          <w:trHeight w:val="211" w:hRule="atLeast"/>
        </w:trPr>
        <w:tc>
          <w:tcPr>
            <w:tcW w:type="dxa" w:w="1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ICC</w:t>
            </w:r>
          </w:p>
        </w:tc>
        <w:tc>
          <w:tcPr>
            <w:tcW w:type="dxa" w:w="84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Intraclass Correlation Coefficient</w:t>
            </w:r>
          </w:p>
        </w:tc>
      </w:tr>
      <w:tr>
        <w:tblPrEx>
          <w:shd w:val="clear" w:color="auto" w:fill="cad1d7"/>
        </w:tblPrEx>
        <w:trPr>
          <w:trHeight w:val="211" w:hRule="atLeast"/>
        </w:trPr>
        <w:tc>
          <w:tcPr>
            <w:tcW w:type="dxa" w:w="1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LLM</w:t>
            </w:r>
          </w:p>
        </w:tc>
        <w:tc>
          <w:tcPr>
            <w:tcW w:type="dxa" w:w="84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Large Language Model</w:t>
            </w:r>
          </w:p>
        </w:tc>
      </w:tr>
      <w:tr>
        <w:tblPrEx>
          <w:shd w:val="clear" w:color="auto" w:fill="cad1d7"/>
        </w:tblPrEx>
        <w:trPr>
          <w:trHeight w:val="211" w:hRule="atLeast"/>
        </w:trPr>
        <w:tc>
          <w:tcPr>
            <w:tcW w:type="dxa" w:w="1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MAR</w:t>
            </w:r>
          </w:p>
        </w:tc>
        <w:tc>
          <w:tcPr>
            <w:tcW w:type="dxa" w:w="84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Minimum Acceptable Return</w:t>
            </w:r>
          </w:p>
        </w:tc>
      </w:tr>
      <w:tr>
        <w:tblPrEx>
          <w:shd w:val="clear" w:color="auto" w:fill="cad1d7"/>
        </w:tblPrEx>
        <w:trPr>
          <w:trHeight w:val="471" w:hRule="atLeast"/>
        </w:trPr>
        <w:tc>
          <w:tcPr>
            <w:tcW w:type="dxa" w:w="1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NRS</w:t>
            </w:r>
          </w:p>
        </w:tc>
        <w:tc>
          <w:tcPr>
            <w:tcW w:type="dxa" w:w="84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Net Risk Stance </w:t>
            </w:r>
            <w:r>
              <w:rPr>
                <w:shd w:val="nil" w:color="auto" w:fill="auto"/>
                <w:rtl w:val="0"/>
                <w:lang w:val="en-US"/>
              </w:rPr>
              <w:t xml:space="preserve">– </w:t>
            </w:r>
            <w:r>
              <w:rPr>
                <w:shd w:val="nil" w:color="auto" w:fill="auto"/>
                <w:rtl w:val="0"/>
                <w:lang w:val="en-US"/>
              </w:rPr>
              <w:t>seven-point scale capturing the direction and intensity of a manager</w:t>
            </w:r>
            <w:r>
              <w:rPr>
                <w:shd w:val="nil" w:color="auto" w:fill="auto"/>
                <w:rtl w:val="0"/>
                <w:lang w:val="en-US"/>
              </w:rPr>
              <w:t>’</w:t>
            </w:r>
            <w:r>
              <w:rPr>
                <w:shd w:val="nil" w:color="auto" w:fill="auto"/>
                <w:rtl w:val="0"/>
                <w:lang w:val="en-US"/>
              </w:rPr>
              <w:t>s intended portfolio exposure adjustment</w:t>
            </w:r>
          </w:p>
        </w:tc>
      </w:tr>
      <w:tr>
        <w:tblPrEx>
          <w:shd w:val="clear" w:color="auto" w:fill="cad1d7"/>
        </w:tblPrEx>
        <w:trPr>
          <w:trHeight w:val="471" w:hRule="atLeast"/>
        </w:trPr>
        <w:tc>
          <w:tcPr>
            <w:tcW w:type="dxa" w:w="1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P_e</w:t>
            </w:r>
          </w:p>
        </w:tc>
        <w:tc>
          <w:tcPr>
            <w:tcW w:type="dxa" w:w="84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Persistence score for event </w:t>
            </w:r>
            <w:r>
              <w:rPr>
                <w:i w:val="1"/>
                <w:iCs w:val="1"/>
                <w:shd w:val="nil" w:color="auto" w:fill="auto"/>
                <w:rtl w:val="0"/>
                <w:lang w:val="en-US"/>
              </w:rPr>
              <w:t>e</w:t>
            </w:r>
            <w:r>
              <w:rPr>
                <w:shd w:val="nil" w:color="auto" w:fill="auto"/>
                <w:rtl w:val="0"/>
                <w:lang w:val="en-US"/>
              </w:rPr>
              <w:t xml:space="preserve"> – </w:t>
            </w:r>
            <w:r>
              <w:rPr>
                <w:shd w:val="nil" w:color="auto" w:fill="auto"/>
                <w:rtl w:val="0"/>
                <w:lang w:val="en-US"/>
              </w:rPr>
              <w:t>operationalizes the expected decision-relevance horizon of the information shock</w:t>
            </w:r>
          </w:p>
        </w:tc>
      </w:tr>
      <w:tr>
        <w:tblPrEx>
          <w:shd w:val="clear" w:color="auto" w:fill="cad1d7"/>
        </w:tblPrEx>
        <w:trPr>
          <w:trHeight w:val="211" w:hRule="atLeast"/>
        </w:trPr>
        <w:tc>
          <w:tcPr>
            <w:tcW w:type="dxa" w:w="1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PC1</w:t>
            </w:r>
          </w:p>
        </w:tc>
        <w:tc>
          <w:tcPr>
            <w:tcW w:type="dxa" w:w="84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First Principal Component</w:t>
            </w:r>
          </w:p>
        </w:tc>
      </w:tr>
      <w:tr>
        <w:tblPrEx>
          <w:shd w:val="clear" w:color="auto" w:fill="cad1d7"/>
        </w:tblPrEx>
        <w:trPr>
          <w:trHeight w:val="211" w:hRule="atLeast"/>
        </w:trPr>
        <w:tc>
          <w:tcPr>
            <w:tcW w:type="dxa" w:w="1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PCA</w:t>
            </w:r>
          </w:p>
        </w:tc>
        <w:tc>
          <w:tcPr>
            <w:tcW w:type="dxa" w:w="84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Principal Component Analysis</w:t>
            </w:r>
          </w:p>
        </w:tc>
      </w:tr>
      <w:tr>
        <w:tblPrEx>
          <w:shd w:val="clear" w:color="auto" w:fill="cad1d7"/>
        </w:tblPrEx>
        <w:trPr>
          <w:trHeight w:val="211" w:hRule="atLeast"/>
        </w:trPr>
        <w:tc>
          <w:tcPr>
            <w:tcW w:type="dxa" w:w="1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RF</w:t>
            </w:r>
          </w:p>
        </w:tc>
        <w:tc>
          <w:tcPr>
            <w:tcW w:type="dxa" w:w="84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Risk-free rate</w:t>
            </w:r>
          </w:p>
        </w:tc>
      </w:tr>
      <w:tr>
        <w:tblPrEx>
          <w:shd w:val="clear" w:color="auto" w:fill="cad1d7"/>
        </w:tblPrEx>
        <w:trPr>
          <w:trHeight w:val="471" w:hRule="atLeast"/>
        </w:trPr>
        <w:tc>
          <w:tcPr>
            <w:tcW w:type="dxa" w:w="1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SC_total</w:t>
            </w:r>
          </w:p>
        </w:tc>
        <w:tc>
          <w:tcPr>
            <w:tcW w:type="dxa" w:w="84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Shock Score composite </w:t>
            </w:r>
            <w:r>
              <w:rPr>
                <w:shd w:val="nil" w:color="auto" w:fill="auto"/>
                <w:rtl w:val="0"/>
                <w:lang w:val="en-US"/>
              </w:rPr>
              <w:t xml:space="preserve">– </w:t>
            </w:r>
            <w:r>
              <w:rPr>
                <w:shd w:val="nil" w:color="auto" w:fill="auto"/>
                <w:rtl w:val="0"/>
                <w:lang w:val="en-US"/>
              </w:rPr>
              <w:t>PCA-based first principal component of the four standardized Shock Score components</w:t>
            </w:r>
          </w:p>
        </w:tc>
      </w:tr>
      <w:tr>
        <w:tblPrEx>
          <w:shd w:val="clear" w:color="auto" w:fill="cad1d7"/>
        </w:tblPrEx>
        <w:trPr>
          <w:trHeight w:val="471" w:hRule="atLeast"/>
        </w:trPr>
        <w:tc>
          <w:tcPr>
            <w:tcW w:type="dxa" w:w="1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SE_e</w:t>
            </w:r>
          </w:p>
        </w:tc>
        <w:tc>
          <w:tcPr>
            <w:tcW w:type="dxa" w:w="84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Sentiment Extremity </w:t>
            </w:r>
            <w:r>
              <w:rPr>
                <w:shd w:val="nil" w:color="auto" w:fill="auto"/>
                <w:rtl w:val="0"/>
                <w:lang w:val="en-US"/>
              </w:rPr>
              <w:t xml:space="preserve">– </w:t>
            </w:r>
            <w:r>
              <w:rPr>
                <w:shd w:val="nil" w:color="auto" w:fill="auto"/>
                <w:rtl w:val="0"/>
                <w:lang w:val="en-US"/>
              </w:rPr>
              <w:t>maximum absolute FinBERT sentiment score across event-day articles; Shock Score component</w:t>
            </w:r>
          </w:p>
        </w:tc>
      </w:tr>
      <w:tr>
        <w:tblPrEx>
          <w:shd w:val="clear" w:color="auto" w:fill="cad1d7"/>
        </w:tblPrEx>
        <w:trPr>
          <w:trHeight w:val="471" w:hRule="atLeast"/>
        </w:trPr>
        <w:tc>
          <w:tcPr>
            <w:tcW w:type="dxa" w:w="1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ShowSC</w:t>
            </w:r>
          </w:p>
        </w:tc>
        <w:tc>
          <w:tcPr>
            <w:tcW w:type="dxa" w:w="84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Treatment indicator: ShowSC = 1 if the Shock Score dashboard is displayed; ShowSC = 0 if withheld</w:t>
            </w:r>
          </w:p>
        </w:tc>
      </w:tr>
      <w:tr>
        <w:tblPrEx>
          <w:shd w:val="clear" w:color="auto" w:fill="cad1d7"/>
        </w:tblPrEx>
        <w:trPr>
          <w:trHeight w:val="211" w:hRule="atLeast"/>
        </w:trPr>
        <w:tc>
          <w:tcPr>
            <w:tcW w:type="dxa" w:w="1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T_e</w:t>
            </w:r>
          </w:p>
        </w:tc>
        <w:tc>
          <w:tcPr>
            <w:tcW w:type="dxa" w:w="84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Intensity trigger variable mapping the Shock Score to a pre-commitment protocol tier</w:t>
            </w:r>
          </w:p>
        </w:tc>
      </w:tr>
    </w:tbl>
    <w:p>
      <w:pPr>
        <w:pStyle w:val="Heading"/>
        <w:widowControl w:val="0"/>
        <w:spacing w:line="240" w:lineRule="auto"/>
      </w:pPr>
    </w:p>
    <w:p>
      <w:pPr>
        <w:pStyle w:val="Heading"/>
      </w:pPr>
      <w:bookmarkStart w:name="executivesummary" w:id="5"/>
      <w:r>
        <w:rPr>
          <w:rFonts w:cs="Arial Unicode MS" w:eastAsia="Arial Unicode MS"/>
          <w:rtl w:val="0"/>
          <w:lang w:val="en-US"/>
        </w:rPr>
        <w:t>Executive Summary</w:t>
      </w:r>
    </w:p>
    <w:p>
      <w:pPr>
        <w:pStyle w:val="First Paragraph"/>
      </w:pPr>
      <w:r>
        <w:rPr>
          <w:rtl w:val="0"/>
          <w:lang w:val="en-US"/>
        </w:rPr>
        <w:t xml:space="preserve">This thesis investigates whether a structured decision-support indicator </w:t>
      </w:r>
      <w:r>
        <w:rPr>
          <w:rtl w:val="0"/>
          <w:lang w:val="en-US"/>
        </w:rPr>
        <w:t xml:space="preserve">– </w:t>
      </w:r>
      <w:r>
        <w:rPr>
          <w:rtl w:val="0"/>
          <w:lang w:val="en-US"/>
        </w:rPr>
        <w:t xml:space="preserve">the Shock Score </w:t>
      </w:r>
      <w:r>
        <w:rPr>
          <w:rtl w:val="0"/>
          <w:lang w:val="en-US"/>
        </w:rPr>
        <w:t xml:space="preserve">– </w:t>
      </w:r>
      <w:r>
        <w:rPr>
          <w:rtl w:val="0"/>
          <w:lang w:val="en-US"/>
        </w:rPr>
        <w:t xml:space="preserve">can reduce emotional biases in equity portfolio manager decision-making. The study evaluates whether </w:t>
      </w:r>
      <w:r>
        <w:rPr>
          <w:rtl w:val="0"/>
          <w:lang w:val="en-US"/>
        </w:rPr>
        <w:t xml:space="preserve">– </w:t>
      </w:r>
      <w:r>
        <w:rPr>
          <w:rtl w:val="0"/>
          <w:lang w:val="en-US"/>
        </w:rPr>
        <w:t xml:space="preserve">the Shock Score </w:t>
      </w:r>
      <w:r>
        <w:rPr>
          <w:rtl w:val="0"/>
          <w:lang w:val="en-US"/>
        </w:rPr>
        <w:t xml:space="preserve">– </w:t>
      </w:r>
      <w:r>
        <w:rPr>
          <w:rtl w:val="0"/>
          <w:lang w:val="en-US"/>
        </w:rPr>
        <w:t>moderates behavioral bias in professional investment decisions.</w:t>
      </w:r>
    </w:p>
    <w:p>
      <w:pPr>
        <w:pStyle w:val="Body Text"/>
      </w:pPr>
      <w:r>
        <w:rPr>
          <w:rtl w:val="0"/>
          <w:lang w:val="en-US"/>
        </w:rPr>
        <w:t xml:space="preserve">The research is motivated by a documented gap between the theoretical predictions of behavioral finance and the practical tools available to investment practitioners. While the literature establishes that discrete, emotionally salient information events can produce systematic deviations from disciplined portfolio management, existing decision-support systems are predominantly designed for quantitative analytics rather than ex-ante bias mitigation. </w:t>
      </w:r>
      <w:commentRangeStart w:id="6"/>
      <w:r>
        <w:rPr>
          <w:rtl w:val="0"/>
          <w:lang w:val="en-US"/>
        </w:rPr>
        <w:t>This thesis addresses that gap through the design, construction, and empirical evaluation of an original composite indicator.</w:t>
      </w:r>
      <w:commentRangeEnd w:id="6"/>
      <w:r>
        <w:commentReference w:id="6"/>
      </w:r>
    </w:p>
    <w:p>
      <w:pPr>
        <w:pStyle w:val="Body Text"/>
      </w:pPr>
      <w:r>
        <w:rPr>
          <w:rtl w:val="0"/>
          <w:lang w:val="en-US"/>
        </w:rPr>
        <w:t xml:space="preserve">The Shock Score aggregates four components </w:t>
      </w:r>
      <w:r>
        <w:rPr>
          <w:rtl w:val="0"/>
          <w:lang w:val="en-US"/>
        </w:rPr>
        <w:t xml:space="preserve">– </w:t>
      </w:r>
      <w:r>
        <w:rPr>
          <w:rtl w:val="0"/>
          <w:lang w:val="en-US"/>
        </w:rPr>
        <w:t xml:space="preserve">Article Count, Sentiment Extremity, Attention Intensity, and Event-Type Severity </w:t>
      </w:r>
      <w:r>
        <w:rPr>
          <w:rtl w:val="0"/>
          <w:lang w:val="en-US"/>
        </w:rPr>
        <w:t xml:space="preserve">– </w:t>
      </w:r>
      <w:r>
        <w:rPr>
          <w:rtl w:val="0"/>
          <w:lang w:val="en-US"/>
        </w:rPr>
        <w:t xml:space="preserve">into a single standardized composite index via principal component analysis. The index quantifies the emotional and informational intensity of an external shock and is presented to portfolio managers through an interpretable dashboard incorporating a pre-commitment protocol. Two hypotheses are evaluated. </w:t>
      </w:r>
      <w:commentRangeStart w:id="7"/>
      <w:r>
        <w:rPr>
          <w:rtl w:val="0"/>
          <w:lang w:val="en-US"/>
        </w:rPr>
        <w:t>Hypothesis H1 posits that higher Shock Score intensity is associated with a risk-reducing shift in managers</w:t>
      </w:r>
      <w:r>
        <w:rPr>
          <w:rtl w:val="0"/>
          <w:lang w:val="en-US"/>
        </w:rPr>
        <w:t xml:space="preserve">’ </w:t>
      </w:r>
      <w:r>
        <w:rPr>
          <w:rtl w:val="0"/>
          <w:lang w:val="en-US"/>
        </w:rPr>
        <w:t>Net Risk Stance. Hypothesis H2 posits that exposure to the Shock Score dashboard moderates decision outcomes under shock conditions.</w:t>
      </w:r>
      <w:commentRangeEnd w:id="7"/>
      <w:r>
        <w:commentReference w:id="7"/>
      </w:r>
    </w:p>
    <w:p>
      <w:pPr>
        <w:pStyle w:val="Body Text"/>
      </w:pPr>
      <w:r>
        <w:rPr>
          <w:rtl w:val="0"/>
          <w:lang w:val="en-US"/>
        </w:rPr>
        <w:t>The empirical study employs a within-subject quasi-experimental scenario survey administered to professional equity portfolio managers. The survey presents 24 real-market scenarios across three blocks, each accompanied by news information and, in the treatment condition, the Shock Score dashboard. The primary analytical method is two-way cluster-robust OLS regression with respondent fixed effects.</w:t>
      </w:r>
    </w:p>
    <w:p>
      <w:pPr>
        <w:pStyle w:val="Body Text"/>
      </w:pPr>
      <w:r>
        <w:rPr>
          <w:rtl w:val="0"/>
          <w:lang w:val="en-US"/>
        </w:rPr>
        <w:t xml:space="preserve">The analysis is based on a sample of 53 respondents yielding 424 scenario-level observations. </w:t>
      </w:r>
      <w:commentRangeStart w:id="8"/>
      <w:r>
        <w:rPr>
          <w:rtl w:val="0"/>
          <w:lang w:val="en-US"/>
        </w:rPr>
        <w:t>Results support Hypothesis H1: the Shock Score composite is a statistically significant negative predictor of Net Risk Stance (</w:t>
      </w:r>
      <w:r>
        <w:rPr>
          <w:rtl w:val="0"/>
          <w:lang w:val="en-US"/>
        </w:rPr>
        <w:t xml:space="preserve">β₁ </w:t>
      </w:r>
      <w:r>
        <w:rPr>
          <w:rtl w:val="0"/>
          <w:lang w:val="en-US"/>
        </w:rPr>
        <w:t xml:space="preserve">= </w:t>
      </w:r>
      <w:r>
        <w:rPr>
          <w:rtl w:val="0"/>
          <w:lang w:val="en-US"/>
        </w:rPr>
        <w:t>−</w:t>
      </w:r>
      <w:r>
        <w:rPr>
          <w:rtl w:val="0"/>
          <w:lang w:val="en-US"/>
        </w:rPr>
        <w:t>0.4874, p &lt; 0.0001), indicating that higher shock intensity is systematically associated with a risk-reducing decision shift among professional managers. Hypothesis H2 is not supported in the current sample: the estimated treatment effect of the Shock Score dashboard on portfolio outcomes does not reach statistical significance (</w:t>
      </w:r>
      <w:r>
        <w:rPr>
          <w:rtl w:val="0"/>
          <w:lang w:val="en-US"/>
        </w:rPr>
        <w:t xml:space="preserve">τ </w:t>
      </w:r>
      <w:r>
        <w:rPr>
          <w:rtl w:val="0"/>
          <w:lang w:val="en-US"/>
        </w:rPr>
        <w:t xml:space="preserve">= </w:t>
      </w:r>
      <w:r>
        <w:rPr>
          <w:rtl w:val="0"/>
          <w:lang w:val="en-US"/>
        </w:rPr>
        <w:t>−</w:t>
      </w:r>
      <w:r>
        <w:rPr>
          <w:rtl w:val="0"/>
          <w:lang w:val="en-US"/>
        </w:rPr>
        <w:t>0.1584, p = 0.7428), a result attributed primarily to limited statistical power rather than to an absence of effect.</w:t>
      </w:r>
      <w:commentRangeEnd w:id="8"/>
      <w:r>
        <w:commentReference w:id="8"/>
      </w:r>
    </w:p>
    <w:p>
      <w:pPr>
        <w:pStyle w:val="Body Text"/>
      </w:pPr>
      <w:r>
        <w:rPr>
          <w:rtl w:val="0"/>
          <w:lang w:val="en-US"/>
        </w:rPr>
        <w:t>The thesis concludes that external information shocks are associated with measurable systematic changes in professional portfolio managers</w:t>
      </w:r>
      <w:r>
        <w:rPr>
          <w:rtl w:val="0"/>
          <w:lang w:val="en-US"/>
        </w:rPr>
        <w:t xml:space="preserve">’ </w:t>
      </w:r>
      <w:r>
        <w:rPr>
          <w:rtl w:val="0"/>
          <w:lang w:val="en-US"/>
        </w:rPr>
        <w:t>risk stance, consistent with behavioral finance theory. The Shock Score demonstrates construct validity and directional alignment with the hypothesized moderation mechanism. Replication on a larger sample is recommended to evaluate Hypothesis H2 with adequate statistical power. Practical recommendations are offered for portfolio managers, risk governance frameworks, and future integration of behavioral indicators into investment decision processes.</w:t>
      </w:r>
    </w:p>
    <w:p>
      <w:pPr>
        <w:pStyle w:val="Heading"/>
      </w:pPr>
      <w:bookmarkStart w:name="chapter1.introduction" w:id="9"/>
      <w:r>
        <w:rPr>
          <w:rFonts w:cs="Arial Unicode MS" w:eastAsia="Arial Unicode MS"/>
          <w:rtl w:val="0"/>
          <w:lang w:val="fr-FR"/>
        </w:rPr>
        <w:t>Chapter 1. Introduction</w:t>
      </w:r>
      <w:bookmarkEnd w:id="9"/>
      <w:bookmarkEnd w:id="5"/>
    </w:p>
    <w:p>
      <w:pPr>
        <w:pStyle w:val="Heading 2"/>
      </w:pPr>
      <w:bookmarkStart w:name="backgroundoftheproblem" w:id="10"/>
      <w:r>
        <w:rPr>
          <w:rFonts w:cs="Arial Unicode MS" w:eastAsia="Arial Unicode MS"/>
          <w:rtl w:val="0"/>
          <w:lang w:val="en-US"/>
        </w:rPr>
        <w:t>1.1 Background of the Problem</w:t>
      </w:r>
      <w:bookmarkEnd w:id="10"/>
    </w:p>
    <w:p>
      <w:pPr>
        <w:pStyle w:val="Heading 3"/>
      </w:pPr>
      <w:bookmarkStart w:name="X0b371ba1e2a2d8fc6545233837081fa38f040d9" w:id="11"/>
      <w:r>
        <w:rPr>
          <w:rFonts w:cs="Arial Unicode MS" w:eastAsia="Arial Unicode MS"/>
          <w:rtl w:val="0"/>
          <w:lang w:val="en-US"/>
        </w:rPr>
        <w:t>1.1.1 Emotional Biases in Investment Decision-Making</w:t>
      </w:r>
      <w:r>
        <w:br w:type="textWrapping"/>
      </w:r>
      <w:commentRangeStart w:id="12"/>
    </w:p>
    <w:p>
      <w:pPr>
        <w:pStyle w:val="First Paragraph"/>
      </w:pPr>
      <w:r>
        <w:rPr>
          <w:rtl w:val="0"/>
          <w:lang w:val="en-US"/>
        </w:rPr>
        <w:t xml:space="preserve">Investment decisions </w:t>
      </w:r>
      <w:commentRangeEnd w:id="12"/>
      <w:r>
        <w:commentReference w:id="12"/>
      </w:r>
      <w:r>
        <w:rPr>
          <w:rtl w:val="0"/>
          <w:lang w:val="en-US"/>
        </w:rPr>
        <w:t>are frequently described as exercises in rational calculation, yet highly trained professionals are now well-documented to depart systematically from the predictions of classical decision theory (</w:t>
      </w:r>
      <w:r>
        <w:rPr>
          <w:rStyle w:val="Hyperlink.0"/>
        </w:rPr>
        <w:fldChar w:fldCharType="begin" w:fldLock="0"/>
      </w:r>
      <w:r>
        <w:rPr>
          <w:rStyle w:val="Hyperlink.0"/>
        </w:rPr>
        <w:instrText xml:space="preserve"> HYPERLINK "https://doi.org/10.2307/1914185"</w:instrText>
      </w:r>
      <w:r>
        <w:rPr>
          <w:rStyle w:val="Hyperlink.0"/>
        </w:rPr>
        <w:fldChar w:fldCharType="separate" w:fldLock="0"/>
      </w:r>
      <w:commentRangeStart w:id="13"/>
      <w:r>
        <w:rPr>
          <w:rStyle w:val="Hyperlink.0"/>
          <w:rtl w:val="0"/>
        </w:rPr>
        <w:t>Kahneman &amp; Tversky, 1979</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"https://doi.org/10.1162/003355301556400"</w:instrText>
      </w:r>
      <w:r>
        <w:rPr>
          <w:rStyle w:val="Hyperlink.0"/>
        </w:rPr>
        <w:fldChar w:fldCharType="separate" w:fldLock="0"/>
      </w:r>
      <w:r>
        <w:rPr>
          <w:rStyle w:val="Hyperlink.0"/>
          <w:rtl w:val="0"/>
        </w:rPr>
        <w:t>Barber &amp; Odean, 2001</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"https://doi.org/10.1093/qje/qjt023"</w:instrText>
      </w:r>
      <w:r>
        <w:rPr>
          <w:rStyle w:val="Hyperlink.0"/>
        </w:rPr>
        <w:fldChar w:fldCharType="separate" w:fldLock="0"/>
      </w:r>
      <w:r>
        <w:rPr>
          <w:rStyle w:val="Hyperlink.0"/>
          <w:rtl w:val="0"/>
        </w:rPr>
        <w:t>Ben-David et al., 2013</w:t>
      </w:r>
      <w:r>
        <w:rPr/>
        <w:fldChar w:fldCharType="end" w:fldLock="0"/>
      </w:r>
      <w:r>
        <w:rPr>
          <w:rtl w:val="0"/>
          <w:lang w:val="en-US"/>
        </w:rPr>
        <w:t>)</w:t>
      </w:r>
      <w:commentRangeEnd w:id="13"/>
      <w:r>
        <w:commentReference w:id="13"/>
      </w:r>
      <w:r>
        <w:rPr>
          <w:rtl w:val="0"/>
          <w:lang w:val="en-US"/>
        </w:rPr>
        <w:t xml:space="preserve">. Behavioral and emotional biases </w:t>
      </w:r>
      <w:r>
        <w:rPr>
          <w:rtl w:val="0"/>
          <w:lang w:val="en-US"/>
        </w:rPr>
        <w:t xml:space="preserve">– </w:t>
      </w:r>
      <w:r>
        <w:rPr>
          <w:rtl w:val="0"/>
          <w:lang w:val="en-US"/>
        </w:rPr>
        <w:t xml:space="preserve">including overconfidence, loss aversion, herding, anchoring, and the disposition effect </w:t>
      </w:r>
      <w:r>
        <w:rPr>
          <w:rtl w:val="0"/>
          <w:lang w:val="en-US"/>
        </w:rPr>
        <w:t xml:space="preserve">– </w:t>
      </w:r>
      <w:r>
        <w:rPr>
          <w:rtl w:val="0"/>
          <w:lang w:val="en-US"/>
        </w:rPr>
        <w:t>have been documented across retail investors, fund managers, traders, and senior corporate executives (</w:t>
      </w:r>
      <w:r>
        <w:rPr>
          <w:rStyle w:val="Hyperlink.0"/>
        </w:rPr>
        <w:fldChar w:fldCharType="begin" w:fldLock="0"/>
      </w:r>
      <w:r>
        <w:rPr>
          <w:rStyle w:val="Hyperlink.0"/>
        </w:rPr>
        <w:instrText xml:space="preserve"> HYPERLINK "https://doi.org/10.2307/1914185"</w:instrText>
      </w:r>
      <w:r>
        <w:rPr>
          <w:rStyle w:val="Hyperlink.0"/>
        </w:rPr>
        <w:fldChar w:fldCharType="separate" w:fldLock="0"/>
      </w:r>
      <w:r>
        <w:rPr>
          <w:rStyle w:val="Hyperlink.0"/>
          <w:rtl w:val="0"/>
        </w:rPr>
        <w:t>Kahneman &amp; Tversky, 1979</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"https://doi.org/10.1162/003355301556400"</w:instrText>
      </w:r>
      <w:r>
        <w:rPr>
          <w:rStyle w:val="Hyperlink.0"/>
        </w:rPr>
        <w:fldChar w:fldCharType="separate" w:fldLock="0"/>
      </w:r>
      <w:r>
        <w:rPr>
          <w:rStyle w:val="Hyperlink.0"/>
          <w:rtl w:val="0"/>
        </w:rPr>
        <w:t>Barber &amp; Odean, 2001</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"https://doi.org/10.1093/qje/qjt023"</w:instrText>
      </w:r>
      <w:r>
        <w:rPr>
          <w:rStyle w:val="Hyperlink.0"/>
        </w:rPr>
        <w:fldChar w:fldCharType="separate" w:fldLock="0"/>
      </w:r>
      <w:r>
        <w:rPr>
          <w:rStyle w:val="Hyperlink.0"/>
          <w:rtl w:val="0"/>
        </w:rPr>
        <w:t>Ben-David et al., 2013</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"https://doi.org/10.2139/ssrn.3668963"</w:instrText>
      </w:r>
      <w:r>
        <w:rPr>
          <w:rStyle w:val="Hyperlink.0"/>
        </w:rPr>
        <w:fldChar w:fldCharType="separate" w:fldLock="0"/>
      </w:r>
      <w:r>
        <w:rPr>
          <w:rStyle w:val="Hyperlink.0"/>
          <w:rtl w:val="0"/>
        </w:rPr>
        <w:t>Statman, 2019</w:t>
      </w:r>
      <w:r>
        <w:rPr/>
        <w:fldChar w:fldCharType="end" w:fldLock="0"/>
      </w:r>
      <w:r>
        <w:rPr>
          <w:rtl w:val="0"/>
          <w:lang w:val="en-US"/>
        </w:rPr>
        <w:t>). These deviations are not random errors that cancel out across decisions, but rather predictable patterns of judgment that emerge under conditions of uncertainty, time pressure, and emotional arousal</w:t>
      </w:r>
      <w:ins w:id="14" w:date="2026-05-29T10:59:19Z" w:author="Stefano Canossa">
        <w:r>
          <w:rPr>
            <w:rtl w:val="0"/>
            <w:lang w:val="de-DE"/>
          </w:rPr>
          <w:t xml:space="preserve"> (add references for this last statement, else it is you implying)</w:t>
        </w:r>
      </w:ins>
      <w:r>
        <w:rPr>
          <w:rtl w:val="0"/>
          <w:lang w:val="en-US"/>
        </w:rPr>
        <w:t>.</w:t>
      </w:r>
    </w:p>
    <w:p>
      <w:pPr>
        <w:pStyle w:val="Body Text"/>
      </w:pPr>
      <w:r>
        <w:rPr>
          <w:rtl w:val="0"/>
          <w:lang w:val="en-US"/>
        </w:rPr>
        <w:t xml:space="preserve">The financial consequences of such biases are well established. </w:t>
      </w:r>
      <w:r>
        <w:rPr>
          <w:rStyle w:val="Hyperlink.0"/>
        </w:rPr>
        <w:fldChar w:fldCharType="begin" w:fldLock="0"/>
      </w:r>
      <w:r>
        <w:rPr>
          <w:rStyle w:val="Hyperlink.0"/>
        </w:rPr>
        <w:instrText xml:space="preserve"> HYPERLINK "https://doi.org/10.1162/003355301556400"</w:instrText>
      </w:r>
      <w:r>
        <w:rPr>
          <w:rStyle w:val="Hyperlink.0"/>
        </w:rPr>
        <w:fldChar w:fldCharType="separate" w:fldLock="0"/>
      </w:r>
      <w:r>
        <w:rPr>
          <w:rStyle w:val="Hyperlink.0"/>
          <w:rtl w:val="0"/>
        </w:rPr>
        <w:t>Barber &amp; Odean (2001)</w:t>
      </w:r>
      <w:r>
        <w:rPr/>
        <w:fldChar w:fldCharType="end" w:fldLock="0"/>
      </w:r>
      <w:r>
        <w:rPr>
          <w:rtl w:val="0"/>
          <w:lang w:val="en-US"/>
        </w:rPr>
        <w:t xml:space="preserve"> show that overconfident investors trade excessively and earn lower risk-adjusted returns, that loss-averse market participants react more strongly to negative news than to comparable positive news (</w:t>
      </w:r>
      <w:r>
        <w:rPr>
          <w:rStyle w:val="Hyperlink.0"/>
        </w:rPr>
        <w:fldChar w:fldCharType="begin" w:fldLock="0"/>
      </w:r>
      <w:r>
        <w:rPr>
          <w:rStyle w:val="Hyperlink.0"/>
        </w:rPr>
        <w:instrText xml:space="preserve"> HYPERLINK "https://doi.org/10.1111/j.1540-6261.2007.01232.x"</w:instrText>
      </w:r>
      <w:r>
        <w:rPr>
          <w:rStyle w:val="Hyperlink.0"/>
        </w:rPr>
        <w:fldChar w:fldCharType="separate" w:fldLock="0"/>
      </w:r>
      <w:r>
        <w:rPr>
          <w:rStyle w:val="Hyperlink.0"/>
          <w:rtl w:val="0"/>
        </w:rPr>
        <w:t>Tetlock, 2007</w:t>
      </w:r>
      <w:r>
        <w:rPr/>
        <w:fldChar w:fldCharType="end" w:fldLock="0"/>
      </w:r>
      <w:r>
        <w:rPr>
          <w:rtl w:val="0"/>
          <w:lang w:val="en-US"/>
        </w:rPr>
        <w:t xml:space="preserve">; </w:t>
      </w:r>
      <w:r>
        <w:rPr>
          <w:rStyle w:val="Hyperlink.0"/>
        </w:rPr>
        <w:fldChar w:fldCharType="begin" w:fldLock="0"/>
      </w:r>
      <w:r>
        <w:rPr>
          <w:rStyle w:val="Hyperlink.0"/>
        </w:rPr>
        <w:instrText xml:space="preserve"> HYPERLINK "https://dx.doi.org/10.2139/ssrn.2802570"</w:instrText>
      </w:r>
      <w:r>
        <w:rPr>
          <w:rStyle w:val="Hyperlink.0"/>
        </w:rPr>
        <w:fldChar w:fldCharType="separate" w:fldLock="0"/>
      </w:r>
      <w:r>
        <w:rPr>
          <w:rStyle w:val="Hyperlink.0"/>
          <w:rtl w:val="0"/>
        </w:rPr>
        <w:t>L</w:t>
      </w:r>
      <w:r>
        <w:rPr>
          <w:rStyle w:val="Hyperlink.0"/>
          <w:rtl w:val="0"/>
        </w:rPr>
        <w:t>ö</w:t>
      </w:r>
      <w:r>
        <w:rPr>
          <w:rStyle w:val="Hyperlink.0"/>
          <w:rtl w:val="0"/>
        </w:rPr>
        <w:t>ffler et al., 2021</w:t>
      </w:r>
      <w:r>
        <w:rPr/>
        <w:fldChar w:fldCharType="end" w:fldLock="0"/>
      </w:r>
      <w:r>
        <w:rPr>
          <w:rtl w:val="0"/>
          <w:lang w:val="en-US"/>
        </w:rPr>
        <w:t>), and that emotional and physiological responses to market stress can measurably degrade decision quality even among experienced traders (</w:t>
      </w:r>
      <w:r>
        <w:rPr>
          <w:rStyle w:val="Hyperlink.0"/>
        </w:rPr>
        <w:fldChar w:fldCharType="begin" w:fldLock="0"/>
      </w:r>
      <w:r>
        <w:rPr>
          <w:rStyle w:val="Hyperlink.0"/>
        </w:rPr>
        <w:instrText xml:space="preserve"> HYPERLINK "https://doi.org/10.1162/089892902317361877"</w:instrText>
      </w:r>
      <w:r>
        <w:rPr>
          <w:rStyle w:val="Hyperlink.0"/>
        </w:rPr>
        <w:fldChar w:fldCharType="separate" w:fldLock="0"/>
      </w:r>
      <w:r>
        <w:rPr>
          <w:rStyle w:val="Hyperlink.0"/>
          <w:rtl w:val="0"/>
        </w:rPr>
        <w:t>Lo &amp; Repin, 2002</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"https://doi.org/10.1073/pnas.0704025105"</w:instrText>
      </w:r>
      <w:r>
        <w:rPr>
          <w:rStyle w:val="Hyperlink.0"/>
        </w:rPr>
        <w:fldChar w:fldCharType="separate" w:fldLock="0"/>
      </w:r>
      <w:r>
        <w:rPr>
          <w:rStyle w:val="Hyperlink.0"/>
          <w:rtl w:val="0"/>
        </w:rPr>
        <w:t>Coates &amp; Herbert, 2008</w:t>
      </w:r>
      <w:r>
        <w:rPr/>
        <w:fldChar w:fldCharType="end" w:fldLock="0"/>
      </w:r>
      <w:r>
        <w:rPr>
          <w:rtl w:val="0"/>
          <w:lang w:val="en-US"/>
        </w:rPr>
        <w:t xml:space="preserve">). The disposition effect </w:t>
      </w:r>
      <w:r>
        <w:rPr>
          <w:rtl w:val="0"/>
          <w:lang w:val="en-US"/>
        </w:rPr>
        <w:t xml:space="preserve">– </w:t>
      </w:r>
      <w:r>
        <w:rPr>
          <w:rtl w:val="0"/>
          <w:lang w:val="en-US"/>
        </w:rPr>
        <w:t xml:space="preserve">the tendency to realize gains too early and to defer the realization of losses </w:t>
      </w:r>
      <w:r>
        <w:rPr>
          <w:rtl w:val="0"/>
          <w:lang w:val="en-US"/>
        </w:rPr>
        <w:t xml:space="preserve">– </w:t>
      </w:r>
      <w:r>
        <w:rPr>
          <w:rtl w:val="0"/>
          <w:lang w:val="en-US"/>
        </w:rPr>
        <w:t>has been observed in both retail and institutional samples (</w:t>
      </w:r>
      <w:r>
        <w:rPr>
          <w:rStyle w:val="Hyperlink.0"/>
        </w:rPr>
        <w:fldChar w:fldCharType="begin" w:fldLock="0"/>
      </w:r>
      <w:r>
        <w:rPr>
          <w:rStyle w:val="Hyperlink.0"/>
        </w:rPr>
        <w:instrText xml:space="preserve"> HYPERLINK "https://doi.org/10.1111/0022-1082.00338"</w:instrText>
      </w:r>
      <w:r>
        <w:rPr>
          <w:rStyle w:val="Hyperlink.0"/>
        </w:rPr>
        <w:fldChar w:fldCharType="separate" w:fldLock="0"/>
      </w:r>
      <w:r>
        <w:rPr>
          <w:rStyle w:val="Hyperlink.0"/>
          <w:rtl w:val="0"/>
        </w:rPr>
        <w:t>Grinblatt &amp; Keloharju, 2001</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"https://doi.org/10.1111/j.1540-6261.2006.00896.x"</w:instrText>
      </w:r>
      <w:r>
        <w:rPr>
          <w:rStyle w:val="Hyperlink.0"/>
        </w:rPr>
        <w:fldChar w:fldCharType="separate" w:fldLock="0"/>
      </w:r>
      <w:r>
        <w:rPr>
          <w:rStyle w:val="Hyperlink.0"/>
          <w:rtl w:val="0"/>
        </w:rPr>
        <w:t>Frazzini, 2006</w:t>
      </w:r>
      <w:r>
        <w:rPr/>
        <w:fldChar w:fldCharType="end" w:fldLock="0"/>
      </w:r>
      <w:r>
        <w:rPr>
          <w:rtl w:val="0"/>
          <w:lang w:val="en-US"/>
        </w:rPr>
        <w:t>), with adverse consequences for portfolio turnover and after-cost performance.</w:t>
      </w:r>
    </w:p>
    <w:p>
      <w:pPr>
        <w:pStyle w:val="Body Text"/>
      </w:pPr>
      <w:r>
        <w:rPr>
          <w:rtl w:val="0"/>
          <w:lang w:val="en-US"/>
        </w:rPr>
        <w:t>These findings are particularly salient for investment portfolio management, where the cumulative effect of small behavioral distortions across many decisions can produce material deviations from a manager</w:t>
      </w:r>
      <w:r>
        <w:rPr>
          <w:rtl w:val="0"/>
          <w:lang w:val="en-US"/>
        </w:rPr>
        <w:t>’</w:t>
      </w:r>
      <w:r>
        <w:rPr>
          <w:rtl w:val="0"/>
          <w:lang w:val="en-US"/>
        </w:rPr>
        <w:t>s stated investment policy and strategic risk targets. As such, emotional bias is treated in this thesis not as an incidental imperfection of human judgment, but as a structural feature of professional decision-making that warrants explicit attention in the design of investment processes and decision-support tools.</w:t>
      </w:r>
    </w:p>
    <w:p>
      <w:pPr>
        <w:pStyle w:val="Heading 3"/>
      </w:pPr>
      <w:bookmarkStart w:name="X0f4352a62a0f4338226332e05b0e89572aed286" w:id="15"/>
      <w:r>
        <w:rPr>
          <w:rFonts w:cs="Arial Unicode MS" w:eastAsia="Arial Unicode MS"/>
          <w:rtl w:val="0"/>
          <w:lang w:val="en-US"/>
        </w:rPr>
        <w:t>1.1.2 Information Overload and News-Driven Markets</w:t>
      </w:r>
    </w:p>
    <w:p>
      <w:pPr>
        <w:pStyle w:val="First Paragraph"/>
      </w:pPr>
      <w:r>
        <w:rPr>
          <w:rtl w:val="0"/>
          <w:lang w:val="en-US"/>
        </w:rPr>
        <w:t>Contemporary financial markets are characterized by an exceptionally high velocity and volume of information. Corporate earnings releases, analyst rating actions, macroeconomic indicators, central bank communications, regulatory announcements, and geopolitical events are continuously distributed through multiple channels and processed by market participants in real time. Investor attention, however, is a bounded resource (</w:t>
      </w:r>
      <w:r>
        <w:rPr>
          <w:rStyle w:val="Hyperlink.0"/>
        </w:rPr>
        <w:fldChar w:fldCharType="begin" w:fldLock="0"/>
      </w:r>
      <w:r>
        <w:rPr>
          <w:rStyle w:val="Hyperlink.0"/>
        </w:rPr>
        <w:instrText xml:space="preserve"> HYPERLINK "https://doi.org/10.1016/j.jfineco.2005.05.003"</w:instrText>
      </w:r>
      <w:r>
        <w:rPr>
          <w:rStyle w:val="Hyperlink.0"/>
        </w:rPr>
        <w:fldChar w:fldCharType="separate" w:fldLock="0"/>
      </w:r>
      <w:r>
        <w:rPr>
          <w:rStyle w:val="Hyperlink.0"/>
          <w:rtl w:val="0"/>
        </w:rPr>
        <w:t>Peng &amp; Xiong, 2006</w:t>
      </w:r>
      <w:r>
        <w:rPr/>
        <w:fldChar w:fldCharType="end" w:fldLock="0"/>
      </w:r>
      <w:r>
        <w:rPr>
          <w:rtl w:val="0"/>
          <w:lang w:val="en-US"/>
        </w:rPr>
        <w:t>). When the volume and velocity of incoming information exceeds the cognitive capacity of decision-makers, attention becomes the binding constraint in determining which signals are processed deliberately and which are processed through heuristic shortcuts (</w:t>
      </w:r>
      <w:r>
        <w:rPr>
          <w:rStyle w:val="Hyperlink.0"/>
        </w:rPr>
        <w:fldChar w:fldCharType="begin" w:fldLock="0"/>
      </w:r>
      <w:r>
        <w:rPr>
          <w:rStyle w:val="Hyperlink.0"/>
        </w:rPr>
        <w:instrText xml:space="preserve"> HYPERLINK "https://doi.org/10.1111/j.1540-6261.2011.01679.x"</w:instrText>
      </w:r>
      <w:r>
        <w:rPr>
          <w:rStyle w:val="Hyperlink.0"/>
        </w:rPr>
        <w:fldChar w:fldCharType="separate" w:fldLock="0"/>
      </w:r>
      <w:r>
        <w:rPr>
          <w:rStyle w:val="Hyperlink.0"/>
          <w:rtl w:val="0"/>
        </w:rPr>
        <w:t>Da et al., 2011</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"https://doi.org/10.1093/rfs/hhm079"</w:instrText>
      </w:r>
      <w:r>
        <w:rPr>
          <w:rStyle w:val="Hyperlink.0"/>
        </w:rPr>
        <w:fldChar w:fldCharType="separate" w:fldLock="0"/>
      </w:r>
      <w:r>
        <w:rPr>
          <w:rStyle w:val="Hyperlink.0"/>
          <w:rtl w:val="0"/>
        </w:rPr>
        <w:t>Barber &amp; Odean, 2008</w:t>
      </w:r>
      <w:r>
        <w:rPr/>
        <w:fldChar w:fldCharType="end" w:fldLock="0"/>
      </w:r>
      <w:r>
        <w:rPr>
          <w:rtl w:val="0"/>
          <w:lang w:val="en-US"/>
        </w:rPr>
        <w:t>).</w:t>
      </w:r>
    </w:p>
    <w:p>
      <w:pPr>
        <w:pStyle w:val="Body Text"/>
      </w:pPr>
      <w:r>
        <w:rPr>
          <w:rStyle w:val="Hyperlink.0"/>
        </w:rPr>
        <w:fldChar w:fldCharType="begin" w:fldLock="0"/>
      </w:r>
      <w:r>
        <w:rPr>
          <w:rStyle w:val="Hyperlink.0"/>
        </w:rPr>
        <w:instrText xml:space="preserve"> HYPERLINK "https://doi.org/10.1111/j.1540-6261.2011.01679.x"</w:instrText>
      </w:r>
      <w:r>
        <w:rPr>
          <w:rStyle w:val="Hyperlink.0"/>
        </w:rPr>
        <w:fldChar w:fldCharType="separate" w:fldLock="0"/>
      </w:r>
      <w:r>
        <w:rPr>
          <w:rStyle w:val="Hyperlink.0"/>
          <w:rtl w:val="0"/>
        </w:rPr>
        <w:t>Da et al., 2011</w:t>
      </w:r>
      <w:r>
        <w:rPr/>
        <w:fldChar w:fldCharType="end" w:fldLock="0"/>
      </w:r>
      <w:r>
        <w:rPr>
          <w:rtl w:val="0"/>
          <w:lang w:val="en-US"/>
        </w:rPr>
        <w:t xml:space="preserve"> and </w:t>
      </w:r>
      <w:r>
        <w:rPr>
          <w:rStyle w:val="Hyperlink.0"/>
        </w:rPr>
        <w:fldChar w:fldCharType="begin" w:fldLock="0"/>
      </w:r>
      <w:r>
        <w:rPr>
          <w:rStyle w:val="Hyperlink.0"/>
        </w:rPr>
        <w:instrText xml:space="preserve"> HYPERLINK "https://doi.org/10.1093/rfs/hhm079"</w:instrText>
      </w:r>
      <w:r>
        <w:rPr>
          <w:rStyle w:val="Hyperlink.0"/>
        </w:rPr>
        <w:fldChar w:fldCharType="separate" w:fldLock="0"/>
      </w:r>
      <w:r>
        <w:rPr>
          <w:rStyle w:val="Hyperlink.0"/>
          <w:rtl w:val="0"/>
        </w:rPr>
        <w:t>Barber &amp; Odean, 2008</w:t>
      </w:r>
      <w:r>
        <w:rPr/>
        <w:fldChar w:fldCharType="end" w:fldLock="0"/>
      </w:r>
      <w:r>
        <w:rPr>
          <w:rtl w:val="0"/>
          <w:lang w:val="en-US"/>
        </w:rPr>
        <w:t xml:space="preserve"> show that salient news events generate elevated turnover in the affected securities, particularly among securities that capture investor attention through extreme returns, high trading volume, or media coverage (</w:t>
      </w:r>
      <w:r>
        <w:rPr>
          <w:rStyle w:val="Hyperlink.0"/>
        </w:rPr>
        <w:fldChar w:fldCharType="begin" w:fldLock="0"/>
      </w:r>
      <w:r>
        <w:rPr>
          <w:rStyle w:val="Hyperlink.0"/>
        </w:rPr>
        <w:instrText xml:space="preserve"> HYPERLINK "https://doi.org/10.2139/ssrn.1462416"</w:instrText>
      </w:r>
      <w:r>
        <w:rPr>
          <w:rStyle w:val="Hyperlink.0"/>
        </w:rPr>
        <w:fldChar w:fldCharType="separate" w:fldLock="0"/>
      </w:r>
      <w:r>
        <w:rPr>
          <w:rStyle w:val="Hyperlink.0"/>
          <w:rtl w:val="0"/>
        </w:rPr>
        <w:t>Engelberg &amp; Parsons, 2009</w:t>
      </w:r>
      <w:r>
        <w:rPr/>
        <w:fldChar w:fldCharType="end" w:fldLock="0"/>
      </w:r>
      <w:r>
        <w:rPr>
          <w:rtl w:val="0"/>
          <w:lang w:val="en-US"/>
        </w:rPr>
        <w:t>). This pattern is observable in both retail and institutional segments and is consistent with a model in which information shocks (defined in Section 2.6) act as cues that trigger reallocation of cognitive resources to particular positions. The increased decision activity around news events does not, however, necessarily translate into improved portfolio outcomes; the empirical literature documents that attention-driven trading is associated with short-term overreaction and subsequent reversal (</w:t>
      </w:r>
      <w:r>
        <w:rPr>
          <w:rStyle w:val="Hyperlink.0"/>
        </w:rPr>
        <w:fldChar w:fldCharType="begin" w:fldLock="0"/>
      </w:r>
      <w:r>
        <w:rPr>
          <w:rStyle w:val="Hyperlink.0"/>
        </w:rPr>
        <w:instrText xml:space="preserve"> HYPERLINK "https://doi.org/10.1016/j.irfa.2024.103219"</w:instrText>
      </w:r>
      <w:r>
        <w:rPr>
          <w:rStyle w:val="Hyperlink.0"/>
        </w:rPr>
        <w:fldChar w:fldCharType="separate" w:fldLock="0"/>
      </w:r>
      <w:r>
        <w:rPr>
          <w:rStyle w:val="Hyperlink.0"/>
          <w:rtl w:val="0"/>
        </w:rPr>
        <w:t>Meng et al., 2024</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"https://doi.org/10.1111/1475-679X.12352"</w:instrText>
      </w:r>
      <w:r>
        <w:rPr>
          <w:rStyle w:val="Hyperlink.0"/>
        </w:rPr>
        <w:fldChar w:fldCharType="separate" w:fldLock="0"/>
      </w:r>
      <w:r>
        <w:rPr>
          <w:rStyle w:val="Hyperlink.0"/>
          <w:rtl w:val="0"/>
        </w:rPr>
        <w:t>Cremers et al., 2021</w:t>
      </w:r>
      <w:r>
        <w:rPr/>
        <w:fldChar w:fldCharType="end" w:fldLock="0"/>
      </w:r>
      <w:r>
        <w:rPr>
          <w:rtl w:val="0"/>
          <w:lang w:val="en-US"/>
        </w:rPr>
        <w:t>).</w:t>
      </w:r>
    </w:p>
    <w:p>
      <w:pPr>
        <w:pStyle w:val="Body Text"/>
      </w:pPr>
      <w:r>
        <w:rPr>
          <w:rtl w:val="0"/>
          <w:lang w:val="en-US"/>
        </w:rPr>
        <w:t>Information overload also interacts with the affective dimensions of decision-making. When the cognitive demands of a decision exceed available capacity, the relative weight of intuitive and emotional processes increases (</w:t>
      </w:r>
      <w:r>
        <w:rPr>
          <w:rStyle w:val="Hyperlink.0"/>
        </w:rPr>
        <w:fldChar w:fldCharType="begin" w:fldLock="0"/>
      </w:r>
      <w:r>
        <w:rPr>
          <w:rStyle w:val="Hyperlink.0"/>
        </w:rPr>
        <w:instrText xml:space="preserve"> HYPERLINK "https://doi.org/10.1257/000282803322655392"</w:instrText>
      </w:r>
      <w:r>
        <w:rPr>
          <w:rStyle w:val="Hyperlink.0"/>
        </w:rPr>
        <w:fldChar w:fldCharType="separate" w:fldLock="0"/>
      </w:r>
      <w:r>
        <w:rPr>
          <w:rStyle w:val="Hyperlink.0"/>
          <w:rtl w:val="0"/>
        </w:rPr>
        <w:t>Kahneman, 2003</w:t>
      </w:r>
      <w:r>
        <w:rPr/>
        <w:fldChar w:fldCharType="end" w:fldLock="0"/>
      </w:r>
      <w:r>
        <w:rPr>
          <w:rtl w:val="0"/>
          <w:lang w:val="en-US"/>
        </w:rPr>
        <w:t xml:space="preserve">; </w:t>
      </w:r>
      <w:r>
        <w:rPr>
          <w:rStyle w:val="Hyperlink.0"/>
        </w:rPr>
        <w:fldChar w:fldCharType="begin" w:fldLock="0"/>
      </w:r>
      <w:r>
        <w:rPr>
          <w:rStyle w:val="Hyperlink.0"/>
        </w:rPr>
        <w:instrText xml:space="preserve"> HYPERLINK "https://www.worldcat.org/oclc/706020998"</w:instrText>
      </w:r>
      <w:r>
        <w:rPr>
          <w:rStyle w:val="Hyperlink.0"/>
        </w:rPr>
        <w:fldChar w:fldCharType="separate" w:fldLock="0"/>
      </w:r>
      <w:r>
        <w:rPr>
          <w:rStyle w:val="Hyperlink.0"/>
          <w:rtl w:val="0"/>
        </w:rPr>
        <w:t>Kahneman, 2011</w:t>
      </w:r>
      <w:r>
        <w:rPr/>
        <w:fldChar w:fldCharType="end" w:fldLock="0"/>
      </w:r>
      <w:r>
        <w:rPr>
          <w:rtl w:val="0"/>
          <w:lang w:val="en-US"/>
        </w:rPr>
        <w:t xml:space="preserve">). In professional investment contexts, this shift implies that the very conditions under which precise analytical reasoning is most needed </w:t>
      </w:r>
      <w:r>
        <w:rPr>
          <w:rtl w:val="0"/>
          <w:lang w:val="en-US"/>
        </w:rPr>
        <w:t xml:space="preserve">– </w:t>
      </w:r>
      <w:r>
        <w:rPr>
          <w:rtl w:val="0"/>
          <w:lang w:val="en-US"/>
        </w:rPr>
        <w:t xml:space="preserve">moments of market stress, breaking news, or unexpected announcements </w:t>
      </w:r>
      <w:r>
        <w:rPr>
          <w:rtl w:val="0"/>
          <w:lang w:val="en-US"/>
        </w:rPr>
        <w:t xml:space="preserve">– </w:t>
      </w:r>
      <w:r>
        <w:rPr>
          <w:rtl w:val="0"/>
          <w:lang w:val="en-US"/>
        </w:rPr>
        <w:t>are also the conditions under which it is least likely to be applied consistently. The combination of attention scarcity and emotional arousal therefore creates a structural vulnerability that decision-support frameworks must explicitly address.</w:t>
      </w:r>
    </w:p>
    <w:p>
      <w:pPr>
        <w:pStyle w:val="Heading 3"/>
      </w:pPr>
      <w:bookmarkStart w:name="Xff7583ce49674c04965839340a3be90bfc36c71" w:id="16"/>
      <w:r>
        <w:rPr>
          <w:rFonts w:cs="Arial Unicode MS" w:eastAsia="Arial Unicode MS"/>
          <w:rtl w:val="0"/>
          <w:lang w:val="en-US"/>
        </w:rPr>
        <w:t>1.1.3 Behavioral Reactions to External Financial News</w:t>
      </w:r>
    </w:p>
    <w:p>
      <w:pPr>
        <w:pStyle w:val="First Paragraph"/>
      </w:pPr>
      <w:r>
        <w:rPr>
          <w:rtl w:val="0"/>
          <w:lang w:val="en-US"/>
        </w:rPr>
        <w:t xml:space="preserve">External financial news events </w:t>
      </w:r>
      <w:r>
        <w:rPr>
          <w:rtl w:val="0"/>
          <w:lang w:val="en-US"/>
        </w:rPr>
        <w:t xml:space="preserve">– </w:t>
      </w:r>
      <w:r>
        <w:rPr>
          <w:rtl w:val="0"/>
          <w:lang w:val="en-US"/>
        </w:rPr>
        <w:t xml:space="preserve">defined here as discrete public information events relevant to specific portfolio holdings </w:t>
      </w:r>
      <w:r>
        <w:rPr>
          <w:rtl w:val="0"/>
          <w:lang w:val="en-US"/>
        </w:rPr>
        <w:t xml:space="preserve">– </w:t>
      </w:r>
      <w:r>
        <w:rPr>
          <w:rtl w:val="0"/>
          <w:lang w:val="en-US"/>
        </w:rPr>
        <w:t>act as concentrated stimuli that engage both the cognitive and the affective systems of investment decision-making. The behavioral finance literature has accumulated substantial evidence that the immediate market response to such events frequently exceeds what can be justified by changes in fundamental value, generating short-horizon price overshooting that is partially reversed in the days that follow (</w:t>
      </w:r>
      <w:r>
        <w:rPr>
          <w:rStyle w:val="Hyperlink.0"/>
        </w:rPr>
        <w:fldChar w:fldCharType="begin" w:fldLock="0"/>
      </w:r>
      <w:r>
        <w:rPr>
          <w:rStyle w:val="Hyperlink.0"/>
        </w:rPr>
        <w:instrText xml:space="preserve"> HYPERLINK "https://doi.org/10.1016/j.irfa.2024.103219"</w:instrText>
      </w:r>
      <w:r>
        <w:rPr>
          <w:rStyle w:val="Hyperlink.0"/>
        </w:rPr>
        <w:fldChar w:fldCharType="separate" w:fldLock="0"/>
      </w:r>
      <w:r>
        <w:rPr>
          <w:rStyle w:val="Hyperlink.0"/>
          <w:rtl w:val="0"/>
        </w:rPr>
        <w:t>Meng et al., 2024</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"https://doi.org/10.1111/j.1540-6261.2007.01232.x"</w:instrText>
      </w:r>
      <w:r>
        <w:rPr>
          <w:rStyle w:val="Hyperlink.0"/>
        </w:rPr>
        <w:fldChar w:fldCharType="separate" w:fldLock="0"/>
      </w:r>
      <w:r>
        <w:rPr>
          <w:rStyle w:val="Hyperlink.0"/>
          <w:rtl w:val="0"/>
        </w:rPr>
        <w:t>Tetlock, 2007</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"https://doi.org/10.1111/0022-1082.00077"</w:instrText>
      </w:r>
      <w:r>
        <w:rPr>
          <w:rStyle w:val="Hyperlink.0"/>
        </w:rPr>
        <w:fldChar w:fldCharType="separate" w:fldLock="0"/>
      </w:r>
      <w:r>
        <w:rPr>
          <w:rStyle w:val="Hyperlink.0"/>
          <w:rtl w:val="0"/>
        </w:rPr>
        <w:t>Daniel et al., 1998</w:t>
      </w:r>
      <w:r>
        <w:rPr/>
        <w:fldChar w:fldCharType="end" w:fldLock="0"/>
      </w:r>
      <w:r>
        <w:rPr>
          <w:rtl w:val="0"/>
          <w:lang w:val="en-US"/>
        </w:rPr>
        <w:t>). These dynamics are consistent with theories of overreaction driven by salience, attention, and affective response, rather than with models of frictionless rational updating.</w:t>
      </w:r>
    </w:p>
    <w:p>
      <w:pPr>
        <w:pStyle w:val="Body Text"/>
      </w:pPr>
      <w:r>
        <w:rPr>
          <w:rtl w:val="0"/>
          <w:lang w:val="en-US"/>
        </w:rPr>
        <w:t xml:space="preserve">Professional portfolio managers are not insulated from these dynamics. </w:t>
      </w:r>
      <w:r>
        <w:rPr>
          <w:rStyle w:val="Hyperlink.0"/>
        </w:rPr>
        <w:fldChar w:fldCharType="begin" w:fldLock="0"/>
      </w:r>
      <w:r>
        <w:rPr>
          <w:rStyle w:val="Hyperlink.0"/>
        </w:rPr>
        <w:instrText xml:space="preserve"> HYPERLINK "https://dx.doi.org/10.2139/ssrn.3966758"</w:instrText>
      </w:r>
      <w:r>
        <w:rPr>
          <w:rStyle w:val="Hyperlink.0"/>
        </w:rPr>
        <w:fldChar w:fldCharType="separate" w:fldLock="0"/>
      </w:r>
      <w:r>
        <w:rPr>
          <w:rStyle w:val="Hyperlink.0"/>
          <w:rtl w:val="0"/>
        </w:rPr>
        <w:t>Ben-Rephael et al., 2024</w:t>
      </w:r>
      <w:r>
        <w:rPr/>
        <w:fldChar w:fldCharType="end" w:fldLock="0"/>
      </w:r>
      <w:r>
        <w:rPr>
          <w:rtl w:val="0"/>
          <w:lang w:val="en-US"/>
        </w:rPr>
        <w:t xml:space="preserve"> show that institutions tend to trade in the direction of the initial price reaction around earnings announcements, amplifying rather than dampening short-term mispricings (</w:t>
      </w:r>
      <w:r>
        <w:rPr>
          <w:rStyle w:val="Hyperlink.0"/>
        </w:rPr>
        <w:fldChar w:fldCharType="begin" w:fldLock="0"/>
      </w:r>
      <w:r>
        <w:rPr>
          <w:rStyle w:val="Hyperlink.0"/>
        </w:rPr>
        <w:instrText xml:space="preserve"> HYPERLINK "https://doi.org/10.1111/1475-679X.12352"</w:instrText>
      </w:r>
      <w:r>
        <w:rPr>
          <w:rStyle w:val="Hyperlink.0"/>
        </w:rPr>
        <w:fldChar w:fldCharType="separate" w:fldLock="0"/>
      </w:r>
      <w:r>
        <w:rPr>
          <w:rStyle w:val="Hyperlink.0"/>
          <w:rtl w:val="0"/>
        </w:rPr>
        <w:t>Cremers et al., 2021</w:t>
      </w:r>
      <w:r>
        <w:rPr/>
        <w:fldChar w:fldCharType="end" w:fldLock="0"/>
      </w:r>
      <w:r>
        <w:rPr>
          <w:rtl w:val="0"/>
          <w:lang w:val="en-US"/>
        </w:rPr>
        <w:t>). Mechanical rebalancing flows transmit these reactions into observable price pressure (</w:t>
      </w:r>
      <w:r>
        <w:rPr>
          <w:rStyle w:val="Hyperlink.0"/>
        </w:rPr>
        <w:fldChar w:fldCharType="begin" w:fldLock="0"/>
      </w:r>
      <w:r>
        <w:rPr>
          <w:rStyle w:val="Hyperlink.0"/>
        </w:rPr>
        <w:instrText xml:space="preserve"> HYPERLINK "https://doi.org/10.2139/ssrn.5122748"</w:instrText>
      </w:r>
      <w:r>
        <w:rPr>
          <w:rStyle w:val="Hyperlink.0"/>
        </w:rPr>
        <w:fldChar w:fldCharType="separate" w:fldLock="0"/>
      </w:r>
      <w:r>
        <w:rPr>
          <w:rStyle w:val="Hyperlink.0"/>
          <w:rtl w:val="0"/>
        </w:rPr>
        <w:t>Harvey et al., 2025</w:t>
      </w:r>
      <w:r>
        <w:rPr/>
        <w:fldChar w:fldCharType="end" w:fldLock="0"/>
      </w:r>
      <w:r>
        <w:rPr>
          <w:rtl w:val="0"/>
          <w:lang w:val="en-US"/>
        </w:rPr>
        <w:t>), and extreme market conditions have been shown to trigger panic-style selling and rapid exits rather than disciplined adjustment (</w:t>
      </w:r>
      <w:r>
        <w:rPr>
          <w:rStyle w:val="Hyperlink.0"/>
        </w:rPr>
        <w:fldChar w:fldCharType="begin" w:fldLock="0"/>
      </w:r>
      <w:r>
        <w:rPr>
          <w:rStyle w:val="Hyperlink.0"/>
        </w:rPr>
        <w:instrText xml:space="preserve"> HYPERLINK "https://doi.org/10.3905/JFDS.2021.1.085"</w:instrText>
      </w:r>
      <w:r>
        <w:rPr>
          <w:rStyle w:val="Hyperlink.0"/>
        </w:rPr>
        <w:fldChar w:fldCharType="separate" w:fldLock="0"/>
      </w:r>
      <w:r>
        <w:rPr>
          <w:rStyle w:val="Hyperlink.0"/>
          <w:rtl w:val="0"/>
        </w:rPr>
        <w:t>Elkind et al., 2022</w:t>
      </w:r>
      <w:r>
        <w:rPr/>
        <w:fldChar w:fldCharType="end" w:fldLock="0"/>
      </w:r>
      <w:r>
        <w:rPr>
          <w:rtl w:val="0"/>
          <w:lang w:val="en-US"/>
        </w:rPr>
        <w:t xml:space="preserve">). In aggregate, the behavioral reactions of professional investors to external information shocks shape short-horizon volatility, return predictability, and the realized risk </w:t>
      </w:r>
      <w:r>
        <w:rPr>
          <w:rtl w:val="0"/>
          <w:lang w:val="en-US"/>
        </w:rPr>
        <w:t xml:space="preserve">– </w:t>
      </w:r>
      <w:r>
        <w:rPr>
          <w:rtl w:val="0"/>
          <w:lang w:val="en-US"/>
        </w:rPr>
        <w:t>return characteristics of portfolios.</w:t>
      </w:r>
    </w:p>
    <w:p>
      <w:pPr>
        <w:pStyle w:val="Body Text"/>
      </w:pPr>
      <w:r>
        <w:rPr>
          <w:rtl w:val="0"/>
          <w:lang w:val="en-US"/>
        </w:rPr>
        <w:t>These observations frame the practical motivation for the present study. If external information shocks systematically activate behavioral biases that produce measurable short-term deviations from disciplined portfolio management, then the design of investment processes that explicitly anticipate and structure responses to such information shocks becomes a question of operational relevance. The empirical study reported in this thesis is positioned within this practical motivation, examining whether managers</w:t>
      </w:r>
      <w:r>
        <w:rPr>
          <w:rtl w:val="0"/>
          <w:lang w:val="en-US"/>
        </w:rPr>
        <w:t xml:space="preserve">’ </w:t>
      </w:r>
      <w:r>
        <w:rPr>
          <w:rtl w:val="0"/>
          <w:lang w:val="en-US"/>
        </w:rPr>
        <w:t>decision behavior during shock events varies systematically with the intensity of the information shock and whether the introduction of a structured decision-support indicator is associated with changes in decision outcomes.</w:t>
      </w:r>
    </w:p>
    <w:p>
      <w:pPr>
        <w:pStyle w:val="Heading 2"/>
      </w:pPr>
      <w:bookmarkStart w:name="backgroundofthestudy" w:id="17"/>
      <w:r>
        <w:rPr>
          <w:rFonts w:cs="Arial Unicode MS" w:eastAsia="Arial Unicode MS"/>
          <w:rtl w:val="0"/>
          <w:lang w:val="en-US"/>
        </w:rPr>
        <w:t>1.2 Background of the Study</w:t>
      </w:r>
      <w:bookmarkEnd w:id="17"/>
      <w:bookmarkEnd w:id="16"/>
    </w:p>
    <w:p>
      <w:pPr>
        <w:pStyle w:val="Heading 3"/>
      </w:pPr>
      <w:bookmarkStart w:name="Xe35fc23082c19a3dac9a047f50b913078fa3b29" w:id="18"/>
      <w:r>
        <w:rPr>
          <w:rFonts w:cs="Arial Unicode MS" w:eastAsia="Arial Unicode MS"/>
          <w:rtl w:val="0"/>
          <w:lang w:val="en-US"/>
        </w:rPr>
        <w:t>1.2.1 Traditional Portfolio Theory and Rational Decision Assumptions</w:t>
      </w:r>
    </w:p>
    <w:p>
      <w:pPr>
        <w:pStyle w:val="First Paragraph"/>
      </w:pPr>
      <w:r>
        <w:rPr>
          <w:rtl w:val="0"/>
          <w:lang w:val="en-US"/>
        </w:rPr>
        <w:t xml:space="preserve">The conceptual foundations of modern portfolio management rest on a body of theory in which investors are assumed to process information in a fully rational manner, to hold consistent preferences over risk and return, and to allocate capital so as to maximise expected utility subject to budget and risk constraints. The classical mean </w:t>
      </w:r>
      <w:r>
        <w:rPr>
          <w:rtl w:val="0"/>
          <w:lang w:val="en-US"/>
        </w:rPr>
        <w:t xml:space="preserve">– </w:t>
      </w:r>
      <w:r>
        <w:rPr>
          <w:rtl w:val="0"/>
          <w:lang w:val="en-US"/>
        </w:rPr>
        <w:t>variance framework formalised diversification as a quantitative principle and provided the foundation for portfolio optimization under risk, and was extended in subsequent capital market theory, including the capital asset pricing model and the efficient market hypothesis (</w:t>
      </w:r>
      <w:r>
        <w:rPr>
          <w:rStyle w:val="Hyperlink.0"/>
        </w:rPr>
        <w:fldChar w:fldCharType="begin" w:fldLock="0"/>
      </w:r>
      <w:r>
        <w:rPr>
          <w:rStyle w:val="Hyperlink.0"/>
        </w:rPr>
        <w:instrText xml:space="preserve"> HYPERLINK "https://doi.org/10.1111/j.1540-6261.1970.tb00518.x"</w:instrText>
      </w:r>
      <w:r>
        <w:rPr>
          <w:rStyle w:val="Hyperlink.0"/>
        </w:rPr>
        <w:fldChar w:fldCharType="separate" w:fldLock="0"/>
      </w:r>
      <w:r>
        <w:rPr>
          <w:rStyle w:val="Hyperlink.0"/>
          <w:rtl w:val="0"/>
        </w:rPr>
        <w:t>Fama, 1970</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"https://doi.org/10.1086/294846"</w:instrText>
      </w:r>
      <w:r>
        <w:rPr>
          <w:rStyle w:val="Hyperlink.0"/>
        </w:rPr>
        <w:fldChar w:fldCharType="separate" w:fldLock="0"/>
      </w:r>
      <w:r>
        <w:rPr>
          <w:rStyle w:val="Hyperlink.0"/>
          <w:rtl w:val="0"/>
        </w:rPr>
        <w:t>Sharpe, 1966</w:t>
      </w:r>
      <w:r>
        <w:rPr/>
        <w:fldChar w:fldCharType="end" w:fldLock="0"/>
      </w:r>
      <w:r>
        <w:rPr>
          <w:rtl w:val="0"/>
          <w:lang w:val="en-US"/>
        </w:rPr>
        <w:t xml:space="preserve">; </w:t>
      </w:r>
      <w:r>
        <w:rPr>
          <w:rStyle w:val="Hyperlink.0"/>
        </w:rPr>
        <w:fldChar w:fldCharType="begin" w:fldLock="0"/>
      </w:r>
      <w:r>
        <w:rPr>
          <w:rStyle w:val="Hyperlink.0"/>
        </w:rPr>
        <w:instrText xml:space="preserve"> HYPERLINK "https://books.google.com/books/about/Asset_Pricing.html?id=20pmeMaKNwsC"</w:instrText>
      </w:r>
      <w:r>
        <w:rPr>
          <w:rStyle w:val="Hyperlink.0"/>
        </w:rPr>
        <w:fldChar w:fldCharType="separate" w:fldLock="0"/>
      </w:r>
      <w:r>
        <w:rPr>
          <w:rStyle w:val="Hyperlink.0"/>
          <w:rtl w:val="0"/>
        </w:rPr>
        <w:t>Cochrane, 2005</w:t>
      </w:r>
      <w:r>
        <w:rPr/>
        <w:fldChar w:fldCharType="end" w:fldLock="0"/>
      </w:r>
      <w:r>
        <w:rPr>
          <w:rtl w:val="0"/>
          <w:lang w:val="en-US"/>
        </w:rPr>
        <w:t>).</w:t>
      </w:r>
    </w:p>
    <w:p>
      <w:pPr>
        <w:pStyle w:val="Body Text"/>
      </w:pPr>
      <w:r>
        <w:rPr>
          <w:rtl w:val="0"/>
          <w:lang w:val="en-US"/>
        </w:rPr>
        <w:t>Within this paradigm, the role of news and information is precise: public information is incorporated into prices rapidly and accurately, and any predictable component of investor behavior is arbitraged away by well-informed market participants. The behavioral responses of individual managers to specific events are, by assumption, second-order in the determination of asset prices, since rational arbitrageurs are presumed to absorb any temporary mispricing. Performance attribution in this framework focuses on systematic exposures and on the quality of information signals rather than on the affective characteristics of the decision-maker.</w:t>
      </w:r>
    </w:p>
    <w:p>
      <w:pPr>
        <w:pStyle w:val="Body Text"/>
      </w:pPr>
      <w:r>
        <w:rPr>
          <w:rtl w:val="0"/>
          <w:lang w:val="en-US"/>
        </w:rPr>
        <w:t xml:space="preserve">The strengths of this framework are well known: it provides a coherent normative benchmark for portfolio construction, a tractable apparatus for risk </w:t>
      </w:r>
      <w:r>
        <w:rPr>
          <w:rtl w:val="0"/>
          <w:lang w:val="en-US"/>
        </w:rPr>
        <w:t xml:space="preserve">– </w:t>
      </w:r>
      <w:r>
        <w:rPr>
          <w:rtl w:val="0"/>
          <w:lang w:val="en-US"/>
        </w:rPr>
        <w:t xml:space="preserve">return optimization, and a vocabulary for performance measurement that remains in widespread practical use. Its assumptions about decision-makers, however, have been challenged by an accumulating body of empirical evidence indicating that real investors </w:t>
      </w:r>
      <w:r>
        <w:rPr>
          <w:rtl w:val="0"/>
          <w:lang w:val="en-US"/>
        </w:rPr>
        <w:t xml:space="preserve">– </w:t>
      </w:r>
      <w:r>
        <w:rPr>
          <w:rtl w:val="0"/>
          <w:lang w:val="en-US"/>
        </w:rPr>
        <w:t xml:space="preserve">including trained professionals </w:t>
      </w:r>
      <w:r>
        <w:rPr>
          <w:rtl w:val="0"/>
          <w:lang w:val="en-US"/>
        </w:rPr>
        <w:t xml:space="preserve">– </w:t>
      </w:r>
      <w:r>
        <w:rPr>
          <w:rtl w:val="0"/>
          <w:lang w:val="en-US"/>
        </w:rPr>
        <w:t>systematically depart from the rational benchmark in ways that are not random and that are not eliminated by competition or experience.</w:t>
      </w:r>
    </w:p>
    <w:p>
      <w:pPr>
        <w:pStyle w:val="Heading 3"/>
      </w:pPr>
      <w:bookmarkStart w:name="emergenceofbehavioralfinance" w:id="19"/>
      <w:r>
        <w:rPr>
          <w:rFonts w:cs="Arial Unicode MS" w:eastAsia="Arial Unicode MS"/>
          <w:rtl w:val="0"/>
          <w:lang w:val="en-US"/>
        </w:rPr>
        <w:t>1.2.2 Emergence of Behavioral Finance</w:t>
      </w:r>
    </w:p>
    <w:p>
      <w:pPr>
        <w:pStyle w:val="First Paragraph"/>
      </w:pPr>
      <w:r>
        <w:rPr>
          <w:rtl w:val="0"/>
          <w:lang w:val="en-US"/>
        </w:rPr>
        <w:t>Behavioral finance emerged in response to the gap between the predictions of rational-agent models and the empirical evidence on actual investor behavior. Drawing on developments in cognitive psychology, particularly the work on heuristics and biases (</w:t>
      </w:r>
      <w:r>
        <w:rPr>
          <w:rStyle w:val="Hyperlink.0"/>
        </w:rPr>
        <w:fldChar w:fldCharType="begin" w:fldLock="0"/>
      </w:r>
      <w:r>
        <w:rPr>
          <w:rStyle w:val="Hyperlink.0"/>
        </w:rPr>
        <w:instrText xml:space="preserve"> HYPERLINK "https://doi.org/10.1126/science.185.4157.1124"</w:instrText>
      </w:r>
      <w:r>
        <w:rPr>
          <w:rStyle w:val="Hyperlink.0"/>
        </w:rPr>
        <w:fldChar w:fldCharType="separate" w:fldLock="0"/>
      </w:r>
      <w:r>
        <w:rPr>
          <w:rStyle w:val="Hyperlink.0"/>
          <w:rtl w:val="0"/>
        </w:rPr>
        <w:t>Tversky &amp; Kahneman, 1974</w:t>
      </w:r>
      <w:r>
        <w:rPr/>
        <w:fldChar w:fldCharType="end" w:fldLock="0"/>
      </w:r>
      <w:r>
        <w:rPr>
          <w:rtl w:val="0"/>
          <w:lang w:val="en-US"/>
        </w:rPr>
        <w:t>) and prospect theory (</w:t>
      </w:r>
      <w:r>
        <w:rPr>
          <w:rStyle w:val="Hyperlink.0"/>
        </w:rPr>
        <w:fldChar w:fldCharType="begin" w:fldLock="0"/>
      </w:r>
      <w:r>
        <w:rPr>
          <w:rStyle w:val="Hyperlink.0"/>
        </w:rPr>
        <w:instrText xml:space="preserve"> HYPERLINK "https://doi.org/10.2307/1914185"</w:instrText>
      </w:r>
      <w:r>
        <w:rPr>
          <w:rStyle w:val="Hyperlink.0"/>
        </w:rPr>
        <w:fldChar w:fldCharType="separate" w:fldLock="0"/>
      </w:r>
      <w:r>
        <w:rPr>
          <w:rStyle w:val="Hyperlink.0"/>
          <w:rtl w:val="0"/>
        </w:rPr>
        <w:t>Kahneman &amp; Tversky, 1979</w:t>
      </w:r>
      <w:r>
        <w:rPr/>
        <w:fldChar w:fldCharType="end" w:fldLock="0"/>
      </w:r>
      <w:r>
        <w:rPr>
          <w:rtl w:val="0"/>
          <w:lang w:val="en-US"/>
        </w:rPr>
        <w:t>), the field has produced an extensive catalogue of systematic deviations from rationality in financial decision-making. These include loss aversion, mental accounting, narrow framing, the disposition effect, overconfidence, anchoring, attention biases, and herding (</w:t>
      </w:r>
      <w:r>
        <w:rPr>
          <w:rStyle w:val="Hyperlink.0"/>
        </w:rPr>
        <w:fldChar w:fldCharType="begin" w:fldLock="0"/>
      </w:r>
      <w:r>
        <w:rPr>
          <w:rStyle w:val="Hyperlink.0"/>
        </w:rPr>
        <w:instrText xml:space="preserve"> HYPERLINK "https://dx.doi.org/10.2139/ssrn.327880"</w:instrText>
      </w:r>
      <w:r>
        <w:rPr>
          <w:rStyle w:val="Hyperlink.0"/>
        </w:rPr>
        <w:fldChar w:fldCharType="separate" w:fldLock="0"/>
      </w:r>
      <w:r>
        <w:rPr>
          <w:rStyle w:val="Hyperlink.0"/>
          <w:rtl w:val="0"/>
        </w:rPr>
        <w:t>Barberis &amp; Thaler, 2002</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"https://doi.org/10.1146/annurev-financial-092214-043752"</w:instrText>
      </w:r>
      <w:r>
        <w:rPr>
          <w:rStyle w:val="Hyperlink.0"/>
        </w:rPr>
        <w:fldChar w:fldCharType="separate" w:fldLock="0"/>
      </w:r>
      <w:r>
        <w:rPr>
          <w:rStyle w:val="Hyperlink.0"/>
          <w:rtl w:val="0"/>
        </w:rPr>
        <w:t>Hirshleifer, 2015</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"https://doi.org/10.2139/ssrn.3668963"</w:instrText>
      </w:r>
      <w:r>
        <w:rPr>
          <w:rStyle w:val="Hyperlink.0"/>
        </w:rPr>
        <w:fldChar w:fldCharType="separate" w:fldLock="0"/>
      </w:r>
      <w:r>
        <w:rPr>
          <w:rStyle w:val="Hyperlink.0"/>
          <w:rtl w:val="0"/>
        </w:rPr>
        <w:t>Statman, 2019</w:t>
      </w:r>
      <w:r>
        <w:rPr/>
        <w:fldChar w:fldCharType="end" w:fldLock="0"/>
      </w:r>
      <w:r>
        <w:rPr>
          <w:rtl w:val="0"/>
          <w:lang w:val="en-US"/>
        </w:rPr>
        <w:t>).</w:t>
      </w:r>
    </w:p>
    <w:p>
      <w:pPr>
        <w:pStyle w:val="Body Text"/>
      </w:pPr>
      <w:r>
        <w:rPr>
          <w:rtl w:val="0"/>
          <w:lang w:val="en-US"/>
        </w:rPr>
        <w:t>A particularly important strand of this literature has examined whether such biases survive in professional contexts. These biases persist in professional contexts. Even seasoned corporate executives exhibit miscalibration of forecasts (</w:t>
      </w:r>
      <w:r>
        <w:rPr>
          <w:rStyle w:val="Hyperlink.0"/>
        </w:rPr>
        <w:fldChar w:fldCharType="begin" w:fldLock="0"/>
      </w:r>
      <w:r>
        <w:rPr>
          <w:rStyle w:val="Hyperlink.0"/>
        </w:rPr>
        <w:instrText xml:space="preserve"> HYPERLINK "https://doi.org/10.1093/qje/qjt023"</w:instrText>
      </w:r>
      <w:r>
        <w:rPr>
          <w:rStyle w:val="Hyperlink.0"/>
        </w:rPr>
        <w:fldChar w:fldCharType="separate" w:fldLock="0"/>
      </w:r>
      <w:r>
        <w:rPr>
          <w:rStyle w:val="Hyperlink.0"/>
          <w:rtl w:val="0"/>
        </w:rPr>
        <w:t>Ben-David et al., 2013</w:t>
      </w:r>
      <w:r>
        <w:rPr/>
        <w:fldChar w:fldCharType="end" w:fldLock="0"/>
      </w:r>
      <w:r>
        <w:rPr>
          <w:rtl w:val="0"/>
          <w:lang w:val="en-US"/>
        </w:rPr>
        <w:t>), perform consistently with the disposition effect (</w:t>
      </w:r>
      <w:r>
        <w:rPr>
          <w:rStyle w:val="Hyperlink.0"/>
        </w:rPr>
        <w:fldChar w:fldCharType="begin" w:fldLock="0"/>
      </w:r>
      <w:r>
        <w:rPr>
          <w:rStyle w:val="Hyperlink.0"/>
        </w:rPr>
        <w:instrText xml:space="preserve"> HYPERLINK "https://doi.org/10.1111/j.1540-6261.2006.00896.x"</w:instrText>
      </w:r>
      <w:r>
        <w:rPr>
          <w:rStyle w:val="Hyperlink.0"/>
        </w:rPr>
        <w:fldChar w:fldCharType="separate" w:fldLock="0"/>
      </w:r>
      <w:r>
        <w:rPr>
          <w:rStyle w:val="Hyperlink.0"/>
          <w:rtl w:val="0"/>
        </w:rPr>
        <w:t>Frazzini, 2006</w:t>
      </w:r>
      <w:r>
        <w:rPr/>
        <w:fldChar w:fldCharType="end" w:fldLock="0"/>
      </w:r>
      <w:r>
        <w:rPr>
          <w:rtl w:val="0"/>
          <w:lang w:val="en-US"/>
        </w:rPr>
        <w:t>), engage in herding behavior around analyst recommendation changes (</w:t>
      </w:r>
      <w:r>
        <w:rPr>
          <w:rStyle w:val="Hyperlink.0"/>
        </w:rPr>
        <w:fldChar w:fldCharType="begin" w:fldLock="0"/>
      </w:r>
      <w:r>
        <w:rPr>
          <w:rStyle w:val="Hyperlink.0"/>
        </w:rPr>
        <w:instrText xml:space="preserve"> HYPERLINK "https://doi.org/10.1111/jofi.12699"</w:instrText>
      </w:r>
      <w:r>
        <w:rPr>
          <w:rStyle w:val="Hyperlink.0"/>
        </w:rPr>
        <w:fldChar w:fldCharType="separate" w:fldLock="0"/>
      </w:r>
      <w:r>
        <w:rPr>
          <w:rStyle w:val="Hyperlink.0"/>
          <w:rtl w:val="0"/>
        </w:rPr>
        <w:t>Jiang &amp; Verardo, 2018</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"https://doi.org/10.1287/mnsc.2013.1751"</w:instrText>
      </w:r>
      <w:r>
        <w:rPr>
          <w:rStyle w:val="Hyperlink.0"/>
        </w:rPr>
        <w:fldChar w:fldCharType="separate" w:fldLock="0"/>
      </w:r>
      <w:r>
        <w:rPr>
          <w:rStyle w:val="Hyperlink.0"/>
          <w:rtl w:val="0"/>
        </w:rPr>
        <w:t>Brown et al., 2014</w:t>
      </w:r>
      <w:r>
        <w:rPr/>
        <w:fldChar w:fldCharType="end" w:fldLock="0"/>
      </w:r>
      <w:r>
        <w:rPr>
          <w:rtl w:val="0"/>
          <w:lang w:val="en-US"/>
        </w:rPr>
        <w:t>), and respond asymmetrically to negative information across cultural contexts (</w:t>
      </w:r>
      <w:r>
        <w:rPr>
          <w:rStyle w:val="Hyperlink.0"/>
        </w:rPr>
        <w:fldChar w:fldCharType="begin" w:fldLock="0"/>
      </w:r>
      <w:r>
        <w:rPr>
          <w:rStyle w:val="Hyperlink.0"/>
        </w:rPr>
        <w:instrText xml:space="preserve"> HYPERLINK "https://dx.doi.org/10.2139/ssrn.4768248"</w:instrText>
      </w:r>
      <w:r>
        <w:rPr>
          <w:rStyle w:val="Hyperlink.0"/>
        </w:rPr>
        <w:fldChar w:fldCharType="separate" w:fldLock="0"/>
      </w:r>
      <w:r>
        <w:rPr>
          <w:rStyle w:val="Hyperlink.0"/>
          <w:rtl w:val="0"/>
        </w:rPr>
        <w:t>Neel, 2024</w:t>
      </w:r>
      <w:r>
        <w:rPr/>
        <w:fldChar w:fldCharType="end" w:fldLock="0"/>
      </w:r>
      <w:r>
        <w:rPr>
          <w:rtl w:val="0"/>
          <w:lang w:val="en-US"/>
        </w:rPr>
        <w:t>). The persistence of these patterns among experienced practitioners is consistent with theoretical accounts of bounded rationality (</w:t>
      </w:r>
      <w:r>
        <w:rPr>
          <w:rStyle w:val="Hyperlink.0"/>
        </w:rPr>
        <w:fldChar w:fldCharType="begin" w:fldLock="0"/>
      </w:r>
      <w:r>
        <w:rPr>
          <w:rStyle w:val="Hyperlink.0"/>
        </w:rPr>
        <w:instrText xml:space="preserve"> HYPERLINK "https://doi.org/10.2307/1884852"</w:instrText>
      </w:r>
      <w:r>
        <w:rPr>
          <w:rStyle w:val="Hyperlink.0"/>
        </w:rPr>
        <w:fldChar w:fldCharType="separate" w:fldLock="0"/>
      </w:r>
      <w:r>
        <w:rPr>
          <w:rStyle w:val="Hyperlink.0"/>
          <w:rtl w:val="0"/>
        </w:rPr>
        <w:t>Simon, 1955</w:t>
      </w:r>
      <w:r>
        <w:rPr/>
        <w:fldChar w:fldCharType="end" w:fldLock="0"/>
      </w:r>
      <w:r>
        <w:rPr>
          <w:rtl w:val="0"/>
          <w:lang w:val="en-US"/>
        </w:rPr>
        <w:t>) and dual-process models of judgment (</w:t>
      </w:r>
      <w:r>
        <w:rPr>
          <w:rStyle w:val="Hyperlink.0"/>
        </w:rPr>
        <w:fldChar w:fldCharType="begin" w:fldLock="0"/>
      </w:r>
      <w:r>
        <w:rPr>
          <w:rStyle w:val="Hyperlink.0"/>
        </w:rPr>
        <w:instrText xml:space="preserve"> HYPERLINK "https://doi.org/10.1257/000282803322655392"</w:instrText>
      </w:r>
      <w:r>
        <w:rPr>
          <w:rStyle w:val="Hyperlink.0"/>
        </w:rPr>
        <w:fldChar w:fldCharType="separate" w:fldLock="0"/>
      </w:r>
      <w:r>
        <w:rPr>
          <w:rStyle w:val="Hyperlink.0"/>
          <w:rtl w:val="0"/>
        </w:rPr>
        <w:t>Kahneman, 2003</w:t>
      </w:r>
      <w:r>
        <w:rPr/>
        <w:fldChar w:fldCharType="end" w:fldLock="0"/>
      </w:r>
      <w:r>
        <w:rPr>
          <w:rtl w:val="0"/>
          <w:lang w:val="en-US"/>
        </w:rPr>
        <w:t xml:space="preserve">; </w:t>
      </w:r>
      <w:r>
        <w:rPr>
          <w:rStyle w:val="Hyperlink.0"/>
        </w:rPr>
        <w:fldChar w:fldCharType="begin" w:fldLock="0"/>
      </w:r>
      <w:r>
        <w:rPr>
          <w:rStyle w:val="Hyperlink.0"/>
        </w:rPr>
        <w:instrText xml:space="preserve"> HYPERLINK "https://www.worldcat.org/oclc/706020998"</w:instrText>
      </w:r>
      <w:r>
        <w:rPr>
          <w:rStyle w:val="Hyperlink.0"/>
        </w:rPr>
        <w:fldChar w:fldCharType="separate" w:fldLock="0"/>
      </w:r>
      <w:r>
        <w:rPr>
          <w:rStyle w:val="Hyperlink.0"/>
          <w:rtl w:val="0"/>
        </w:rPr>
        <w:t>Kahneman, 2011</w:t>
      </w:r>
      <w:r>
        <w:rPr/>
        <w:fldChar w:fldCharType="end" w:fldLock="0"/>
      </w:r>
      <w:r>
        <w:rPr>
          <w:rtl w:val="0"/>
          <w:lang w:val="en-US"/>
        </w:rPr>
        <w:t>).</w:t>
      </w:r>
    </w:p>
    <w:p>
      <w:pPr>
        <w:pStyle w:val="Body Text"/>
      </w:pPr>
      <w:r>
        <w:rPr>
          <w:rtl w:val="0"/>
          <w:lang w:val="en-US"/>
        </w:rPr>
        <w:t>Behavioral finance has accordingly shifted the operative question for investment practice. The relevant question is no longer whether biases exist in professional decision-making, but rather how the structural features of the decision environment can be designed to anticipate and mitigate their influence. This shift has direct implications for the design of investment processes, for the role of investment policy statements and rule-based protocols, and for the construction of decision-support tools that operate at the point of decision rather than as ex post diagnostics.</w:t>
      </w:r>
    </w:p>
    <w:p>
      <w:pPr>
        <w:pStyle w:val="Heading 3"/>
      </w:pPr>
      <w:bookmarkStart w:name="Xa448b85b39ad23c54bb1613a2912f8b781c1573" w:id="20"/>
      <w:r>
        <w:rPr>
          <w:rFonts w:cs="Arial Unicode MS" w:eastAsia="Arial Unicode MS"/>
          <w:rtl w:val="0"/>
          <w:lang w:val="en-US"/>
        </w:rPr>
        <w:t>1.2.3 Decision Support Tools in Modern Portfolio Management</w:t>
      </w:r>
    </w:p>
    <w:p>
      <w:pPr>
        <w:pStyle w:val="First Paragraph"/>
      </w:pPr>
      <w:r>
        <w:rPr>
          <w:rtl w:val="0"/>
          <w:lang w:val="en-US"/>
        </w:rPr>
        <w:t>Decision-support systems in contemporary investment practice are predominantly oriented toward computational analytics. Risk-management platforms, portfolio optimization engines, scenario analysis tools, and algorithmic execution systems provide quantitative inputs that support disciplined decision-making across multiple horizons. These systems have been instrumental in raising the standard of portfolio management by introducing systematic measurement of exposure, factor risk, performance attribution, and execution quality. They have not, however, been designed primarily to address the behavioral dimension of investment decisions (</w:t>
      </w:r>
      <w:r>
        <w:rPr>
          <w:rStyle w:val="Hyperlink.0"/>
        </w:rPr>
        <w:fldChar w:fldCharType="begin" w:fldLock="0"/>
      </w:r>
      <w:r>
        <w:rPr>
          <w:rStyle w:val="Hyperlink.0"/>
        </w:rPr>
        <w:instrText xml:space="preserve"> HYPERLINK "https://doi.org/10.1016/j.jbef.2022.100722"</w:instrText>
      </w:r>
      <w:r>
        <w:rPr>
          <w:rStyle w:val="Hyperlink.0"/>
        </w:rPr>
        <w:fldChar w:fldCharType="separate" w:fldLock="0"/>
      </w:r>
      <w:r>
        <w:rPr>
          <w:rStyle w:val="Hyperlink.0"/>
          <w:rtl w:val="0"/>
        </w:rPr>
        <w:t>Goodell et al., 2023</w:t>
      </w:r>
      <w:r>
        <w:rPr/>
        <w:fldChar w:fldCharType="end" w:fldLock="0"/>
      </w:r>
      <w:r>
        <w:rPr>
          <w:rtl w:val="0"/>
          <w:lang w:val="en-US"/>
        </w:rPr>
        <w:t xml:space="preserve">; </w:t>
      </w:r>
      <w:r>
        <w:rPr>
          <w:rStyle w:val="Hyperlink.0"/>
        </w:rPr>
        <w:fldChar w:fldCharType="begin" w:fldLock="0"/>
      </w:r>
      <w:r>
        <w:rPr>
          <w:rStyle w:val="Hyperlink.0"/>
        </w:rPr>
        <w:instrText xml:space="preserve"> HYPERLINK "https://dx.doi.org/10.2139/ssrn.327880"</w:instrText>
      </w:r>
      <w:r>
        <w:rPr>
          <w:rStyle w:val="Hyperlink.0"/>
        </w:rPr>
        <w:fldChar w:fldCharType="separate" w:fldLock="0"/>
      </w:r>
      <w:r>
        <w:rPr>
          <w:rStyle w:val="Hyperlink.0"/>
          <w:rtl w:val="0"/>
        </w:rPr>
        <w:t>Barberis &amp; Thaler, 2002</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"https://doi.org/10.1016/j.dss.2008.07.010"</w:instrText>
      </w:r>
      <w:r>
        <w:rPr>
          <w:rStyle w:val="Hyperlink.0"/>
        </w:rPr>
        <w:fldChar w:fldCharType="separate" w:fldLock="0"/>
      </w:r>
      <w:r>
        <w:rPr>
          <w:rStyle w:val="Hyperlink.0"/>
          <w:rtl w:val="0"/>
        </w:rPr>
        <w:t>Bhandari et al., 2008</w:t>
      </w:r>
      <w:r>
        <w:rPr/>
        <w:fldChar w:fldCharType="end" w:fldLock="0"/>
      </w:r>
      <w:r>
        <w:rPr>
          <w:rtl w:val="0"/>
          <w:lang w:val="en-US"/>
        </w:rPr>
        <w:t>).</w:t>
      </w:r>
    </w:p>
    <w:p>
      <w:pPr>
        <w:pStyle w:val="Body Text"/>
      </w:pPr>
      <w:r>
        <w:rPr>
          <w:rtl w:val="0"/>
          <w:lang w:val="en-US"/>
        </w:rPr>
        <w:t>Complementary developments in automated and AI-driven advisory systems have expanded the role of algorithms in portfolio decisions, particularly in the retail segment, where robo-advisory platforms apply rule-based and model-based logic to portfolio construction and rebalancing (</w:t>
      </w:r>
      <w:r>
        <w:rPr>
          <w:rStyle w:val="Hyperlink.0"/>
        </w:rPr>
        <w:fldChar w:fldCharType="begin" w:fldLock="0"/>
      </w:r>
      <w:r>
        <w:rPr>
          <w:rStyle w:val="Hyperlink.0"/>
        </w:rPr>
        <w:instrText xml:space="preserve"> HYPERLINK "https://doi.org/10.1007/s12599-018-0521-9"</w:instrText>
      </w:r>
      <w:r>
        <w:rPr>
          <w:rStyle w:val="Hyperlink.0"/>
        </w:rPr>
        <w:fldChar w:fldCharType="separate" w:fldLock="0"/>
      </w:r>
      <w:r>
        <w:rPr>
          <w:rStyle w:val="Hyperlink.0"/>
          <w:rtl w:val="0"/>
        </w:rPr>
        <w:t>Jung et al., 2018</w:t>
      </w:r>
      <w:r>
        <w:rPr/>
        <w:fldChar w:fldCharType="end" w:fldLock="0"/>
      </w:r>
      <w:r>
        <w:rPr>
          <w:rtl w:val="0"/>
          <w:lang w:val="en-US"/>
        </w:rPr>
        <w:t xml:space="preserve">; </w:t>
      </w:r>
      <w:r>
        <w:rPr>
          <w:rStyle w:val="Hyperlink.0"/>
        </w:rPr>
        <w:fldChar w:fldCharType="begin" w:fldLock="0"/>
      </w:r>
      <w:r>
        <w:rPr>
          <w:rStyle w:val="Hyperlink.0"/>
        </w:rPr>
        <w:instrText xml:space="preserve"> HYPERLINK "https://scholarship.law.upenn.edu/faculty_scholarship/1740/"</w:instrText>
      </w:r>
      <w:r>
        <w:rPr>
          <w:rStyle w:val="Hyperlink.0"/>
        </w:rPr>
        <w:fldChar w:fldCharType="separate" w:fldLock="0"/>
      </w:r>
      <w:r>
        <w:rPr>
          <w:rStyle w:val="Hyperlink.0"/>
          <w:rtl w:val="0"/>
        </w:rPr>
        <w:t>Baker &amp; Dellaert, 2018</w:t>
      </w:r>
      <w:r>
        <w:rPr/>
        <w:fldChar w:fldCharType="end" w:fldLock="0"/>
      </w:r>
      <w:r>
        <w:rPr>
          <w:rtl w:val="0"/>
          <w:lang w:val="en-US"/>
        </w:rPr>
        <w:t xml:space="preserve">). Recent research on explainable AI in advisory contexts emphasizes the importance of transparent, interpretable decision logic as a precondition for trust and for productive human </w:t>
      </w:r>
      <w:r>
        <w:rPr>
          <w:rtl w:val="0"/>
          <w:lang w:val="en-US"/>
        </w:rPr>
        <w:t xml:space="preserve">– </w:t>
      </w:r>
      <w:r>
        <w:rPr>
          <w:rtl w:val="0"/>
          <w:lang w:val="en-US"/>
        </w:rPr>
        <w:t>AI interaction (</w:t>
      </w:r>
      <w:r>
        <w:rPr>
          <w:rStyle w:val="Hyperlink.0"/>
        </w:rPr>
        <w:fldChar w:fldCharType="begin" w:fldLock="0"/>
      </w:r>
      <w:r>
        <w:rPr>
          <w:rStyle w:val="Hyperlink.0"/>
        </w:rPr>
        <w:instrText xml:space="preserve"> HYPERLINK "https://dx.doi.org/10.2139/ssrn.3825110"</w:instrText>
      </w:r>
      <w:r>
        <w:rPr>
          <w:rStyle w:val="Hyperlink.0"/>
        </w:rPr>
        <w:fldChar w:fldCharType="separate" w:fldLock="0"/>
      </w:r>
      <w:r>
        <w:rPr>
          <w:rStyle w:val="Hyperlink.0"/>
          <w:rtl w:val="0"/>
        </w:rPr>
        <w:t>Bianchi et al., 2022</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"https://doi.org/10.1038/s42256-019-0048-x"</w:instrText>
      </w:r>
      <w:r>
        <w:rPr>
          <w:rStyle w:val="Hyperlink.0"/>
        </w:rPr>
        <w:fldChar w:fldCharType="separate" w:fldLock="0"/>
      </w:r>
      <w:r>
        <w:rPr>
          <w:rStyle w:val="Hyperlink.0"/>
          <w:rtl w:val="0"/>
        </w:rPr>
        <w:t>Rudin, 2019</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"https://doi.org/10.1080/15427560.2025.2609644"</w:instrText>
      </w:r>
      <w:r>
        <w:rPr>
          <w:rStyle w:val="Hyperlink.0"/>
        </w:rPr>
        <w:fldChar w:fldCharType="separate" w:fldLock="0"/>
      </w:r>
      <w:r>
        <w:rPr>
          <w:rStyle w:val="Hyperlink.0"/>
          <w:rtl w:val="0"/>
        </w:rPr>
        <w:t>Lim, 2026</w:t>
      </w:r>
      <w:r>
        <w:rPr/>
        <w:fldChar w:fldCharType="end" w:fldLock="0"/>
      </w:r>
      <w:r>
        <w:rPr>
          <w:rtl w:val="0"/>
          <w:lang w:val="en-US"/>
        </w:rPr>
        <w:t>). Even in these advanced applications, however, the dominant design pattern remains one of analytical support and execution automation rather than ex-ante behavioral intervention.</w:t>
      </w:r>
    </w:p>
    <w:p>
      <w:pPr>
        <w:pStyle w:val="Body Text"/>
      </w:pPr>
      <w:r>
        <w:rPr>
          <w:rtl w:val="0"/>
          <w:lang w:val="en-US"/>
        </w:rPr>
        <w:t xml:space="preserve">A modest but growing line of research has examined how decision-support systems can be designed explicitly to mitigate behavioral biases. Evidence from </w:t>
      </w:r>
      <w:r>
        <w:rPr>
          <w:rStyle w:val="Hyperlink.0"/>
        </w:rPr>
        <w:fldChar w:fldCharType="begin" w:fldLock="0"/>
      </w:r>
      <w:r>
        <w:rPr>
          <w:rStyle w:val="Hyperlink.0"/>
        </w:rPr>
        <w:instrText xml:space="preserve"> HYPERLINK "https://doi.org/10.1016/j.jet.2018.10.002"</w:instrText>
      </w:r>
      <w:r>
        <w:rPr>
          <w:rStyle w:val="Hyperlink.0"/>
        </w:rPr>
        <w:fldChar w:fldCharType="separate" w:fldLock="0"/>
      </w:r>
      <w:r>
        <w:rPr>
          <w:rStyle w:val="Hyperlink.0"/>
          <w:rtl w:val="0"/>
        </w:rPr>
        <w:t>Henderson et al.</w:t>
      </w:r>
      <w:r>
        <w:rPr>
          <w:rStyle w:val="Hyperlink.0"/>
          <w:rtl w:val="0"/>
        </w:rPr>
        <w:t> </w:t>
      </w:r>
      <w:r>
        <w:rPr>
          <w:rStyle w:val="Hyperlink.0"/>
          <w:rtl w:val="0"/>
        </w:rPr>
        <w:t>(2018)</w:t>
      </w:r>
      <w:r>
        <w:rPr/>
        <w:fldChar w:fldCharType="end" w:fldLock="0"/>
      </w:r>
      <w:r>
        <w:rPr>
          <w:rtl w:val="0"/>
          <w:lang w:val="en-US"/>
        </w:rPr>
        <w:t xml:space="preserve"> and </w:t>
      </w:r>
      <w:r>
        <w:rPr>
          <w:rStyle w:val="Hyperlink.0"/>
        </w:rPr>
        <w:fldChar w:fldCharType="begin" w:fldLock="0"/>
      </w:r>
      <w:r>
        <w:rPr>
          <w:rStyle w:val="Hyperlink.0"/>
        </w:rPr>
        <w:instrText xml:space="preserve"> HYPERLINK "https://doi.org/10.2139/ssrn.3668963"</w:instrText>
      </w:r>
      <w:r>
        <w:rPr>
          <w:rStyle w:val="Hyperlink.0"/>
        </w:rPr>
        <w:fldChar w:fldCharType="separate" w:fldLock="0"/>
      </w:r>
      <w:r>
        <w:rPr>
          <w:rStyle w:val="Hyperlink.0"/>
          <w:rtl w:val="0"/>
        </w:rPr>
        <w:t>Statman (2019)</w:t>
      </w:r>
      <w:r>
        <w:rPr/>
        <w:fldChar w:fldCharType="end" w:fldLock="0"/>
      </w:r>
      <w:r>
        <w:rPr>
          <w:rtl w:val="0"/>
          <w:lang w:val="en-US"/>
        </w:rPr>
        <w:t xml:space="preserve"> indicates that structured pre-commitment mechanisms, rule-based protocols, and the explicit presentation of risk information can reduce emotional reactivity and improve decision consistency (</w:t>
      </w:r>
      <w:r>
        <w:rPr>
          <w:rStyle w:val="Hyperlink.0"/>
        </w:rPr>
        <w:fldChar w:fldCharType="begin" w:fldLock="0"/>
      </w:r>
      <w:r>
        <w:rPr>
          <w:rStyle w:val="Hyperlink.0"/>
        </w:rPr>
        <w:instrText xml:space="preserve"> HYPERLINK "https://doi.org/10.1016/j.dss.2008.07.010"</w:instrText>
      </w:r>
      <w:r>
        <w:rPr>
          <w:rStyle w:val="Hyperlink.0"/>
        </w:rPr>
        <w:fldChar w:fldCharType="separate" w:fldLock="0"/>
      </w:r>
      <w:r>
        <w:rPr>
          <w:rStyle w:val="Hyperlink.0"/>
          <w:rtl w:val="0"/>
        </w:rPr>
        <w:t>Bhandari et al., 2008</w:t>
      </w:r>
      <w:r>
        <w:rPr/>
        <w:fldChar w:fldCharType="end" w:fldLock="0"/>
      </w:r>
      <w:r>
        <w:rPr>
          <w:rtl w:val="0"/>
          <w:lang w:val="en-US"/>
        </w:rPr>
        <w:t>). Notwithstanding these contributions, the practitioner toolkit available to professional portfolio managers for the explicit identification and management of behavioral vulnerability at the point of decision remains comparatively underdeveloped. The present study contributes to this area by designing and empirically evaluating a structured decision-support indicator developed specifically for use during external information shock events.</w:t>
      </w:r>
    </w:p>
    <w:p>
      <w:pPr>
        <w:pStyle w:val="Heading 2"/>
      </w:pPr>
      <w:bookmarkStart w:name="purposeofthestudy" w:id="21"/>
      <w:r>
        <w:rPr>
          <w:rFonts w:cs="Arial Unicode MS" w:eastAsia="Arial Unicode MS"/>
          <w:rtl w:val="0"/>
          <w:lang w:val="en-US"/>
        </w:rPr>
        <w:t>1.3 Purpose of the Study</w:t>
      </w:r>
      <w:bookmarkEnd w:id="21"/>
      <w:bookmarkEnd w:id="20"/>
    </w:p>
    <w:p>
      <w:pPr>
        <w:pStyle w:val="Heading 3"/>
      </w:pPr>
      <w:bookmarkStart w:name="Xcf0393c620ab5777ea93ec5372df91f9a6f15f6" w:id="22"/>
      <w:r>
        <w:rPr>
          <w:rFonts w:cs="Arial Unicode MS" w:eastAsia="Arial Unicode MS"/>
          <w:rtl w:val="0"/>
          <w:lang w:val="en-US"/>
        </w:rPr>
        <w:t>1.3.1 Reducing Emotional Overreaction in Portfolio Decisions</w:t>
      </w:r>
    </w:p>
    <w:p>
      <w:pPr>
        <w:pStyle w:val="First Paragraph"/>
      </w:pPr>
      <w:r>
        <w:rPr>
          <w:rtl w:val="0"/>
          <w:lang w:val="en-US"/>
        </w:rPr>
        <w:t>The principal purpose of this study is to examine whether the systematic provision of structured information about the intensity of external financial information shocks is associated with measurable changes in how professional equity portfolio managers respond to those information shocks. The motivation rests on the premise that emotional overreaction to salient news events is a documented source of inefficiency in portfolio management (</w:t>
      </w:r>
      <w:r>
        <w:rPr>
          <w:rStyle w:val="Hyperlink.0"/>
        </w:rPr>
        <w:fldChar w:fldCharType="begin" w:fldLock="0"/>
      </w:r>
      <w:r>
        <w:rPr>
          <w:rStyle w:val="Hyperlink.0"/>
        </w:rPr>
        <w:instrText xml:space="preserve"> HYPERLINK "https://doi.org/10.1016/j.irfa.2024.103219"</w:instrText>
      </w:r>
      <w:r>
        <w:rPr>
          <w:rStyle w:val="Hyperlink.0"/>
        </w:rPr>
        <w:fldChar w:fldCharType="separate" w:fldLock="0"/>
      </w:r>
      <w:r>
        <w:rPr>
          <w:rStyle w:val="Hyperlink.0"/>
          <w:rtl w:val="0"/>
        </w:rPr>
        <w:t>Meng et al., 2024</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"https://doi.org/10.3905/JFDS.2021.1.085"</w:instrText>
      </w:r>
      <w:r>
        <w:rPr>
          <w:rStyle w:val="Hyperlink.0"/>
        </w:rPr>
        <w:fldChar w:fldCharType="separate" w:fldLock="0"/>
      </w:r>
      <w:r>
        <w:rPr>
          <w:rStyle w:val="Hyperlink.0"/>
          <w:rtl w:val="0"/>
        </w:rPr>
        <w:t>Elkind et al., 2022</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"https://doi.org/10.1016/j.jebo.2021.12.007"</w:instrText>
      </w:r>
      <w:r>
        <w:rPr>
          <w:rStyle w:val="Hyperlink.0"/>
        </w:rPr>
        <w:fldChar w:fldCharType="separate" w:fldLock="0"/>
      </w:r>
      <w:r>
        <w:rPr>
          <w:rStyle w:val="Hyperlink.0"/>
          <w:rtl w:val="0"/>
        </w:rPr>
        <w:t>Huber et al., 2022</w:t>
      </w:r>
      <w:r>
        <w:rPr/>
        <w:fldChar w:fldCharType="end" w:fldLock="0"/>
      </w:r>
      <w:r>
        <w:rPr>
          <w:rtl w:val="0"/>
          <w:lang w:val="en-US"/>
        </w:rPr>
        <w:t>) and that operational improvements in this area depend on translating insights from behavioral finance into instruments that can be applied at the moment of decision rather than retrospectively.</w:t>
      </w:r>
    </w:p>
    <w:p>
      <w:pPr>
        <w:pStyle w:val="Body Text"/>
      </w:pPr>
      <w:r>
        <w:rPr>
          <w:rtl w:val="0"/>
          <w:lang w:val="en-US"/>
        </w:rPr>
        <w:t>The study approaches this purpose empirically rather than prescriptively. The empirical design captures professional managers</w:t>
      </w:r>
      <w:r>
        <w:rPr>
          <w:rtl w:val="0"/>
          <w:lang w:val="en-US"/>
        </w:rPr>
        <w:t xml:space="preserve">’ </w:t>
      </w:r>
      <w:r>
        <w:rPr>
          <w:rtl w:val="0"/>
          <w:lang w:val="en-US"/>
        </w:rPr>
        <w:t>stated decision responses to a structured set of real-market information shock scenarios, allowing the relationship between information shock intensity and decision response to be evaluated quantitatively. The intention is not to demonstrate that any particular decision is correct or incorrect, but to establish whether systematic patterns exist in the way that managers respond to information shocks of varying intensity, and whether those patterns are altered when managers are provided with a standardized decision-support signal during scenario evaluation.</w:t>
      </w:r>
    </w:p>
    <w:p>
      <w:pPr>
        <w:pStyle w:val="Body Text"/>
      </w:pPr>
      <w:r>
        <w:rPr>
          <w:rtl w:val="0"/>
          <w:lang w:val="en-US"/>
        </w:rPr>
        <w:t>In framing the purpose in this way, the study aligns with calls in the behavioral finance literature for empirical research that moves beyond the cataloguing of biases toward the design and evaluation of operational instruments for their management (</w:t>
      </w:r>
      <w:r>
        <w:rPr>
          <w:rStyle w:val="Hyperlink.0"/>
        </w:rPr>
        <w:fldChar w:fldCharType="begin" w:fldLock="0"/>
      </w:r>
      <w:r>
        <w:rPr>
          <w:rStyle w:val="Hyperlink.0"/>
        </w:rPr>
        <w:instrText xml:space="preserve"> HYPERLINK "https://dx.doi.org/10.2139/ssrn.327880"</w:instrText>
      </w:r>
      <w:r>
        <w:rPr>
          <w:rStyle w:val="Hyperlink.0"/>
        </w:rPr>
        <w:fldChar w:fldCharType="separate" w:fldLock="0"/>
      </w:r>
      <w:r>
        <w:rPr>
          <w:rStyle w:val="Hyperlink.0"/>
          <w:rtl w:val="0"/>
        </w:rPr>
        <w:t>Barberis &amp; Thaler, 2002</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"https://doi.org/10.2139/ssrn.3668963"</w:instrText>
      </w:r>
      <w:r>
        <w:rPr>
          <w:rStyle w:val="Hyperlink.0"/>
        </w:rPr>
        <w:fldChar w:fldCharType="separate" w:fldLock="0"/>
      </w:r>
      <w:r>
        <w:rPr>
          <w:rStyle w:val="Hyperlink.0"/>
          <w:rtl w:val="0"/>
        </w:rPr>
        <w:t>Statman, 2019</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"https://doi.org/10.1080/15427560.2025.2609644"</w:instrText>
      </w:r>
      <w:r>
        <w:rPr>
          <w:rStyle w:val="Hyperlink.0"/>
        </w:rPr>
        <w:fldChar w:fldCharType="separate" w:fldLock="0"/>
      </w:r>
      <w:r>
        <w:rPr>
          <w:rStyle w:val="Hyperlink.0"/>
          <w:rtl w:val="0"/>
        </w:rPr>
        <w:t>Lim, 2026</w:t>
      </w:r>
      <w:r>
        <w:rPr/>
        <w:fldChar w:fldCharType="end" w:fldLock="0"/>
      </w:r>
      <w:r>
        <w:rPr>
          <w:rtl w:val="0"/>
          <w:lang w:val="en-US"/>
        </w:rPr>
        <w:t>). The contribution is intended to be useful both to academic research on professional investor behavior and to investment institutions seeking to strengthen the behavioral dimension of their decision-making processes.</w:t>
      </w:r>
    </w:p>
    <w:p>
      <w:pPr>
        <w:pStyle w:val="Heading 3"/>
      </w:pPr>
      <w:bookmarkStart w:name="Xedccde427a0184060dd8239a926e74bec12ebe0" w:id="23"/>
      <w:r>
        <w:rPr>
          <w:rFonts w:cs="Arial Unicode MS" w:eastAsia="Arial Unicode MS"/>
          <w:rtl w:val="0"/>
          <w:lang w:val="en-US"/>
        </w:rPr>
        <w:t>1.3.2 Role of Quantitative Signals in Managerial Decision Support</w:t>
      </w:r>
    </w:p>
    <w:p>
      <w:pPr>
        <w:pStyle w:val="First Paragraph"/>
      </w:pPr>
      <w:r>
        <w:rPr>
          <w:rtl w:val="0"/>
          <w:lang w:val="en-US"/>
        </w:rPr>
        <w:t xml:space="preserve">A secondary purpose of the study is to examine the role of quantitative signals in supporting managerial decision-making during shock events. Quantitative signals can serve at least two distinct functions in this context. First, they can provide a common reference point for the magnitude of an information event, supporting consistent interpretation across managers, time periods, and event types. Second, they can act as triggers for the activation of pre-committed decision protocols </w:t>
      </w:r>
      <w:r>
        <w:rPr>
          <w:rtl w:val="0"/>
          <w:lang w:val="en-US"/>
        </w:rPr>
        <w:t xml:space="preserve">– </w:t>
      </w:r>
      <w:r>
        <w:rPr>
          <w:rtl w:val="0"/>
          <w:lang w:val="en-US"/>
        </w:rPr>
        <w:t xml:space="preserve">for example, structured review procedures or cooling-off periods </w:t>
      </w:r>
      <w:r>
        <w:rPr>
          <w:rtl w:val="0"/>
          <w:lang w:val="en-US"/>
        </w:rPr>
        <w:t xml:space="preserve">– </w:t>
      </w:r>
      <w:r>
        <w:rPr>
          <w:rtl w:val="0"/>
          <w:lang w:val="en-US"/>
        </w:rPr>
        <w:t>that are designed to interpose a deliberate decision step between the receipt of new information and the execution of portfolio actions (</w:t>
      </w:r>
      <w:r>
        <w:rPr>
          <w:rStyle w:val="Hyperlink.0"/>
        </w:rPr>
        <w:fldChar w:fldCharType="begin" w:fldLock="0"/>
      </w:r>
      <w:r>
        <w:rPr>
          <w:rStyle w:val="Hyperlink.0"/>
        </w:rPr>
        <w:instrText xml:space="preserve"> HYPERLINK "https://doi.org/10.1016/j.jet.2018.10.002"</w:instrText>
      </w:r>
      <w:r>
        <w:rPr>
          <w:rStyle w:val="Hyperlink.0"/>
        </w:rPr>
        <w:fldChar w:fldCharType="separate" w:fldLock="0"/>
      </w:r>
      <w:r>
        <w:rPr>
          <w:rStyle w:val="Hyperlink.0"/>
          <w:rtl w:val="0"/>
        </w:rPr>
        <w:t>Henderson et al., 2018</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"https://doi.org/10.2139/ssrn.3668963"</w:instrText>
      </w:r>
      <w:r>
        <w:rPr>
          <w:rStyle w:val="Hyperlink.0"/>
        </w:rPr>
        <w:fldChar w:fldCharType="separate" w:fldLock="0"/>
      </w:r>
      <w:r>
        <w:rPr>
          <w:rStyle w:val="Hyperlink.0"/>
          <w:rtl w:val="0"/>
        </w:rPr>
        <w:t>Statman, 2019</w:t>
      </w:r>
      <w:r>
        <w:rPr/>
        <w:fldChar w:fldCharType="end" w:fldLock="0"/>
      </w:r>
      <w:r>
        <w:rPr>
          <w:rtl w:val="0"/>
          <w:lang w:val="en-US"/>
        </w:rPr>
        <w:t>).</w:t>
      </w:r>
    </w:p>
    <w:p>
      <w:pPr>
        <w:pStyle w:val="Body Text"/>
      </w:pPr>
      <w:r>
        <w:rPr>
          <w:rtl w:val="0"/>
          <w:lang w:val="en-US"/>
        </w:rPr>
        <w:t>The study examines a quantitative signal in this second capacity. The signal is conceived as a decision-support indicator rather than a forecasting tool: it is intended to characterize the conditions surrounding a decision, not to predict the direction of subsequent returns. This framing distinguishes the empirical contribution of the thesis from the literature on sentiment-based return prediction and algorithmic trading signals (</w:t>
      </w:r>
      <w:r>
        <w:rPr>
          <w:rStyle w:val="Hyperlink.0"/>
        </w:rPr>
        <w:fldChar w:fldCharType="begin" w:fldLock="0"/>
      </w:r>
      <w:r>
        <w:rPr>
          <w:rStyle w:val="Hyperlink.0"/>
        </w:rPr>
        <w:instrText xml:space="preserve"> HYPERLINK "https://doi.org/10.1111/j.1540-6261.2007.01232.x"</w:instrText>
      </w:r>
      <w:r>
        <w:rPr>
          <w:rStyle w:val="Hyperlink.0"/>
        </w:rPr>
        <w:fldChar w:fldCharType="separate" w:fldLock="0"/>
      </w:r>
      <w:r>
        <w:rPr>
          <w:rStyle w:val="Hyperlink.0"/>
          <w:rtl w:val="0"/>
        </w:rPr>
        <w:t>Tetlock, 2007</w:t>
      </w:r>
      <w:r>
        <w:rPr/>
        <w:fldChar w:fldCharType="end" w:fldLock="0"/>
      </w:r>
      <w:r>
        <w:rPr>
          <w:rtl w:val="0"/>
          <w:lang w:val="en-US"/>
        </w:rPr>
        <w:t xml:space="preserve">; </w:t>
      </w:r>
      <w:r>
        <w:rPr>
          <w:rStyle w:val="Hyperlink.0"/>
        </w:rPr>
        <w:fldChar w:fldCharType="begin" w:fldLock="0"/>
      </w:r>
      <w:r>
        <w:rPr>
          <w:rStyle w:val="Hyperlink.0"/>
        </w:rPr>
        <w:instrText xml:space="preserve"> HYPERLINK "https://dx.doi.org/10.2139/ssrn.2631135"</w:instrText>
      </w:r>
      <w:r>
        <w:rPr>
          <w:rStyle w:val="Hyperlink.0"/>
        </w:rPr>
        <w:fldChar w:fldCharType="separate" w:fldLock="0"/>
      </w:r>
      <w:r>
        <w:rPr>
          <w:rStyle w:val="Hyperlink.0"/>
          <w:rtl w:val="0"/>
        </w:rPr>
        <w:t>Song et al., 2015</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"https://doi.org/10.1111/j.1540-6261.2006.00885.x"</w:instrText>
      </w:r>
      <w:r>
        <w:rPr>
          <w:rStyle w:val="Hyperlink.0"/>
        </w:rPr>
        <w:fldChar w:fldCharType="separate" w:fldLock="0"/>
      </w:r>
      <w:r>
        <w:rPr>
          <w:rStyle w:val="Hyperlink.0"/>
          <w:rtl w:val="0"/>
        </w:rPr>
        <w:t>Baker &amp; Wurgler, 2006</w:t>
      </w:r>
      <w:r>
        <w:rPr/>
        <w:fldChar w:fldCharType="end" w:fldLock="0"/>
      </w:r>
      <w:r>
        <w:rPr>
          <w:rtl w:val="0"/>
          <w:lang w:val="en-US"/>
        </w:rPr>
        <w:t>) and places the contribution in the area of practitioner-oriented behavioral decision support. The detailed construction and operationalisation of the indicator are presented in Chapter 4.</w:t>
      </w:r>
    </w:p>
    <w:p>
      <w:pPr>
        <w:pStyle w:val="Heading 2"/>
      </w:pPr>
      <w:bookmarkStart w:name="significanceofthestudy" w:id="24"/>
      <w:r>
        <w:rPr>
          <w:rFonts w:cs="Arial Unicode MS" w:eastAsia="Arial Unicode MS"/>
          <w:rtl w:val="0"/>
          <w:lang w:val="en-US"/>
        </w:rPr>
        <w:t>1.4 Significance of the Study</w:t>
      </w:r>
      <w:bookmarkEnd w:id="24"/>
      <w:bookmarkEnd w:id="23"/>
    </w:p>
    <w:p>
      <w:pPr>
        <w:pStyle w:val="Heading 3"/>
      </w:pPr>
      <w:bookmarkStart w:name="Xa7e53b60f682eae00e502895753e7dfbab61482" w:id="25"/>
      <w:r>
        <w:rPr>
          <w:rFonts w:cs="Arial Unicode MS" w:eastAsia="Arial Unicode MS"/>
          <w:rtl w:val="0"/>
          <w:lang w:val="en-US"/>
        </w:rPr>
        <w:t>1.4.1 Academic Contribution to Behavioral Finance Literature</w:t>
      </w:r>
    </w:p>
    <w:p>
      <w:pPr>
        <w:pStyle w:val="First Paragraph"/>
      </w:pPr>
      <w:r>
        <w:rPr>
          <w:rtl w:val="0"/>
          <w:lang w:val="en-US"/>
        </w:rPr>
        <w:t>The academic significance of the study lies in its position at the intersection of three established research streams. The first stream concerns the documentation of behavioral biases among professional investors and corporate executives and their consequences for portfolio outcomes (</w:t>
      </w:r>
      <w:r>
        <w:rPr>
          <w:rStyle w:val="Hyperlink.0"/>
        </w:rPr>
        <w:fldChar w:fldCharType="begin" w:fldLock="0"/>
      </w:r>
      <w:r>
        <w:rPr>
          <w:rStyle w:val="Hyperlink.0"/>
        </w:rPr>
        <w:instrText xml:space="preserve"> HYPERLINK "https://doi.org/10.1162/003355301556400"</w:instrText>
      </w:r>
      <w:r>
        <w:rPr>
          <w:rStyle w:val="Hyperlink.0"/>
        </w:rPr>
        <w:fldChar w:fldCharType="separate" w:fldLock="0"/>
      </w:r>
      <w:r>
        <w:rPr>
          <w:rStyle w:val="Hyperlink.0"/>
          <w:rtl w:val="0"/>
        </w:rPr>
        <w:t>Barber &amp; Odean, 2001</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"https://doi.org/10.1093/qje/qjt023"</w:instrText>
      </w:r>
      <w:r>
        <w:rPr>
          <w:rStyle w:val="Hyperlink.0"/>
        </w:rPr>
        <w:fldChar w:fldCharType="separate" w:fldLock="0"/>
      </w:r>
      <w:r>
        <w:rPr>
          <w:rStyle w:val="Hyperlink.0"/>
          <w:rtl w:val="0"/>
        </w:rPr>
        <w:t>Ben-David et al., 2013</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"https://doi.org/10.1016/j.jebo.2021.12.007"</w:instrText>
      </w:r>
      <w:r>
        <w:rPr>
          <w:rStyle w:val="Hyperlink.0"/>
        </w:rPr>
        <w:fldChar w:fldCharType="separate" w:fldLock="0"/>
      </w:r>
      <w:r>
        <w:rPr>
          <w:rStyle w:val="Hyperlink.0"/>
          <w:rtl w:val="0"/>
        </w:rPr>
        <w:t>Huber et al., 2022</w:t>
      </w:r>
      <w:r>
        <w:rPr/>
        <w:fldChar w:fldCharType="end" w:fldLock="0"/>
      </w:r>
      <w:r>
        <w:rPr>
          <w:rtl w:val="0"/>
          <w:lang w:val="en-US"/>
        </w:rPr>
        <w:t>). The second stream concerns the measurement of information intensity in financial markets through news, sentiment, and attention-based indicators (</w:t>
      </w:r>
      <w:r>
        <w:rPr>
          <w:rStyle w:val="Hyperlink.0"/>
        </w:rPr>
        <w:fldChar w:fldCharType="begin" w:fldLock="0"/>
      </w:r>
      <w:r>
        <w:rPr>
          <w:rStyle w:val="Hyperlink.0"/>
        </w:rPr>
        <w:instrText xml:space="preserve"> HYPERLINK "https://doi.org/10.1111/j.1540-6261.2007.01232.x"</w:instrText>
      </w:r>
      <w:r>
        <w:rPr>
          <w:rStyle w:val="Hyperlink.0"/>
        </w:rPr>
        <w:fldChar w:fldCharType="separate" w:fldLock="0"/>
      </w:r>
      <w:r>
        <w:rPr>
          <w:rStyle w:val="Hyperlink.0"/>
          <w:rtl w:val="0"/>
        </w:rPr>
        <w:t>Tetlock, 2007</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"https://doi.org/10.1111/j.1540-6261.2011.01679.x"</w:instrText>
      </w:r>
      <w:r>
        <w:rPr>
          <w:rStyle w:val="Hyperlink.0"/>
        </w:rPr>
        <w:fldChar w:fldCharType="separate" w:fldLock="0"/>
      </w:r>
      <w:r>
        <w:rPr>
          <w:rStyle w:val="Hyperlink.0"/>
          <w:rtl w:val="0"/>
        </w:rPr>
        <w:t>Da et al., 2011</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"https://doi.org/10.1111/j.1540-6261.2006.00885.x"</w:instrText>
      </w:r>
      <w:r>
        <w:rPr>
          <w:rStyle w:val="Hyperlink.0"/>
        </w:rPr>
        <w:fldChar w:fldCharType="separate" w:fldLock="0"/>
      </w:r>
      <w:r>
        <w:rPr>
          <w:rStyle w:val="Hyperlink.0"/>
          <w:rtl w:val="0"/>
        </w:rPr>
        <w:t>Baker &amp; Wurgler, 2006</w:t>
      </w:r>
      <w:r>
        <w:rPr/>
        <w:fldChar w:fldCharType="end" w:fldLock="0"/>
      </w:r>
      <w:r>
        <w:rPr>
          <w:rtl w:val="0"/>
          <w:lang w:val="en-US"/>
        </w:rPr>
        <w:t xml:space="preserve">; </w:t>
      </w:r>
      <w:r>
        <w:rPr>
          <w:rStyle w:val="Hyperlink.0"/>
        </w:rPr>
        <w:fldChar w:fldCharType="begin" w:fldLock="0"/>
      </w:r>
      <w:r>
        <w:rPr>
          <w:rStyle w:val="Hyperlink.0"/>
        </w:rPr>
        <w:instrText xml:space="preserve"> HYPERLINK "https://dx.doi.org/10.2139/ssrn.2631135"</w:instrText>
      </w:r>
      <w:r>
        <w:rPr>
          <w:rStyle w:val="Hyperlink.0"/>
        </w:rPr>
        <w:fldChar w:fldCharType="separate" w:fldLock="0"/>
      </w:r>
      <w:r>
        <w:rPr>
          <w:rStyle w:val="Hyperlink.0"/>
          <w:rtl w:val="0"/>
        </w:rPr>
        <w:t>Song et al., 2015</w:t>
      </w:r>
      <w:r>
        <w:rPr/>
        <w:fldChar w:fldCharType="end" w:fldLock="0"/>
      </w:r>
      <w:r>
        <w:rPr>
          <w:rtl w:val="0"/>
          <w:lang w:val="en-US"/>
        </w:rPr>
        <w:t>). The third stream concerns the design of decision-support systems that explicitly target behavioral vulnerability rather than purely analytical inputs (</w:t>
      </w:r>
      <w:r>
        <w:rPr>
          <w:rStyle w:val="Hyperlink.0"/>
        </w:rPr>
        <w:fldChar w:fldCharType="begin" w:fldLock="0"/>
      </w:r>
      <w:r>
        <w:rPr>
          <w:rStyle w:val="Hyperlink.0"/>
        </w:rPr>
        <w:instrText xml:space="preserve"> HYPERLINK "https://dx.doi.org/10.2139/ssrn.3825110"</w:instrText>
      </w:r>
      <w:r>
        <w:rPr>
          <w:rStyle w:val="Hyperlink.0"/>
        </w:rPr>
        <w:fldChar w:fldCharType="separate" w:fldLock="0"/>
      </w:r>
      <w:r>
        <w:rPr>
          <w:rStyle w:val="Hyperlink.0"/>
          <w:rtl w:val="0"/>
        </w:rPr>
        <w:t>Bianchi et al., 2022</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"https://doi.org/10.1080/15427560.2025.2609644"</w:instrText>
      </w:r>
      <w:r>
        <w:rPr>
          <w:rStyle w:val="Hyperlink.0"/>
        </w:rPr>
        <w:fldChar w:fldCharType="separate" w:fldLock="0"/>
      </w:r>
      <w:r>
        <w:rPr>
          <w:rStyle w:val="Hyperlink.0"/>
          <w:rtl w:val="0"/>
        </w:rPr>
        <w:t>Lim, 2026</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"https://doi.org/10.1016/j.dss.2008.07.010"</w:instrText>
      </w:r>
      <w:r>
        <w:rPr>
          <w:rStyle w:val="Hyperlink.0"/>
        </w:rPr>
        <w:fldChar w:fldCharType="separate" w:fldLock="0"/>
      </w:r>
      <w:r>
        <w:rPr>
          <w:rStyle w:val="Hyperlink.0"/>
          <w:rtl w:val="0"/>
        </w:rPr>
        <w:t>Bhandari et al., 2008</w:t>
      </w:r>
      <w:r>
        <w:rPr/>
        <w:fldChar w:fldCharType="end" w:fldLock="0"/>
      </w:r>
      <w:r>
        <w:rPr>
          <w:rtl w:val="0"/>
          <w:lang w:val="en-US"/>
        </w:rPr>
        <w:t>).</w:t>
      </w:r>
    </w:p>
    <w:p>
      <w:pPr>
        <w:pStyle w:val="Body Text"/>
      </w:pPr>
      <w:r>
        <w:rPr>
          <w:rtl w:val="0"/>
          <w:lang w:val="en-US"/>
        </w:rPr>
        <w:t>The contribution of the present study is to integrate these three streams within a single empirical design that combines a real-time composite information shock measure, a professional sample of equity portfolio managers, a behaviorally grounded decision-support intervention, and a quantitative outcome measure of managerial decision response. As discussed in detail in Chapter 3, this integration of components h</w:t>
      </w:r>
      <w:commentRangeStart w:id="26"/>
      <w:r>
        <w:rPr>
          <w:rtl w:val="0"/>
          <w:lang w:val="en-US"/>
        </w:rPr>
        <w:t>as not been attempted in prior research,</w:t>
      </w:r>
      <w:commentRangeEnd w:id="26"/>
      <w:r>
        <w:commentReference w:id="26"/>
      </w:r>
      <w:r>
        <w:rPr>
          <w:rtl w:val="0"/>
          <w:lang w:val="en-US"/>
        </w:rPr>
        <w:t xml:space="preserve"> which has tended to address one or two of these elements in isolation. The study therefore contributes to behavioral finance by providing empirical evidence on a question that has been recognized but not directly tested in the existing literature.</w:t>
      </w:r>
    </w:p>
    <w:p>
      <w:pPr>
        <w:pStyle w:val="Heading 3"/>
      </w:pPr>
      <w:bookmarkStart w:name="X4c3ef5b923b9c04c344ba179e4218e8b7f21d4d" w:id="27"/>
      <w:r>
        <w:rPr>
          <w:rFonts w:cs="Arial Unicode MS" w:eastAsia="Arial Unicode MS"/>
          <w:rtl w:val="0"/>
          <w:lang w:val="en-US"/>
        </w:rPr>
        <w:t>1.4.2 Practical Relevance for Portfolio Managers</w:t>
      </w:r>
    </w:p>
    <w:p>
      <w:pPr>
        <w:pStyle w:val="First Paragraph"/>
      </w:pPr>
      <w:r>
        <w:rPr>
          <w:rtl w:val="0"/>
          <w:lang w:val="en-US"/>
        </w:rPr>
        <w:t>The practical significance of the study lies in its direct relevance to investment institutions and to the portfolio managers who operate within them. Professional managers face external information shocks routinely in the course of their work, and the quality of their responses to those information shocks has a measurable bearing on the realized performance and risk profile of the portfolios under their management. Existing practice relies extensively on judgment, experience, and informal heuristics in the interpretation of news events; structured behavioral decision-support tools designed for use at the point of decision are comparatively rare.</w:t>
      </w:r>
    </w:p>
    <w:p>
      <w:pPr>
        <w:pStyle w:val="Body Text"/>
      </w:pPr>
      <w:r>
        <w:rPr>
          <w:rtl w:val="0"/>
          <w:lang w:val="en-US"/>
        </w:rPr>
        <w:t xml:space="preserve">A second dimension of practical significance concerns the relationship between investment management practice and investment policy. Investment </w:t>
      </w:r>
      <w:commentRangeStart w:id="28"/>
      <w:r>
        <w:rPr>
          <w:rtl w:val="0"/>
          <w:lang w:val="en-US"/>
        </w:rPr>
        <w:t xml:space="preserve">Policy Statements </w:t>
      </w:r>
      <w:commentRangeEnd w:id="28"/>
      <w:r>
        <w:commentReference w:id="28"/>
      </w:r>
      <w:r>
        <w:rPr>
          <w:rtl w:val="0"/>
          <w:lang w:val="en-US"/>
        </w:rPr>
        <w:t>typically specify objectives, constraints, rebalancing principles, and oversight procedures, but they rarely operationalize behavioral risk in a form that can be applied to specific events. The present study provides a concrete empirical example of how a behavioral indicator can be linked to a structured decision protocol that complements existing governance arrangements without displacing manager judgment. The framework is positioned as decision support rather than decision automation, preserving the manager</w:t>
      </w:r>
      <w:r>
        <w:rPr>
          <w:rtl w:val="0"/>
          <w:lang w:val="en-US"/>
        </w:rPr>
        <w:t>’</w:t>
      </w:r>
      <w:r>
        <w:rPr>
          <w:rtl w:val="0"/>
          <w:lang w:val="en-US"/>
        </w:rPr>
        <w:t>s accountability while introducing a deliberate procedural step that is intended to dampen impulsive responses under conditions of high informational and emotional load.</w:t>
      </w:r>
    </w:p>
    <w:p>
      <w:pPr>
        <w:pStyle w:val="Heading 3"/>
      </w:pPr>
      <w:bookmarkStart w:name="Xfae170f7722e9cef8ce1419b8a93f61d6fd0860" w:id="29"/>
      <w:r>
        <w:rPr>
          <w:rFonts w:cs="Arial Unicode MS" w:eastAsia="Arial Unicode MS"/>
          <w:rtl w:val="0"/>
          <w:lang w:val="en-US"/>
        </w:rPr>
        <w:t>1.4.3 Implications for Risk Management Practices</w:t>
      </w:r>
    </w:p>
    <w:p>
      <w:pPr>
        <w:pStyle w:val="First Paragraph"/>
      </w:pPr>
      <w:r>
        <w:rPr>
          <w:rtl w:val="0"/>
          <w:lang w:val="en-US"/>
        </w:rPr>
        <w:t xml:space="preserve">Risk management functions within investment institutions are typically responsible for the measurement, monitoring, and oversight of portfolio exposures and performance. Behavioral risk </w:t>
      </w:r>
      <w:commentRangeStart w:id="30"/>
      <w:r>
        <w:rPr>
          <w:rtl w:val="0"/>
          <w:lang w:val="en-US"/>
        </w:rPr>
        <w:t xml:space="preserve">– </w:t>
      </w:r>
      <w:r>
        <w:rPr>
          <w:rtl w:val="0"/>
          <w:lang w:val="en-US"/>
        </w:rPr>
        <w:t xml:space="preserve">the risk that decision-makers will systematically depart from disciplined investment processes in ways that affect portfolio outcomes </w:t>
      </w:r>
      <w:r>
        <w:rPr>
          <w:rtl w:val="0"/>
          <w:lang w:val="en-US"/>
        </w:rPr>
        <w:t>–</w:t>
      </w:r>
      <w:commentRangeEnd w:id="30"/>
      <w:r>
        <w:commentReference w:id="30"/>
      </w:r>
      <w:r>
        <w:rPr>
          <w:rtl w:val="0"/>
          <w:lang w:val="en-US"/>
        </w:rPr>
        <w:t xml:space="preserve"> is recognized conceptually within the risk management discipline but is rarely operationalized through specific indicators or controls</w:t>
      </w:r>
      <w:ins w:id="31" w:date="2026-05-29T14:59:00Z" w:author="Stefano Canossa">
        <w:r>
          <w:rPr>
            <w:rtl w:val="0"/>
            <w:lang w:val="de-DE"/>
          </w:rPr>
          <w:t xml:space="preserve"> (add a reference here to support your statement)</w:t>
        </w:r>
      </w:ins>
      <w:r>
        <w:rPr>
          <w:rtl w:val="0"/>
          <w:lang w:val="en-US"/>
        </w:rPr>
        <w:t>. The present study contributes to this area by demonstrating how a behavioral decision-support indicator can be constructed from publicly available market and news data and integrated into existing risk governance frameworks.</w:t>
      </w:r>
    </w:p>
    <w:p>
      <w:pPr>
        <w:pStyle w:val="Body Text"/>
      </w:pPr>
      <w:r>
        <w:rPr>
          <w:rtl w:val="0"/>
          <w:lang w:val="en-US"/>
        </w:rPr>
        <w:t xml:space="preserve">The implications extend to several risk-management practices, including the design of pre-trade controls, the structure of escalation procedures for high-impact events, the conduct of post-event reviews, and the development of behavioral risk indicators that complement existing market-risk and operational-risk measurement. The study does not propose to replace established risk management instruments; </w:t>
      </w:r>
      <w:commentRangeStart w:id="32"/>
      <w:r>
        <w:rPr>
          <w:rtl w:val="0"/>
          <w:lang w:val="en-US"/>
        </w:rPr>
        <w:t>rather, it suggests an additional layer of behavioral risk awareness that operates at the level of the individual decision and that is anchored in observable market and information characteristics.</w:t>
      </w:r>
      <w:commentRangeEnd w:id="32"/>
      <w:r>
        <w:commentReference w:id="32"/>
      </w:r>
    </w:p>
    <w:p>
      <w:pPr>
        <w:pStyle w:val="Heading 2"/>
      </w:pPr>
      <w:bookmarkStart w:name="scopeanddelimitations" w:id="33"/>
      <w:r>
        <w:rPr>
          <w:rFonts w:cs="Arial Unicode MS" w:eastAsia="Arial Unicode MS"/>
          <w:rtl w:val="0"/>
          <w:lang w:val="en-US"/>
        </w:rPr>
        <w:t>1.5 Scope and Delimitations</w:t>
      </w:r>
      <w:bookmarkEnd w:id="33"/>
      <w:bookmarkEnd w:id="29"/>
    </w:p>
    <w:p>
      <w:pPr>
        <w:pStyle w:val="Heading 3"/>
      </w:pPr>
      <w:bookmarkStart w:name="assetclassesandmarketcoverage" w:id="34"/>
      <w:r>
        <w:rPr>
          <w:rFonts w:cs="Arial Unicode MS" w:eastAsia="Arial Unicode MS"/>
          <w:rtl w:val="0"/>
          <w:lang w:val="en-US"/>
        </w:rPr>
        <w:t>1.5.1 Asset Classes and Market Coverage</w:t>
      </w:r>
    </w:p>
    <w:p>
      <w:pPr>
        <w:pStyle w:val="First Paragraph"/>
      </w:pPr>
      <w:r>
        <w:rPr>
          <w:rtl w:val="0"/>
          <w:lang w:val="en-US"/>
        </w:rPr>
        <w:t>The empirical scope of the study is restricted to publicly traded U.S. equities of large- and mid-capitalisation issuers across the principal Global Industry Classification Standard sectors. This restriction is motivated by three considerations. First, the U.S. large- and mid-cap equity universe provides a deep and continuous supply of public news events, analyst actions, and earnings announcements that are systematically tractable for the construction of event-level information shock measures. Second, U.S. equity markets offer high-quality intraday market data with consistent transparency conventions, which is required for the identification of short-horizon market responses to information events. Third, equity portfolio managers represent a well-defined professional population from which a study sample can be recruited with comparable role responsibilities and decision authority.</w:t>
      </w:r>
    </w:p>
    <w:p>
      <w:pPr>
        <w:pStyle w:val="Body Text"/>
      </w:pPr>
      <w:r>
        <w:rPr>
          <w:rtl w:val="0"/>
          <w:lang w:val="en-US"/>
        </w:rPr>
        <w:t>Within this scope, the study does not extend to fixed income, foreign exchange, commodities, derivatives, or private market instruments. Multi-asset and asset-allocation decisions are likewise outside the scope of the empirical analysis. Findings reported in subsequent chapters are interpreted within th</w:t>
      </w:r>
      <w:commentRangeStart w:id="35"/>
      <w:r>
        <w:rPr>
          <w:rtl w:val="0"/>
          <w:lang w:val="en-US"/>
        </w:rPr>
        <w:t>e boundaries of the equity portfolio management context and are not claimed to generalise without further validation to other asset classes or to portfolio managers operating under materially different mandates.</w:t>
      </w:r>
      <w:commentRangeEnd w:id="35"/>
      <w:r>
        <w:commentReference w:id="35"/>
      </w:r>
    </w:p>
    <w:p>
      <w:pPr>
        <w:pStyle w:val="Heading 3"/>
      </w:pPr>
      <w:bookmarkStart w:name="timehorizonandfrequencyofdecisions" w:id="36"/>
      <w:r>
        <w:rPr>
          <w:rFonts w:cs="Arial Unicode MS" w:eastAsia="Arial Unicode MS"/>
          <w:rtl w:val="0"/>
          <w:lang w:val="en-US"/>
        </w:rPr>
        <w:t>1.5.2 Time Horizon and Frequency of Decisions</w:t>
      </w:r>
    </w:p>
    <w:p>
      <w:pPr>
        <w:pStyle w:val="First Paragraph"/>
      </w:pPr>
      <w:r>
        <w:rPr>
          <w:rtl w:val="0"/>
          <w:lang w:val="en-US"/>
        </w:rPr>
        <w:t>The study examines short-horizon decision responses to discrete information events. The relevant decision horizon is the interval between the arrival of a public information event and the subsequent trading session in which a portfolio manager may act on the information. This horizon is the period during which the cognitive and emotional load associated with external information shocks is most acute, during which short-term price overshooting and reversal are most pronounced (</w:t>
      </w:r>
      <w:r>
        <w:rPr>
          <w:rStyle w:val="Hyperlink.0"/>
        </w:rPr>
        <w:fldChar w:fldCharType="begin" w:fldLock="0"/>
      </w:r>
      <w:r>
        <w:rPr>
          <w:rStyle w:val="Hyperlink.0"/>
        </w:rPr>
        <w:instrText xml:space="preserve"> HYPERLINK "https://doi.org/10.1016/j.irfa.2024.103219"</w:instrText>
      </w:r>
      <w:r>
        <w:rPr>
          <w:rStyle w:val="Hyperlink.0"/>
        </w:rPr>
        <w:fldChar w:fldCharType="separate" w:fldLock="0"/>
      </w:r>
      <w:r>
        <w:rPr>
          <w:rStyle w:val="Hyperlink.0"/>
          <w:rtl w:val="0"/>
        </w:rPr>
        <w:t>Meng et al., 2024</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"https://doi.org/10.1111/1475-679X.12352"</w:instrText>
      </w:r>
      <w:r>
        <w:rPr>
          <w:rStyle w:val="Hyperlink.0"/>
        </w:rPr>
        <w:fldChar w:fldCharType="separate" w:fldLock="0"/>
      </w:r>
      <w:r>
        <w:rPr>
          <w:rStyle w:val="Hyperlink.0"/>
          <w:rtl w:val="0"/>
        </w:rPr>
        <w:t>Cremers et al., 2021</w:t>
      </w:r>
      <w:r>
        <w:rPr/>
        <w:fldChar w:fldCharType="end" w:fldLock="0"/>
      </w:r>
      <w:r>
        <w:rPr>
          <w:rtl w:val="0"/>
          <w:lang w:val="en-US"/>
        </w:rPr>
        <w:t>), and during which the operational relevance of a decision-support intervention is most directly observable.</w:t>
      </w:r>
    </w:p>
    <w:p>
      <w:pPr>
        <w:pStyle w:val="Body Text"/>
      </w:pPr>
      <w:r>
        <w:rPr>
          <w:rtl w:val="0"/>
          <w:lang w:val="en-US"/>
        </w:rPr>
        <w:t>The study does not address strategic or long-horizon asset-allocation decisions, life-cycle planning, or the multi-period management of liability-driven portfolios. Each of these domains involves distinct decision processes and distinct sources of behavioral risk that fall outside the present empirical design. The f</w:t>
      </w:r>
      <w:commentRangeStart w:id="37"/>
      <w:r>
        <w:rPr>
          <w:rtl w:val="0"/>
          <w:lang w:val="en-US"/>
        </w:rPr>
        <w:t>indings reported in Chapter 5 should be interpreted as applying to the immediate decision response of equity portfolio managers to discrete external information events at the level of individual portfolio holdings.</w:t>
      </w:r>
      <w:commentRangeEnd w:id="37"/>
      <w:r>
        <w:commentReference w:id="37"/>
      </w:r>
    </w:p>
    <w:p>
      <w:pPr>
        <w:pStyle w:val="Heading 3"/>
      </w:pPr>
      <w:bookmarkStart w:name="methodologicalboundariesofthestudy" w:id="38"/>
      <w:r>
        <w:rPr>
          <w:rFonts w:cs="Arial Unicode MS" w:eastAsia="Arial Unicode MS"/>
          <w:rtl w:val="0"/>
          <w:lang w:val="en-US"/>
        </w:rPr>
        <w:t>1.5.3 Methodological Boundaries of the Study</w:t>
      </w:r>
    </w:p>
    <w:p>
      <w:pPr>
        <w:pStyle w:val="First Paragraph"/>
      </w:pPr>
      <w:r>
        <w:rPr>
          <w:rtl w:val="0"/>
          <w:lang w:val="en-US"/>
        </w:rPr>
        <w:t xml:space="preserve">The empirical study is conducted as a </w:t>
      </w:r>
      <w:commentRangeStart w:id="39"/>
      <w:r>
        <w:rPr>
          <w:rtl w:val="0"/>
          <w:lang w:val="en-US"/>
        </w:rPr>
        <w:t xml:space="preserve">within-subject quasi-experimental </w:t>
      </w:r>
      <w:commentRangeEnd w:id="39"/>
      <w:r>
        <w:commentReference w:id="39"/>
      </w:r>
      <w:r>
        <w:rPr>
          <w:rtl w:val="0"/>
          <w:lang w:val="en-US"/>
        </w:rPr>
        <w:t>scenario survey administered to professional equity portfolio managers. This design captures stated decision responses to standardized scenarios rather than observed trading behavior in live portfolios. The methodological boundaries of this approach are recognized and are discussed in detail in Chapters 2 and 4. The study evaluates the relationship between information shock intensity and stated decision response, and the moderating role of a structured decision-support indicator, under the controlled conditions afforded by the scenario design. The translation of stated decision responses into portfolio outcomes is conducted through simulation conventions that are fully specified in Chapter 4 and whose limitations are recorded explicitly.</w:t>
      </w:r>
    </w:p>
    <w:p>
      <w:pPr>
        <w:pStyle w:val="Body Text"/>
      </w:pPr>
      <w:r>
        <w:rPr>
          <w:rtl w:val="0"/>
          <w:lang w:val="en-US"/>
        </w:rPr>
        <w:t>The study employs publicly available market and news data for the construction of event-level shock characteristics. The composite indicator developed in this thesis is constructed from observable and reproducible inputs and does not rely on proprietary information sources. The analytical methodology is anchored in established econometric techniques, including cluster-robust regression and respondent-level fixed-effects estimation, and is documented in Chapter 5. The methodological boundaries of the study therefore concern both the use of stated rather than revealed preferences and the dependence of portfolio-level inferences on simulation conventions, both of which are made transparent so that readers may form independent judgments about the strength and generalisability of the findings.</w:t>
      </w:r>
    </w:p>
    <w:p>
      <w:pPr>
        <w:pStyle w:val="Heading 2"/>
      </w:pPr>
      <w:bookmarkStart w:name="structureofthethesis" w:id="40"/>
      <w:r>
        <w:rPr>
          <w:rFonts w:cs="Arial Unicode MS" w:eastAsia="Arial Unicode MS"/>
          <w:rtl w:val="0"/>
          <w:lang w:val="en-US"/>
        </w:rPr>
        <w:t>1.6 Structure of the Thesis</w:t>
      </w:r>
    </w:p>
    <w:p>
      <w:pPr>
        <w:pStyle w:val="First Paragraph"/>
      </w:pPr>
      <w:r>
        <w:rPr>
          <w:rtl w:val="0"/>
          <w:lang w:val="en-US"/>
        </w:rPr>
        <w:t>The thesis is organized into six chapters. Chapter 1, the present chapter, introduces the problem, the motivation for the study, and the scope of the empirical research. Chapter 2 defines the objectives of the study, formulates the research questions and hypothesis statements, presents operational definitions of key terms, and records the assumptions and limitations that bound interpretation of the findings. Chapter 3 reviews the academic literature on behavioral finance, managerial decision-making under uncertainty, structured tools for the mitigation of behavioral bias, and the implications for portfolio management, concluding with a systematic mapping of the gaps in existing research that the study addresses. Chapter 4 documents the research data, the construction of the composite Shock Score, and the design of the primary survey instrument used to collect professional managers</w:t>
      </w:r>
      <w:r>
        <w:rPr>
          <w:rtl w:val="0"/>
          <w:lang w:val="en-US"/>
        </w:rPr>
        <w:t xml:space="preserve">’ </w:t>
      </w:r>
      <w:r>
        <w:rPr>
          <w:rtl w:val="0"/>
          <w:lang w:val="en-US"/>
        </w:rPr>
        <w:t>decision responses. Chapter 5 presents the empirical analysis and statistical results, including descriptive statistics, the principal regression specifications used to evaluate the hypotheses, and robustness checks. Chapter 6 states the conclusions, formulates practical recommendations for portfolio managers and risk governance practitioners, identifies areas for further research, and discusses the ethical considerations and broader societal implications of the findings.</w:t>
      </w:r>
    </w:p>
    <w:p>
      <w:pPr>
        <w:pStyle w:val="Heading"/>
      </w:pPr>
      <w:bookmarkStart w:name="chapter2.objectivesofthestudy" w:id="41"/>
      <w:r>
        <w:rPr>
          <w:rFonts w:cs="Arial Unicode MS" w:eastAsia="Arial Unicode MS"/>
          <w:rtl w:val="0"/>
          <w:lang w:val="en-US"/>
        </w:rPr>
        <w:t>Chapter 2. Objectives of the Study</w:t>
      </w:r>
      <w:bookmarkEnd w:id="41"/>
      <w:bookmarkEnd w:id="40"/>
    </w:p>
    <w:p>
      <w:pPr>
        <w:pStyle w:val="Heading 2"/>
      </w:pPr>
      <w:bookmarkStart w:name="chapterintroduction" w:id="42"/>
      <w:r>
        <w:rPr>
          <w:rFonts w:cs="Arial Unicode MS" w:eastAsia="Arial Unicode MS"/>
          <w:rtl w:val="0"/>
          <w:lang w:val="en-US"/>
        </w:rPr>
        <w:t>2.1 Chapter Introduction</w:t>
      </w:r>
    </w:p>
    <w:p>
      <w:pPr>
        <w:pStyle w:val="First Paragraph"/>
      </w:pPr>
      <w:r>
        <w:rPr>
          <w:rtl w:val="0"/>
          <w:lang w:val="en-US"/>
        </w:rPr>
        <w:t>Chapter 2 defines the research scope and agenda for the study. It restates the managerial problem motivating the research (Section 2.2), specifies the objectives that guide the empirical work (Section 2.3), and presents the research questions and hypothesis statements to be evaluated (Sections 2.4 to 2.6). The chapter also provides operational definitions of key terms and records the assumptions and limitations that bound interpretation of the findings (Section 2.8).</w:t>
      </w:r>
    </w:p>
    <w:p>
      <w:pPr>
        <w:pStyle w:val="Heading 2"/>
      </w:pPr>
      <w:bookmarkStart w:name="problemstatement" w:id="43"/>
      <w:r>
        <w:rPr>
          <w:rFonts w:cs="Arial Unicode MS" w:eastAsia="Arial Unicode MS"/>
          <w:rtl w:val="0"/>
          <w:lang w:val="de-DE"/>
        </w:rPr>
        <w:t>2.2 Problem Statement</w:t>
      </w:r>
    </w:p>
    <w:p>
      <w:pPr>
        <w:pStyle w:val="First Paragraph"/>
      </w:pPr>
      <w:r>
        <w:rPr>
          <w:rtl w:val="0"/>
          <w:lang w:val="en-US"/>
        </w:rPr>
        <w:t>When quarterly earnings results are issued after market close or a central bank announces an unexpected policy shift, portfolio managers face immediate pressure to reassess positions before the next trading session. These decisions are made under uncertainty, information overload, and rapidly evolving market narratives (</w:t>
      </w:r>
      <w:r>
        <w:rPr>
          <w:rStyle w:val="Hyperlink.0"/>
        </w:rPr>
        <w:fldChar w:fldCharType="begin" w:fldLock="0"/>
      </w:r>
      <w:r>
        <w:rPr>
          <w:rStyle w:val="Hyperlink.0"/>
        </w:rPr>
        <w:instrText xml:space="preserve"> HYPERLINK "https://doi.org/10.1146/annurev-financial-092214-043752"</w:instrText>
      </w:r>
      <w:r>
        <w:rPr>
          <w:rStyle w:val="Hyperlink.0"/>
        </w:rPr>
        <w:fldChar w:fldCharType="separate" w:fldLock="0"/>
      </w:r>
      <w:r>
        <w:rPr>
          <w:rStyle w:val="Hyperlink.0"/>
          <w:rtl w:val="0"/>
        </w:rPr>
        <w:t>Hirshleifer, 2015</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"https://doi.org/10.2307/1914185"</w:instrText>
      </w:r>
      <w:r>
        <w:rPr>
          <w:rStyle w:val="Hyperlink.0"/>
        </w:rPr>
        <w:fldChar w:fldCharType="separate" w:fldLock="0"/>
      </w:r>
      <w:r>
        <w:rPr>
          <w:rStyle w:val="Hyperlink.0"/>
          <w:rtl w:val="0"/>
        </w:rPr>
        <w:t>Kahneman &amp; Tversky, 1979</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"https://doi.org/10.1016/j.jfineco.2005.05.003"</w:instrText>
      </w:r>
      <w:r>
        <w:rPr>
          <w:rStyle w:val="Hyperlink.0"/>
        </w:rPr>
        <w:fldChar w:fldCharType="separate" w:fldLock="0"/>
      </w:r>
      <w:r>
        <w:rPr>
          <w:rStyle w:val="Hyperlink.0"/>
          <w:rtl w:val="0"/>
        </w:rPr>
        <w:t>Peng &amp; Xiong, 2006</w:t>
      </w:r>
      <w:r>
        <w:rPr/>
        <w:fldChar w:fldCharType="end" w:fldLock="0"/>
      </w:r>
      <w:r>
        <w:rPr>
          <w:rtl w:val="0"/>
          <w:lang w:val="en-US"/>
        </w:rPr>
        <w:t>). In such environments, emotionally salient external information shocks can increase cognitive load and compress the time available for deliberation. Prior work suggests that these conditions may lead to systematic deviations from disciplined decision-making (</w:t>
      </w:r>
      <w:r>
        <w:rPr>
          <w:rStyle w:val="Hyperlink.0"/>
        </w:rPr>
        <w:fldChar w:fldCharType="begin" w:fldLock="0"/>
      </w:r>
      <w:r>
        <w:rPr>
          <w:rStyle w:val="Hyperlink.0"/>
        </w:rPr>
        <w:instrText xml:space="preserve"> HYPERLINK "https://doi.org/10.1093/oso/9780195304213.001.0001"</w:instrText>
      </w:r>
      <w:r>
        <w:rPr>
          <w:rStyle w:val="Hyperlink.0"/>
        </w:rPr>
        <w:fldChar w:fldCharType="separate" w:fldLock="0"/>
      </w:r>
      <w:r>
        <w:rPr>
          <w:rStyle w:val="Hyperlink.0"/>
          <w:rtl w:val="0"/>
        </w:rPr>
        <w:t>Shefrin, 2002</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"https://doi.org/10.1093/rfs/hhm079"</w:instrText>
      </w:r>
      <w:r>
        <w:rPr>
          <w:rStyle w:val="Hyperlink.0"/>
        </w:rPr>
        <w:fldChar w:fldCharType="separate" w:fldLock="0"/>
      </w:r>
      <w:r>
        <w:rPr>
          <w:rStyle w:val="Hyperlink.0"/>
          <w:rtl w:val="0"/>
        </w:rPr>
        <w:t>Barber &amp; Odean, 2008</w:t>
      </w:r>
      <w:r>
        <w:rPr/>
        <w:fldChar w:fldCharType="end" w:fldLock="0"/>
      </w:r>
      <w:r>
        <w:rPr>
          <w:rtl w:val="0"/>
          <w:lang w:val="en-US"/>
        </w:rPr>
        <w:t>). In portfolio management, such deviations can manifest as procyclical rebalancing (</w:t>
      </w:r>
      <w:r>
        <w:rPr>
          <w:rStyle w:val="Hyperlink.0"/>
        </w:rPr>
        <w:fldChar w:fldCharType="begin" w:fldLock="0"/>
      </w:r>
      <w:r>
        <w:rPr>
          <w:rStyle w:val="Hyperlink.0"/>
        </w:rPr>
        <w:instrText xml:space="preserve"> HYPERLINK "https://doi.org/10.2139/ssrn.5122748"</w:instrText>
      </w:r>
      <w:r>
        <w:rPr>
          <w:rStyle w:val="Hyperlink.0"/>
        </w:rPr>
        <w:fldChar w:fldCharType="separate" w:fldLock="0"/>
      </w:r>
      <w:r>
        <w:rPr>
          <w:rStyle w:val="Hyperlink.0"/>
          <w:rtl w:val="0"/>
        </w:rPr>
        <w:t>Harvey et al., 2025</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"https://doi.org/10.3905/JFDS.2021.1.085"</w:instrText>
      </w:r>
      <w:r>
        <w:rPr>
          <w:rStyle w:val="Hyperlink.0"/>
        </w:rPr>
        <w:fldChar w:fldCharType="separate" w:fldLock="0"/>
      </w:r>
      <w:r>
        <w:rPr>
          <w:rStyle w:val="Hyperlink.0"/>
          <w:rtl w:val="0"/>
        </w:rPr>
        <w:t>Elkind et al., 2022</w:t>
      </w:r>
      <w:r>
        <w:rPr/>
        <w:fldChar w:fldCharType="end" w:fldLock="0"/>
      </w:r>
      <w:r>
        <w:rPr>
          <w:rtl w:val="0"/>
          <w:lang w:val="en-US"/>
        </w:rPr>
        <w:t>), excessive turnover (</w:t>
      </w:r>
      <w:r>
        <w:rPr>
          <w:rStyle w:val="Hyperlink.0"/>
        </w:rPr>
        <w:fldChar w:fldCharType="begin" w:fldLock="0"/>
      </w:r>
      <w:r>
        <w:rPr>
          <w:rStyle w:val="Hyperlink.0"/>
        </w:rPr>
        <w:instrText xml:space="preserve"> HYPERLINK "https://dx.doi.org/10.2139/ssrn.219228"</w:instrText>
      </w:r>
      <w:r>
        <w:rPr>
          <w:rStyle w:val="Hyperlink.0"/>
        </w:rPr>
        <w:fldChar w:fldCharType="separate" w:fldLock="0"/>
      </w:r>
      <w:r>
        <w:rPr>
          <w:rStyle w:val="Hyperlink.0"/>
          <w:rtl w:val="0"/>
        </w:rPr>
        <w:t>Barber &amp; Odean, 2000</w:t>
      </w:r>
      <w:r>
        <w:rPr/>
        <w:fldChar w:fldCharType="end" w:fldLock="0"/>
      </w:r>
      <w:r>
        <w:rPr>
          <w:rtl w:val="0"/>
          <w:lang w:val="en-US"/>
        </w:rPr>
        <w:t>), delayed adjustment, or temporary departures from strategic risk targets. Each of these patterns may degrade risk-adjusted returns and increase drawdown exposure over short horizons.</w:t>
      </w:r>
    </w:p>
    <w:p>
      <w:pPr>
        <w:pStyle w:val="Body Text"/>
      </w:pPr>
      <w:r>
        <w:rPr>
          <w:rtl w:val="0"/>
          <w:lang w:val="en-US"/>
        </w:rPr>
        <w:t>The research problem addressed in this thesis is twofold. First, the study examines whether external financial information shocks are associated with systematic changes in managers</w:t>
      </w:r>
      <w:r>
        <w:rPr>
          <w:rtl w:val="0"/>
          <w:lang w:val="en-US"/>
        </w:rPr>
        <w:t xml:space="preserve">’ </w:t>
      </w:r>
      <w:r>
        <w:rPr>
          <w:rtl w:val="0"/>
          <w:lang w:val="en-US"/>
        </w:rPr>
        <w:t xml:space="preserve">immediate risk stance. Second, it evaluates whether a structured decision-support indicator </w:t>
      </w:r>
      <w:r>
        <w:rPr>
          <w:rtl w:val="0"/>
          <w:lang w:val="en-US"/>
        </w:rPr>
        <w:t xml:space="preserve">— </w:t>
      </w:r>
      <w:r>
        <w:rPr>
          <w:rtl w:val="0"/>
          <w:lang w:val="en-US"/>
        </w:rPr>
        <w:t xml:space="preserve">the Shock Score </w:t>
      </w:r>
      <w:r>
        <w:rPr>
          <w:rtl w:val="0"/>
          <w:lang w:val="en-US"/>
        </w:rPr>
        <w:t xml:space="preserve">— </w:t>
      </w:r>
      <w:r>
        <w:rPr>
          <w:rtl w:val="0"/>
          <w:lang w:val="en-US"/>
        </w:rPr>
        <w:t>is associated with changes in investment decision outcomes when managers face information shock conditions.</w:t>
      </w:r>
    </w:p>
    <w:p>
      <w:pPr>
        <w:pStyle w:val="Body Text"/>
      </w:pPr>
      <w:r>
        <w:rPr>
          <w:rtl w:val="0"/>
          <w:lang w:val="en-US"/>
        </w:rPr>
        <w:t>The Shock Score plays two roles in the study. It serves, first, as a continuous measure of information shock intensity for analyzing the relationship between information shocks and decisions. It serves, second, as an experimental treatment condition in which the Shock Score dashboard is displayed to managers during scenario evaluation in order to structure their interpretation of information and dampen the influence of emotional and cognitive biases. The study is framed as quantitative research on professional decision-making rather than as a claim about market inefficiency or return predictability.</w:t>
      </w:r>
    </w:p>
    <w:p>
      <w:pPr>
        <w:pStyle w:val="Body Text"/>
      </w:pPr>
      <w:r>
        <w:rPr>
          <w:rtl w:val="0"/>
          <w:lang w:val="en-US"/>
        </w:rPr>
        <w:t>The behavioral finance literature documents that earnings announcements and other discrete information events frequently produce short-term price overreaction followed by partial reversal, consistent with attention-driven trading and emotional processing of salient news (</w:t>
      </w:r>
      <w:r>
        <w:rPr>
          <w:rStyle w:val="Hyperlink.0"/>
        </w:rPr>
        <w:fldChar w:fldCharType="begin" w:fldLock="0"/>
      </w:r>
      <w:r>
        <w:rPr>
          <w:rStyle w:val="Hyperlink.0"/>
        </w:rPr>
        <w:instrText xml:space="preserve"> HYPERLINK "https://papers.ssrn.com/sol3/papers.cfm?abstract_id=2891216"</w:instrText>
      </w:r>
      <w:r>
        <w:rPr>
          <w:rStyle w:val="Hyperlink.0"/>
        </w:rPr>
        <w:fldChar w:fldCharType="separate" w:fldLock="0"/>
      </w:r>
      <w:r>
        <w:rPr>
          <w:rStyle w:val="Hyperlink.0"/>
          <w:rtl w:val="0"/>
        </w:rPr>
        <w:t>Jiang &amp; Zhu, 2016</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"https://doi.org/10.1016/j.irfa.2024.103219"</w:instrText>
      </w:r>
      <w:r>
        <w:rPr>
          <w:rStyle w:val="Hyperlink.0"/>
        </w:rPr>
        <w:fldChar w:fldCharType="separate" w:fldLock="0"/>
      </w:r>
      <w:r>
        <w:rPr>
          <w:rStyle w:val="Hyperlink.0"/>
          <w:rtl w:val="0"/>
        </w:rPr>
        <w:t>Meng et al., 2024</w:t>
      </w:r>
      <w:r>
        <w:rPr/>
        <w:fldChar w:fldCharType="end" w:fldLock="0"/>
      </w:r>
      <w:r>
        <w:rPr>
          <w:rtl w:val="0"/>
          <w:lang w:val="en-US"/>
        </w:rPr>
        <w:t>). The intraday price dynamics of Meta Platforms Inc.</w:t>
      </w:r>
      <w:r>
        <w:rPr>
          <w:rtl w:val="0"/>
          <w:lang w:val="en-US"/>
        </w:rPr>
        <w:t> </w:t>
      </w:r>
      <w:r>
        <w:rPr>
          <w:rtl w:val="0"/>
          <w:lang w:val="en-US"/>
        </w:rPr>
        <w:t xml:space="preserve">on 2 February 2026, which coincided with the public release of quarterly earnings results, illustrate this pattern. The announcement triggered a rapid upward price adjustment together with elevated trading volume, consistent with a positive earnings surprise. Despite the positive informational content, the immediate price response was followed by pronounced short-term volatility and partial reversal </w:t>
      </w:r>
      <w:r>
        <w:rPr>
          <w:rtl w:val="0"/>
          <w:lang w:val="en-US"/>
        </w:rPr>
        <w:t xml:space="preserve">— </w:t>
      </w:r>
      <w:r>
        <w:rPr>
          <w:rtl w:val="0"/>
          <w:lang w:val="en-US"/>
        </w:rPr>
        <w:t>a sequence consistent with the short-horizon overreaction patterns documented in the empirical literature (</w:t>
      </w:r>
      <w:r>
        <w:rPr>
          <w:rStyle w:val="Hyperlink.0"/>
        </w:rPr>
        <w:fldChar w:fldCharType="begin" w:fldLock="0"/>
      </w:r>
      <w:r>
        <w:rPr>
          <w:rStyle w:val="Hyperlink.0"/>
        </w:rPr>
        <w:instrText xml:space="preserve"> HYPERLINK "https://doi.org/10.1146/annurev-financial-092214-043752"</w:instrText>
      </w:r>
      <w:r>
        <w:rPr>
          <w:rStyle w:val="Hyperlink.0"/>
        </w:rPr>
        <w:fldChar w:fldCharType="separate" w:fldLock="0"/>
      </w:r>
      <w:r>
        <w:rPr>
          <w:rStyle w:val="Hyperlink.0"/>
          <w:rtl w:val="0"/>
        </w:rPr>
        <w:t>Hirshleifer, 2015</w:t>
      </w:r>
      <w:r>
        <w:rPr/>
        <w:fldChar w:fldCharType="end" w:fldLock="0"/>
      </w:r>
      <w:r>
        <w:rPr>
          <w:rtl w:val="0"/>
          <w:lang w:val="en-US"/>
        </w:rPr>
        <w:t>).</w:t>
      </w:r>
    </w:p>
    <w:p>
      <w:pPr>
        <w:pStyle w:val="Body"/>
        <w:spacing w:line="240" w:lineRule="auto"/>
      </w:pPr>
      <w:r>
        <w:rPr>
          <w:rFonts w:ascii="Arial Unicode MS" w:cs="Arial Unicode MS" w:hAnsi="Arial Unicode MS" w:eastAsia="Arial Unicode MS"/>
          <w:b w:val="0"/>
          <w:bCs w:val="0"/>
          <w:i w:val="0"/>
          <w:iCs w:val="0"/>
        </w:rPr>
        <w:br w:type="page"/>
      </w:r>
    </w:p>
    <w:p>
      <w:pPr>
        <w:pStyle w:val="Body Text"/>
      </w:pPr>
      <w:r>
        <w:rPr>
          <w:b w:val="1"/>
          <w:bCs w:val="1"/>
          <w:rtl w:val="0"/>
          <w:lang w:val="en-US"/>
        </w:rPr>
        <w:t>Figure 2.1</w:t>
      </w:r>
    </w:p>
    <w:p>
      <w:pPr>
        <w:pStyle w:val="Body Text"/>
      </w:pPr>
      <w:r>
        <w:rPr>
          <w:i w:val="1"/>
          <w:iCs w:val="1"/>
          <w:rtl w:val="0"/>
          <w:lang w:val="en-US"/>
        </w:rPr>
        <w:t>Intraday Price Movement of Meta Platforms Inc.</w:t>
      </w:r>
      <w:r>
        <w:rPr>
          <w:i w:val="1"/>
          <w:iCs w:val="1"/>
          <w:rtl w:val="0"/>
          <w:lang w:val="en-US"/>
        </w:rPr>
        <w:t> </w:t>
      </w:r>
      <w:r>
        <w:rPr>
          <w:i w:val="1"/>
          <w:iCs w:val="1"/>
          <w:rtl w:val="0"/>
          <w:lang w:val="en-US"/>
        </w:rPr>
        <w:t>on 2 February 2026 Following the Release of Quarterly Earnings Results, Illustrating a Short-Horizon Market Reaction to an External Information Shock</w:t>
      </w:r>
    </w:p>
    <w:p>
      <w:pPr>
        <w:pStyle w:val="Body Text"/>
      </w:pPr>
      <w:r>
        <w:drawing xmlns:a="http://schemas.openxmlformats.org/drawingml/2006/main">
          <wp:inline distT="0" distB="0" distL="0" distR="0">
            <wp:extent cx="5943600" cy="2889787"/>
            <wp:effectExtent l="0" t="0" r="0" b="0"/>
            <wp:docPr id="1073741825" name="officeArt object" descr="Picture"/>
            <wp:cNvGraphicFramePr/>
            <a:graphic xmlns:a="http://schemas.openxmlformats.org/drawingml/2006/main">
              <a:graphicData uri="http://schemas.openxmlformats.org/drawingml/2006/picture">
                <pic:pic xmlns:pic="http://schemas.openxmlformats.org/drawingml/2006/picture">
                  <pic:nvPicPr>
                    <pic:cNvPr id="1073741825" name="Picture" descr="Picture"/>
                    <pic:cNvPicPr>
                      <a:picLocks noChangeAspect="1"/>
                    </pic:cNvPicPr>
                  </pic:nvPicPr>
                  <pic:blipFill>
                    <a:blip r:embed="rId4">
                      <a:extLst/>
                    </a:blip>
                    <a:stretch>
                      <a:fillRect/>
                    </a:stretch>
                  </pic:blipFill>
                  <pic:spPr>
                    <a:xfrm>
                      <a:off x="0" y="0"/>
                      <a:ext cx="5943600" cy="2889787"/>
                    </a:xfrm>
                    <a:prstGeom prst="rect">
                      <a:avLst/>
                    </a:prstGeom>
                    <a:ln w="12700" cap="flat">
                      <a:noFill/>
                      <a:miter lim="400000"/>
                    </a:ln>
                    <a:effectLst/>
                  </pic:spPr>
                </pic:pic>
              </a:graphicData>
            </a:graphic>
          </wp:inline>
        </w:drawing>
      </w:r>
    </w:p>
    <w:p>
      <w:pPr>
        <w:pStyle w:val="Body Text"/>
      </w:pPr>
      <w:r>
        <w:rPr>
          <w:i w:val="1"/>
          <w:iCs w:val="1"/>
          <w:rtl w:val="0"/>
          <w:lang w:val="en-US"/>
        </w:rPr>
        <w:t>Note.</w:t>
      </w:r>
      <w:r>
        <w:rPr>
          <w:rtl w:val="0"/>
          <w:lang w:val="en-US"/>
        </w:rPr>
        <w:t xml:space="preserve"> Intraday price and volume data for Meta Platforms Inc.</w:t>
      </w:r>
      <w:r>
        <w:rPr>
          <w:rtl w:val="0"/>
          <w:lang w:val="en-US"/>
        </w:rPr>
        <w:t> </w:t>
      </w:r>
      <w:r>
        <w:rPr>
          <w:rtl w:val="0"/>
          <w:lang w:val="en-US"/>
        </w:rPr>
        <w:t>(ticker: META), retrieved via the Interactive Brokers API.</w:t>
      </w:r>
      <w:bookmarkEnd w:id="43"/>
      <w:bookmarkEnd w:id="42"/>
    </w:p>
    <w:p>
      <w:pPr>
        <w:pStyle w:val="Heading 3"/>
      </w:pPr>
      <w:bookmarkStart w:name="X63f96651c95b4754a292da0409e6255f8772239" w:id="44"/>
      <w:r>
        <w:rPr>
          <w:rFonts w:cs="Arial Unicode MS" w:eastAsia="Arial Unicode MS"/>
          <w:rtl w:val="0"/>
          <w:lang w:val="en-US"/>
        </w:rPr>
        <w:t>2.2.1 Emotional Bias as a Source of Suboptimal Portfolio Decisions</w:t>
      </w:r>
    </w:p>
    <w:p>
      <w:pPr>
        <w:pStyle w:val="First Paragraph"/>
      </w:pPr>
      <w:r>
        <w:rPr>
          <w:rtl w:val="0"/>
          <w:lang w:val="en-US"/>
        </w:rPr>
        <w:t>Dual-process accounts of judgment hold that portfolio decisions are shaped by both analytical judgment and affective responses, particularly under uncertainty and time pressure (</w:t>
      </w:r>
      <w:r>
        <w:rPr>
          <w:rStyle w:val="Hyperlink.0"/>
        </w:rPr>
        <w:fldChar w:fldCharType="begin" w:fldLock="0"/>
      </w:r>
      <w:r>
        <w:rPr>
          <w:rStyle w:val="Hyperlink.0"/>
        </w:rPr>
        <w:instrText xml:space="preserve"> HYPERLINK "https://www.worldcat.org/oclc/706020998"</w:instrText>
      </w:r>
      <w:r>
        <w:rPr>
          <w:rStyle w:val="Hyperlink.0"/>
        </w:rPr>
        <w:fldChar w:fldCharType="separate" w:fldLock="0"/>
      </w:r>
      <w:r>
        <w:rPr>
          <w:rStyle w:val="Hyperlink.0"/>
          <w:rtl w:val="0"/>
        </w:rPr>
        <w:t>Kahneman, 2011</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"https://doi.org/10.1257/000282803322655392"</w:instrText>
      </w:r>
      <w:r>
        <w:rPr>
          <w:rStyle w:val="Hyperlink.0"/>
        </w:rPr>
        <w:fldChar w:fldCharType="separate" w:fldLock="0"/>
      </w:r>
      <w:r>
        <w:rPr>
          <w:rStyle w:val="Hyperlink.0"/>
          <w:rtl w:val="0"/>
        </w:rPr>
        <w:t>Kahneman, 2003</w:t>
      </w:r>
      <w:r>
        <w:rPr/>
        <w:fldChar w:fldCharType="end" w:fldLock="0"/>
      </w:r>
      <w:r>
        <w:rPr>
          <w:rtl w:val="0"/>
          <w:lang w:val="en-US"/>
        </w:rPr>
        <w:t>). Emotional and cognitive biases may influence how information is interpreted and acted upon, leading to inconsistent or procyclical decision responses relative to an investor</w:t>
      </w:r>
      <w:r>
        <w:rPr>
          <w:rtl w:val="0"/>
          <w:lang w:val="en-US"/>
        </w:rPr>
        <w:t>’</w:t>
      </w:r>
      <w:r>
        <w:rPr>
          <w:rtl w:val="0"/>
          <w:lang w:val="en-US"/>
        </w:rPr>
        <w:t>s stated objectives and constraints (</w:t>
      </w:r>
      <w:r>
        <w:rPr>
          <w:rStyle w:val="Hyperlink.0"/>
        </w:rPr>
        <w:fldChar w:fldCharType="begin" w:fldLock="0"/>
      </w:r>
      <w:r>
        <w:rPr>
          <w:rStyle w:val="Hyperlink.0"/>
        </w:rPr>
        <w:instrText xml:space="preserve"> HYPERLINK "https://doi.org/10.1146/annurev-financial-092214-043752"</w:instrText>
      </w:r>
      <w:r>
        <w:rPr>
          <w:rStyle w:val="Hyperlink.0"/>
        </w:rPr>
        <w:fldChar w:fldCharType="separate" w:fldLock="0"/>
      </w:r>
      <w:r>
        <w:rPr>
          <w:rStyle w:val="Hyperlink.0"/>
          <w:rtl w:val="0"/>
        </w:rPr>
        <w:t>Hirshleifer, 2015</w:t>
      </w:r>
      <w:r>
        <w:rPr/>
        <w:fldChar w:fldCharType="end" w:fldLock="0"/>
      </w:r>
      <w:r>
        <w:rPr>
          <w:rtl w:val="0"/>
          <w:lang w:val="en-US"/>
        </w:rPr>
        <w:t>). External information shocks, by their nature as sudden and salient stimuli, are particularly likely to activate affective responses that may diverge from, and override, deliberative cognitive assessments of risk, making emotional bias an especially relevant source of decision error in the context of this study (</w:t>
      </w:r>
      <w:r>
        <w:rPr>
          <w:rStyle w:val="Hyperlink.0"/>
        </w:rPr>
        <w:fldChar w:fldCharType="begin" w:fldLock="0"/>
      </w:r>
      <w:r>
        <w:rPr>
          <w:rStyle w:val="Hyperlink.0"/>
        </w:rPr>
        <w:instrText xml:space="preserve"> HYPERLINK "https://doi.org/10.1037/0033-2909.127.2.267"</w:instrText>
      </w:r>
      <w:r>
        <w:rPr>
          <w:rStyle w:val="Hyperlink.0"/>
        </w:rPr>
        <w:fldChar w:fldCharType="separate" w:fldLock="0"/>
      </w:r>
      <w:r>
        <w:rPr>
          <w:rStyle w:val="Hyperlink.0"/>
          <w:rtl w:val="0"/>
        </w:rPr>
        <w:t>Loewenstein et al., 2001</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"https://doi.org/10.1016/j.irfa.2024.103219"</w:instrText>
      </w:r>
      <w:r>
        <w:rPr>
          <w:rStyle w:val="Hyperlink.0"/>
        </w:rPr>
        <w:fldChar w:fldCharType="separate" w:fldLock="0"/>
      </w:r>
      <w:r>
        <w:rPr>
          <w:rStyle w:val="Hyperlink.0"/>
          <w:rtl w:val="0"/>
        </w:rPr>
        <w:t>Meng et al., 2024</w:t>
      </w:r>
      <w:r>
        <w:rPr/>
        <w:fldChar w:fldCharType="end" w:fldLock="0"/>
      </w:r>
      <w:r>
        <w:rPr>
          <w:rtl w:val="0"/>
          <w:lang w:val="en-US"/>
        </w:rPr>
        <w:t>). In this thesis, emotional bias is treated as a plausible mechanism that may contribute to suboptimal decision patterns (</w:t>
      </w:r>
      <w:r>
        <w:rPr>
          <w:rStyle w:val="Hyperlink.0"/>
        </w:rPr>
        <w:fldChar w:fldCharType="begin" w:fldLock="0"/>
      </w:r>
      <w:r>
        <w:rPr>
          <w:rStyle w:val="Hyperlink.0"/>
        </w:rPr>
        <w:instrText xml:space="preserve"> HYPERLINK "https://doi.org/10.2307/1914185"</w:instrText>
      </w:r>
      <w:r>
        <w:rPr>
          <w:rStyle w:val="Hyperlink.0"/>
        </w:rPr>
        <w:fldChar w:fldCharType="separate" w:fldLock="0"/>
      </w:r>
      <w:r>
        <w:rPr>
          <w:rStyle w:val="Hyperlink.0"/>
          <w:rtl w:val="0"/>
        </w:rPr>
        <w:t>Kahneman &amp; Tversky, 1979</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"https://doi.org/10.1037/0033-2909.127.2.267"</w:instrText>
      </w:r>
      <w:r>
        <w:rPr>
          <w:rStyle w:val="Hyperlink.0"/>
        </w:rPr>
        <w:fldChar w:fldCharType="separate" w:fldLock="0"/>
      </w:r>
      <w:r>
        <w:rPr>
          <w:rStyle w:val="Hyperlink.0"/>
          <w:rtl w:val="0"/>
        </w:rPr>
        <w:t>Loewenstein et al., 2001</w:t>
      </w:r>
      <w:r>
        <w:rPr/>
        <w:fldChar w:fldCharType="end" w:fldLock="0"/>
      </w:r>
      <w:r>
        <w:rPr>
          <w:rtl w:val="0"/>
          <w:lang w:val="en-US"/>
        </w:rPr>
        <w:t>), to be examined through the literature review in Chapter 3 and evaluated empirically through the analysis of primary survey data and secondary market data in Chapters 5 and 6.</w:t>
      </w:r>
    </w:p>
    <w:p>
      <w:pPr>
        <w:pStyle w:val="Heading 3"/>
      </w:pPr>
      <w:bookmarkStart w:name="X285fb0d492d8ee7ee9635b9b04ee41baf01fca5" w:id="45"/>
      <w:r>
        <w:rPr>
          <w:rFonts w:cs="Arial Unicode MS" w:eastAsia="Arial Unicode MS"/>
          <w:rtl w:val="0"/>
          <w:lang w:val="en-US"/>
        </w:rPr>
        <w:t xml:space="preserve">2.2.2 Impact of External Information Shocks on Risk </w:t>
      </w:r>
      <w:r>
        <w:rPr>
          <w:rFonts w:cs="Arial Unicode MS" w:eastAsia="Arial Unicode MS" w:hint="default"/>
          <w:rtl w:val="0"/>
        </w:rPr>
        <w:t xml:space="preserve">– </w:t>
      </w:r>
      <w:r>
        <w:rPr>
          <w:rFonts w:cs="Arial Unicode MS" w:eastAsia="Arial Unicode MS"/>
          <w:rtl w:val="0"/>
          <w:lang w:val="en-US"/>
        </w:rPr>
        <w:t>Return Outcomes</w:t>
      </w:r>
    </w:p>
    <w:p>
      <w:pPr>
        <w:pStyle w:val="First Paragraph"/>
      </w:pPr>
      <w:r>
        <w:rPr>
          <w:rtl w:val="0"/>
          <w:lang w:val="en-US"/>
        </w:rPr>
        <w:t>External financial information shocks are defined as discrete public events relevant to portfolio holdings that may trigger rapid market reactions and elevate decision urgency (</w:t>
      </w:r>
      <w:r>
        <w:rPr>
          <w:rStyle w:val="Hyperlink.0"/>
        </w:rPr>
        <w:fldChar w:fldCharType="begin" w:fldLock="0"/>
      </w:r>
      <w:r>
        <w:rPr>
          <w:rStyle w:val="Hyperlink.0"/>
        </w:rPr>
        <w:instrText xml:space="preserve"> HYPERLINK "https://papers.ssrn.com/sol3/papers.cfm?abstract_id=2891216"</w:instrText>
      </w:r>
      <w:r>
        <w:rPr>
          <w:rStyle w:val="Hyperlink.0"/>
        </w:rPr>
        <w:fldChar w:fldCharType="separate" w:fldLock="0"/>
      </w:r>
      <w:r>
        <w:rPr>
          <w:rStyle w:val="Hyperlink.0"/>
          <w:rtl w:val="0"/>
        </w:rPr>
        <w:t>Jiang &amp; Zhu, 2016</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"https://doi.org/10.1016/j.irfa.2024.103219"</w:instrText>
      </w:r>
      <w:r>
        <w:rPr>
          <w:rStyle w:val="Hyperlink.0"/>
        </w:rPr>
        <w:fldChar w:fldCharType="separate" w:fldLock="0"/>
      </w:r>
      <w:r>
        <w:rPr>
          <w:rStyle w:val="Hyperlink.0"/>
          <w:rtl w:val="0"/>
        </w:rPr>
        <w:t>Meng et al., 2024</w:t>
      </w:r>
      <w:r>
        <w:rPr/>
        <w:fldChar w:fldCharType="end" w:fldLock="0"/>
      </w:r>
      <w:r>
        <w:rPr>
          <w:rtl w:val="0"/>
          <w:lang w:val="en-US"/>
        </w:rPr>
        <w:t>). Empirical research in behavioral finance documents evidence that such information shocks can affect decision behavior and, therefore, influence portfolio outcomes, particularly when decisions are made over short horizons (</w:t>
      </w:r>
      <w:r>
        <w:rPr>
          <w:rStyle w:val="Hyperlink.0"/>
        </w:rPr>
        <w:fldChar w:fldCharType="begin" w:fldLock="0"/>
      </w:r>
      <w:r>
        <w:rPr>
          <w:rStyle w:val="Hyperlink.0"/>
        </w:rPr>
        <w:instrText xml:space="preserve"> HYPERLINK "https://doi.org/10.1146/annurev-financial-092214-043752"</w:instrText>
      </w:r>
      <w:r>
        <w:rPr>
          <w:rStyle w:val="Hyperlink.0"/>
        </w:rPr>
        <w:fldChar w:fldCharType="separate" w:fldLock="0"/>
      </w:r>
      <w:r>
        <w:rPr>
          <w:rStyle w:val="Hyperlink.0"/>
          <w:rtl w:val="0"/>
        </w:rPr>
        <w:t>Hirshleifer, 2015</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"https://doi.org/10.3905/JFDS.2021.1.085"</w:instrText>
      </w:r>
      <w:r>
        <w:rPr>
          <w:rStyle w:val="Hyperlink.0"/>
        </w:rPr>
        <w:fldChar w:fldCharType="separate" w:fldLock="0"/>
      </w:r>
      <w:r>
        <w:rPr>
          <w:rStyle w:val="Hyperlink.0"/>
          <w:rtl w:val="0"/>
        </w:rPr>
        <w:t>Elkind et al., 2022</w:t>
      </w:r>
      <w:r>
        <w:rPr/>
        <w:fldChar w:fldCharType="end" w:fldLock="0"/>
      </w:r>
      <w:r>
        <w:rPr>
          <w:rtl w:val="0"/>
          <w:lang w:val="en-US"/>
        </w:rPr>
        <w:t>). The magnitude and persistence of market responses may vary by event type and context (</w:t>
      </w:r>
      <w:r>
        <w:rPr>
          <w:rStyle w:val="Hyperlink.0"/>
        </w:rPr>
        <w:fldChar w:fldCharType="begin" w:fldLock="0"/>
      </w:r>
      <w:r>
        <w:rPr>
          <w:rStyle w:val="Hyperlink.0"/>
        </w:rPr>
        <w:instrText xml:space="preserve"> HYPERLINK "https://papers.ssrn.com/sol3/papers.cfm?abstract_id=2891216"</w:instrText>
      </w:r>
      <w:r>
        <w:rPr>
          <w:rStyle w:val="Hyperlink.0"/>
        </w:rPr>
        <w:fldChar w:fldCharType="separate" w:fldLock="0"/>
      </w:r>
      <w:r>
        <w:rPr>
          <w:rStyle w:val="Hyperlink.0"/>
          <w:rtl w:val="0"/>
        </w:rPr>
        <w:t>Jiang &amp; Zhu, 2016</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"https://doi.org/10.1111/j.1540-6261.2007.01232.x"</w:instrText>
      </w:r>
      <w:r>
        <w:rPr>
          <w:rStyle w:val="Hyperlink.0"/>
        </w:rPr>
        <w:fldChar w:fldCharType="separate" w:fldLock="0"/>
      </w:r>
      <w:r>
        <w:rPr>
          <w:rStyle w:val="Hyperlink.0"/>
          <w:rtl w:val="0"/>
        </w:rPr>
        <w:t>Tetlock, 2007</w:t>
      </w:r>
      <w:r>
        <w:rPr/>
        <w:fldChar w:fldCharType="end" w:fldLock="0"/>
      </w:r>
      <w:r>
        <w:rPr>
          <w:rtl w:val="0"/>
          <w:lang w:val="en-US"/>
        </w:rPr>
        <w:t>), and these relationships are treated as empirical questions to be evaluated through the study design.</w:t>
      </w:r>
    </w:p>
    <w:p>
      <w:pPr>
        <w:pStyle w:val="Body Text"/>
      </w:pPr>
      <w:r>
        <w:rPr>
          <w:rtl w:val="0"/>
          <w:lang w:val="en-US"/>
        </w:rPr>
        <w:t>The Shock Score, an original composite indicator developed in this thesis and formally defined in section 2.6.3, is introduced as a decision-support mechanism intended to structure interpretation of information shock information and support disciplined responses. Its construction draws on established approaches to sentiment measurement (</w:t>
      </w:r>
      <w:r>
        <w:rPr>
          <w:rStyle w:val="Hyperlink.0"/>
        </w:rPr>
        <w:fldChar w:fldCharType="begin" w:fldLock="0"/>
      </w:r>
      <w:r>
        <w:rPr>
          <w:rStyle w:val="Hyperlink.0"/>
        </w:rPr>
        <w:instrText xml:space="preserve"> HYPERLINK "https://doi.org/10.1111/j.1540-6261.2007.01232.x"</w:instrText>
      </w:r>
      <w:r>
        <w:rPr>
          <w:rStyle w:val="Hyperlink.0"/>
        </w:rPr>
        <w:fldChar w:fldCharType="separate" w:fldLock="0"/>
      </w:r>
      <w:r>
        <w:rPr>
          <w:rStyle w:val="Hyperlink.0"/>
          <w:rtl w:val="0"/>
        </w:rPr>
        <w:t>Tetlock, 2007</w:t>
      </w:r>
      <w:r>
        <w:rPr/>
        <w:fldChar w:fldCharType="end" w:fldLock="0"/>
      </w:r>
      <w:r>
        <w:rPr>
          <w:rtl w:val="0"/>
          <w:lang w:val="en-US"/>
        </w:rPr>
        <w:t>) and principal-component-based index design (</w:t>
      </w:r>
      <w:r>
        <w:rPr>
          <w:rStyle w:val="Hyperlink.0"/>
        </w:rPr>
        <w:fldChar w:fldCharType="begin" w:fldLock="0"/>
      </w:r>
      <w:r>
        <w:rPr>
          <w:rStyle w:val="Hyperlink.0"/>
        </w:rPr>
        <w:instrText xml:space="preserve"> HYPERLINK "https://doi.org/10.1111/j.1540-6261.2006.00885.x"</w:instrText>
      </w:r>
      <w:r>
        <w:rPr>
          <w:rStyle w:val="Hyperlink.0"/>
        </w:rPr>
        <w:fldChar w:fldCharType="separate" w:fldLock="0"/>
      </w:r>
      <w:r>
        <w:rPr>
          <w:rStyle w:val="Hyperlink.0"/>
          <w:rtl w:val="0"/>
        </w:rPr>
        <w:t>Baker &amp; Wurgler, 2006</w:t>
      </w:r>
      <w:r>
        <w:rPr/>
        <w:fldChar w:fldCharType="end" w:fldLock="0"/>
      </w:r>
      <w:r>
        <w:rPr>
          <w:rtl w:val="0"/>
          <w:lang w:val="en-US"/>
        </w:rPr>
        <w:t>). As reviewed in Chapter 3, existing decision-support tools in finance are predominantly designed for quantitative analytics and algorithmic execution (</w:t>
      </w:r>
      <w:r>
        <w:rPr>
          <w:rStyle w:val="Hyperlink.0"/>
        </w:rPr>
        <w:fldChar w:fldCharType="begin" w:fldLock="0"/>
      </w:r>
      <w:r>
        <w:rPr>
          <w:rStyle w:val="Hyperlink.0"/>
        </w:rPr>
        <w:instrText xml:space="preserve"> HYPERLINK "https://doi.org/10.1080/15427560.2025.2609644"</w:instrText>
      </w:r>
      <w:r>
        <w:rPr>
          <w:rStyle w:val="Hyperlink.0"/>
        </w:rPr>
        <w:fldChar w:fldCharType="separate" w:fldLock="0"/>
      </w:r>
      <w:r>
        <w:rPr>
          <w:rStyle w:val="Hyperlink.0"/>
          <w:rtl w:val="0"/>
        </w:rPr>
        <w:t>Lim, 2026</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"https://doi.org/10.1016/j.dss.2008.07.010"</w:instrText>
      </w:r>
      <w:r>
        <w:rPr>
          <w:rStyle w:val="Hyperlink.0"/>
        </w:rPr>
        <w:fldChar w:fldCharType="separate" w:fldLock="0"/>
      </w:r>
      <w:r>
        <w:rPr>
          <w:rStyle w:val="Hyperlink.0"/>
          <w:rtl w:val="0"/>
        </w:rPr>
        <w:t>Bhandari et al., 2008</w:t>
      </w:r>
      <w:r>
        <w:rPr/>
        <w:fldChar w:fldCharType="end" w:fldLock="0"/>
      </w:r>
      <w:r>
        <w:rPr>
          <w:rtl w:val="0"/>
          <w:lang w:val="en-US"/>
        </w:rPr>
        <w:t>), while providing limited structural support for identifying or mitigating behavioral biases before decisions are made (</w:t>
      </w:r>
      <w:r>
        <w:rPr>
          <w:rStyle w:val="Hyperlink.0"/>
        </w:rPr>
        <w:fldChar w:fldCharType="begin" w:fldLock="0"/>
      </w:r>
      <w:r>
        <w:rPr>
          <w:rStyle w:val="Hyperlink.0"/>
        </w:rPr>
        <w:instrText xml:space="preserve"> HYPERLINK "https://doi.org/10.1016/j.jbef.2022.100722"</w:instrText>
      </w:r>
      <w:r>
        <w:rPr>
          <w:rStyle w:val="Hyperlink.0"/>
        </w:rPr>
        <w:fldChar w:fldCharType="separate" w:fldLock="0"/>
      </w:r>
      <w:r>
        <w:rPr>
          <w:rStyle w:val="Hyperlink.0"/>
          <w:rtl w:val="0"/>
        </w:rPr>
        <w:t>Goodell et al., 2023</w:t>
      </w:r>
      <w:r>
        <w:rPr/>
        <w:fldChar w:fldCharType="end" w:fldLock="0"/>
      </w:r>
      <w:r>
        <w:rPr>
          <w:rtl w:val="0"/>
          <w:lang w:val="en-US"/>
        </w:rPr>
        <w:t xml:space="preserve">; </w:t>
      </w:r>
      <w:r>
        <w:rPr>
          <w:rStyle w:val="Hyperlink.0"/>
        </w:rPr>
        <w:fldChar w:fldCharType="begin" w:fldLock="0"/>
      </w:r>
      <w:r>
        <w:rPr>
          <w:rStyle w:val="Hyperlink.0"/>
        </w:rPr>
        <w:instrText xml:space="preserve"> HYPERLINK "https://dx.doi.org/10.2139/ssrn.327880"</w:instrText>
      </w:r>
      <w:r>
        <w:rPr>
          <w:rStyle w:val="Hyperlink.0"/>
        </w:rPr>
        <w:fldChar w:fldCharType="separate" w:fldLock="0"/>
      </w:r>
      <w:r>
        <w:rPr>
          <w:rStyle w:val="Hyperlink.0"/>
          <w:rtl w:val="0"/>
        </w:rPr>
        <w:t>Barberis &amp; Thaler, 2002</w:t>
      </w:r>
      <w:r>
        <w:rPr/>
        <w:fldChar w:fldCharType="end" w:fldLock="0"/>
      </w:r>
      <w:r>
        <w:rPr>
          <w:rtl w:val="0"/>
          <w:lang w:val="en-US"/>
        </w:rPr>
        <w:t>). The Shock Score is designed to address this gap by combining real-time information shock quantification with a rules-based pre-commitment protocol that activates structured decision procedures precisely when behavioral vulnerability is expected to be elevated.</w:t>
      </w:r>
    </w:p>
    <w:p>
      <w:pPr>
        <w:pStyle w:val="Heading 2"/>
      </w:pPr>
      <w:bookmarkStart w:name="objectivesofthestudy" w:id="46"/>
      <w:r>
        <w:rPr>
          <w:rFonts w:cs="Arial Unicode MS" w:eastAsia="Arial Unicode MS"/>
          <w:rtl w:val="0"/>
          <w:lang w:val="en-US"/>
        </w:rPr>
        <w:t>2.3 Objectives of the Study</w:t>
      </w:r>
    </w:p>
    <w:p>
      <w:pPr>
        <w:pStyle w:val="First Paragraph"/>
      </w:pPr>
      <w:r>
        <w:rPr>
          <w:rtl w:val="0"/>
          <w:lang w:val="en-US"/>
        </w:rPr>
        <w:t>The overall objective of the study is to evaluate whether a structured, practitioner-oriented Shock Score can support investment decision outcomes under external information shock conditions. The study operationalizes outcomes in terms of risk-adjusted portfolio performance, consistent with the premise that information shocks may induce both excessive risk-taking and excessive de-risking (</w:t>
      </w:r>
      <w:r>
        <w:rPr>
          <w:rStyle w:val="Hyperlink.0"/>
        </w:rPr>
        <w:fldChar w:fldCharType="begin" w:fldLock="0"/>
      </w:r>
      <w:r>
        <w:rPr>
          <w:rStyle w:val="Hyperlink.0"/>
        </w:rPr>
        <w:instrText xml:space="preserve"> HYPERLINK "https://doi.org/10.2307/1914185"</w:instrText>
      </w:r>
      <w:r>
        <w:rPr>
          <w:rStyle w:val="Hyperlink.0"/>
        </w:rPr>
        <w:fldChar w:fldCharType="separate" w:fldLock="0"/>
      </w:r>
      <w:r>
        <w:rPr>
          <w:rStyle w:val="Hyperlink.0"/>
          <w:rtl w:val="0"/>
        </w:rPr>
        <w:t>Kahneman &amp; Tversky, 1979</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"https://doi.org/10.1162/003355301556400"</w:instrText>
      </w:r>
      <w:r>
        <w:rPr>
          <w:rStyle w:val="Hyperlink.0"/>
        </w:rPr>
        <w:fldChar w:fldCharType="separate" w:fldLock="0"/>
      </w:r>
      <w:r>
        <w:rPr>
          <w:rStyle w:val="Hyperlink.0"/>
          <w:rtl w:val="0"/>
        </w:rPr>
        <w:t>Barber &amp; Odean, 2001</w:t>
      </w:r>
      <w:r>
        <w:rPr/>
        <w:fldChar w:fldCharType="end" w:fldLock="0"/>
      </w:r>
      <w:r>
        <w:rPr>
          <w:rtl w:val="0"/>
          <w:lang w:val="en-US"/>
        </w:rPr>
        <w:t xml:space="preserve">; </w:t>
      </w:r>
      <w:r>
        <w:rPr>
          <w:rStyle w:val="Hyperlink.0"/>
        </w:rPr>
        <w:fldChar w:fldCharType="begin" w:fldLock="0"/>
      </w:r>
      <w:r>
        <w:rPr>
          <w:rStyle w:val="Hyperlink.0"/>
        </w:rPr>
        <w:instrText xml:space="preserve"> HYPERLINK "http://doi.org/10.2139/ssrn.4942370"</w:instrText>
      </w:r>
      <w:r>
        <w:rPr>
          <w:rStyle w:val="Hyperlink.0"/>
        </w:rPr>
        <w:fldChar w:fldCharType="separate" w:fldLock="0"/>
      </w:r>
      <w:r>
        <w:rPr>
          <w:rStyle w:val="Hyperlink.0"/>
          <w:rtl w:val="0"/>
        </w:rPr>
        <w:t>Chen et al., 2024</w:t>
      </w:r>
      <w:r>
        <w:rPr/>
        <w:fldChar w:fldCharType="end" w:fldLock="0"/>
      </w:r>
      <w:r>
        <w:rPr>
          <w:rtl w:val="0"/>
          <w:lang w:val="en-US"/>
        </w:rPr>
        <w:t>).</w:t>
      </w:r>
    </w:p>
    <w:p>
      <w:pPr>
        <w:pStyle w:val="Body Text"/>
      </w:pPr>
      <w:r>
        <w:rPr>
          <w:rtl w:val="0"/>
          <w:lang w:val="en-US"/>
        </w:rPr>
        <w:t>The objectives of the study are as follows. While behavioral finance establishes that information shocks may activate cognitive and emotional biases in investors (</w:t>
      </w:r>
      <w:r>
        <w:rPr>
          <w:rStyle w:val="Hyperlink.0"/>
        </w:rPr>
        <w:fldChar w:fldCharType="begin" w:fldLock="0"/>
      </w:r>
      <w:r>
        <w:rPr>
          <w:rStyle w:val="Hyperlink.0"/>
        </w:rPr>
        <w:instrText xml:space="preserve"> HYPERLINK "https://dx.doi.org/10.2139/ssrn.327880"</w:instrText>
      </w:r>
      <w:r>
        <w:rPr>
          <w:rStyle w:val="Hyperlink.0"/>
        </w:rPr>
        <w:fldChar w:fldCharType="separate" w:fldLock="0"/>
      </w:r>
      <w:r>
        <w:rPr>
          <w:rStyle w:val="Hyperlink.0"/>
          <w:rtl w:val="0"/>
        </w:rPr>
        <w:t>Barberis &amp; Thaler, 2002</w:t>
      </w:r>
      <w:r>
        <w:rPr/>
        <w:fldChar w:fldCharType="end" w:fldLock="0"/>
      </w:r>
      <w:r>
        <w:rPr>
          <w:rtl w:val="0"/>
          <w:lang w:val="en-US"/>
        </w:rPr>
        <w:t>), two questions remain empirically open in the context of professional equity portfolio management: whether information shock intensity systematically predicts the magnitude of decision deviation, and whether providing managers with a structured information shock indicator at the moment of decision can moderate that deviation. These questions motivate the causal pathway examined in this thesis.</w:t>
      </w:r>
    </w:p>
    <w:p>
      <w:pPr>
        <w:pStyle w:val="Body Text"/>
      </w:pPr>
      <w:r>
        <w:rPr>
          <w:rtl w:val="0"/>
          <w:lang w:val="en-US"/>
        </w:rPr>
        <w:t xml:space="preserve">The first link in this pathway concerns the relationship between external information shocks and managerial decision response. The behavioral finance literature documents that discrete, emotionally salient information events can activate cognitive and affective biases </w:t>
      </w:r>
      <w:r>
        <w:rPr>
          <w:rtl w:val="0"/>
          <w:lang w:val="en-US"/>
        </w:rPr>
        <w:t xml:space="preserve">– </w:t>
      </w:r>
      <w:r>
        <w:rPr>
          <w:rtl w:val="0"/>
          <w:lang w:val="en-US"/>
        </w:rPr>
        <w:t xml:space="preserve">including overconfidence, loss aversion, and attention-driven extrapolation </w:t>
      </w:r>
      <w:r>
        <w:rPr>
          <w:rtl w:val="0"/>
          <w:lang w:val="en-US"/>
        </w:rPr>
        <w:t xml:space="preserve">– </w:t>
      </w:r>
      <w:r>
        <w:rPr>
          <w:rtl w:val="0"/>
          <w:lang w:val="en-US"/>
        </w:rPr>
        <w:t>that systematically alter how professionals interpret and respond to new information (</w:t>
      </w:r>
      <w:r>
        <w:rPr>
          <w:rStyle w:val="Hyperlink.0"/>
        </w:rPr>
        <w:fldChar w:fldCharType="begin" w:fldLock="0"/>
      </w:r>
      <w:r>
        <w:rPr>
          <w:rStyle w:val="Hyperlink.0"/>
        </w:rPr>
        <w:instrText xml:space="preserve"> HYPERLINK "https://doi.org/10.1146/annurev-financial-092214-043752"</w:instrText>
      </w:r>
      <w:r>
        <w:rPr>
          <w:rStyle w:val="Hyperlink.0"/>
        </w:rPr>
        <w:fldChar w:fldCharType="separate" w:fldLock="0"/>
      </w:r>
      <w:r>
        <w:rPr>
          <w:rStyle w:val="Hyperlink.0"/>
          <w:rtl w:val="0"/>
        </w:rPr>
        <w:t>Hirshleifer, 2015</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"https://doi.org/10.2307/1914185"</w:instrText>
      </w:r>
      <w:r>
        <w:rPr>
          <w:rStyle w:val="Hyperlink.0"/>
        </w:rPr>
        <w:fldChar w:fldCharType="separate" w:fldLock="0"/>
      </w:r>
      <w:r>
        <w:rPr>
          <w:rStyle w:val="Hyperlink.0"/>
          <w:rtl w:val="0"/>
        </w:rPr>
        <w:t>Kahneman &amp; Tversky, 1979</w:t>
      </w:r>
      <w:r>
        <w:rPr/>
        <w:fldChar w:fldCharType="end" w:fldLock="0"/>
      </w:r>
      <w:r>
        <w:rPr>
          <w:rtl w:val="0"/>
          <w:lang w:val="en-US"/>
        </w:rPr>
        <w:t>). Under time pressure and information overload, these biases may produce decision responses that deviate from the manager</w:t>
      </w:r>
      <w:r>
        <w:rPr>
          <w:rtl w:val="0"/>
          <w:lang w:val="en-US"/>
        </w:rPr>
        <w:t>’</w:t>
      </w:r>
      <w:r>
        <w:rPr>
          <w:rtl w:val="0"/>
          <w:lang w:val="en-US"/>
        </w:rPr>
        <w:t>s stated investment objectives, manifesting as procyclical rebalancing, excessive position changes, or delayed adjustment (</w:t>
      </w:r>
      <w:r>
        <w:rPr>
          <w:rStyle w:val="Hyperlink.0"/>
        </w:rPr>
        <w:fldChar w:fldCharType="begin" w:fldLock="0"/>
      </w:r>
      <w:r>
        <w:rPr>
          <w:rStyle w:val="Hyperlink.0"/>
        </w:rPr>
        <w:instrText xml:space="preserve"> HYPERLINK "https://doi.org/10.3905/JFDS.2021.1.085"</w:instrText>
      </w:r>
      <w:r>
        <w:rPr>
          <w:rStyle w:val="Hyperlink.0"/>
        </w:rPr>
        <w:fldChar w:fldCharType="separate" w:fldLock="0"/>
      </w:r>
      <w:r>
        <w:rPr>
          <w:rStyle w:val="Hyperlink.0"/>
          <w:rtl w:val="0"/>
        </w:rPr>
        <w:t>Elkind et al., 2022</w:t>
      </w:r>
      <w:r>
        <w:rPr/>
        <w:fldChar w:fldCharType="end" w:fldLock="0"/>
      </w:r>
      <w:r>
        <w:rPr>
          <w:rtl w:val="0"/>
          <w:lang w:val="en-US"/>
        </w:rPr>
        <w:t xml:space="preserve">; </w:t>
      </w:r>
      <w:r>
        <w:rPr>
          <w:rStyle w:val="Hyperlink.0"/>
        </w:rPr>
        <w:fldChar w:fldCharType="begin" w:fldLock="0"/>
      </w:r>
      <w:r>
        <w:rPr>
          <w:rStyle w:val="Hyperlink.0"/>
        </w:rPr>
        <w:instrText xml:space="preserve"> HYPERLINK "https://dx.doi.org/10.2139/ssrn.219228"</w:instrText>
      </w:r>
      <w:r>
        <w:rPr>
          <w:rStyle w:val="Hyperlink.0"/>
        </w:rPr>
        <w:fldChar w:fldCharType="separate" w:fldLock="0"/>
      </w:r>
      <w:r>
        <w:rPr>
          <w:rStyle w:val="Hyperlink.0"/>
          <w:rtl w:val="0"/>
        </w:rPr>
        <w:t>Barber &amp; Odean, 2000</w:t>
      </w:r>
      <w:r>
        <w:rPr/>
        <w:fldChar w:fldCharType="end" w:fldLock="0"/>
      </w:r>
      <w:r>
        <w:rPr>
          <w:rtl w:val="0"/>
          <w:lang w:val="en-US"/>
        </w:rPr>
        <w:t xml:space="preserve">; </w:t>
      </w:r>
      <w:r>
        <w:rPr>
          <w:rStyle w:val="Hyperlink.0"/>
        </w:rPr>
        <w:fldChar w:fldCharType="begin" w:fldLock="0"/>
      </w:r>
      <w:r>
        <w:rPr>
          <w:rStyle w:val="Hyperlink.0"/>
        </w:rPr>
        <w:instrText xml:space="preserve"> HYPERLINK "https://papers.ssrn.com/sol3/papers.cfm?abstract_id=2891216"</w:instrText>
      </w:r>
      <w:r>
        <w:rPr>
          <w:rStyle w:val="Hyperlink.0"/>
        </w:rPr>
        <w:fldChar w:fldCharType="separate" w:fldLock="0"/>
      </w:r>
      <w:r>
        <w:rPr>
          <w:rStyle w:val="Hyperlink.0"/>
          <w:rtl w:val="0"/>
        </w:rPr>
        <w:t>Jiang &amp; Zhu, 2016</w:t>
      </w:r>
      <w:r>
        <w:rPr/>
        <w:fldChar w:fldCharType="end" w:fldLock="0"/>
      </w:r>
      <w:r>
        <w:rPr>
          <w:rtl w:val="0"/>
          <w:lang w:val="en-US"/>
        </w:rPr>
        <w:t>).</w:t>
      </w:r>
    </w:p>
    <w:p>
      <w:pPr>
        <w:pStyle w:val="Body Text"/>
      </w:pPr>
      <w:r>
        <w:rPr>
          <w:rtl w:val="0"/>
          <w:lang w:val="en-US"/>
        </w:rPr>
        <w:t>The second link concerns the potential role of structured decision support in moderating emotional and behavioral responses to information shocks. The Shock Score, an original composite indicator developed in this thesis and formally defined in section 2.6.3, is designed to quantify the emotional and informational intensity of an external information shock and to present this information to managers through an interpretable dashboard. The dashboard incorporates sentiment direction, information shock severity, a persistence horizon estimate, and a rules-based pre-commitment protocol. The rationale for this design draws on evidence that pre-commitment mechanisms and structured decision rules can reduce emotional reactivity in professional investment contexts (</w:t>
      </w:r>
      <w:r>
        <w:rPr>
          <w:rStyle w:val="Hyperlink.0"/>
        </w:rPr>
        <w:fldChar w:fldCharType="begin" w:fldLock="0"/>
      </w:r>
      <w:r>
        <w:rPr>
          <w:rStyle w:val="Hyperlink.0"/>
        </w:rPr>
        <w:instrText xml:space="preserve"> HYPERLINK "https://doi.org/10.1016/j.jet.2018.10.002"</w:instrText>
      </w:r>
      <w:r>
        <w:rPr>
          <w:rStyle w:val="Hyperlink.0"/>
        </w:rPr>
        <w:fldChar w:fldCharType="separate" w:fldLock="0"/>
      </w:r>
      <w:r>
        <w:rPr>
          <w:rStyle w:val="Hyperlink.0"/>
          <w:rtl w:val="0"/>
        </w:rPr>
        <w:t>Henderson et al., 2018</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"https://doi.org/10.2139/ssrn.3668963"</w:instrText>
      </w:r>
      <w:r>
        <w:rPr>
          <w:rStyle w:val="Hyperlink.0"/>
        </w:rPr>
        <w:fldChar w:fldCharType="separate" w:fldLock="0"/>
      </w:r>
      <w:r>
        <w:rPr>
          <w:rStyle w:val="Hyperlink.0"/>
          <w:rtl w:val="0"/>
        </w:rPr>
        <w:t>Statman, 2019</w:t>
      </w:r>
      <w:r>
        <w:rPr/>
        <w:fldChar w:fldCharType="end" w:fldLock="0"/>
      </w:r>
      <w:r>
        <w:rPr>
          <w:rtl w:val="0"/>
          <w:lang w:val="en-US"/>
        </w:rPr>
        <w:t xml:space="preserve">), and that transparent, rule-based decision support </w:t>
      </w:r>
      <w:r>
        <w:rPr>
          <w:rtl w:val="0"/>
          <w:lang w:val="en-US"/>
        </w:rPr>
        <w:t xml:space="preserve">— </w:t>
      </w:r>
      <w:r>
        <w:rPr>
          <w:rtl w:val="0"/>
          <w:lang w:val="en-US"/>
        </w:rPr>
        <w:t xml:space="preserve">where an algorithmic indicator informs but does not replace human judgment </w:t>
      </w:r>
      <w:r>
        <w:rPr>
          <w:rtl w:val="0"/>
          <w:lang w:val="en-US"/>
        </w:rPr>
        <w:t xml:space="preserve">— </w:t>
      </w:r>
      <w:r>
        <w:rPr>
          <w:rtl w:val="0"/>
          <w:lang w:val="en-US"/>
        </w:rPr>
        <w:t>improves decision consistency in advisory settings (</w:t>
      </w:r>
      <w:r>
        <w:rPr>
          <w:rStyle w:val="Hyperlink.0"/>
        </w:rPr>
        <w:fldChar w:fldCharType="begin" w:fldLock="0"/>
      </w:r>
      <w:r>
        <w:rPr>
          <w:rStyle w:val="Hyperlink.0"/>
        </w:rPr>
        <w:instrText xml:space="preserve"> HYPERLINK "https://dx.doi.org/10.2139/ssrn.3825110"</w:instrText>
      </w:r>
      <w:r>
        <w:rPr>
          <w:rStyle w:val="Hyperlink.0"/>
        </w:rPr>
        <w:fldChar w:fldCharType="separate" w:fldLock="0"/>
      </w:r>
      <w:r>
        <w:rPr>
          <w:rStyle w:val="Hyperlink.0"/>
          <w:rtl w:val="0"/>
        </w:rPr>
        <w:t>Bianchi et al., 2022</w:t>
      </w:r>
      <w:r>
        <w:rPr/>
        <w:fldChar w:fldCharType="end" w:fldLock="0"/>
      </w:r>
      <w:r>
        <w:rPr>
          <w:rtl w:val="0"/>
          <w:lang w:val="en-US"/>
        </w:rPr>
        <w:t>). Cross-domain evidence further indicates that discretionary human overrides of algorithmic recommendations typically degrade rather than improve decision accuracy, motivating the advisory rather than override-based design of the Shock Score dashboard (</w:t>
      </w:r>
      <w:r>
        <w:rPr>
          <w:rStyle w:val="Hyperlink.0"/>
        </w:rPr>
        <w:fldChar w:fldCharType="begin" w:fldLock="0"/>
      </w:r>
      <w:r>
        <w:rPr>
          <w:rStyle w:val="Hyperlink.0"/>
        </w:rPr>
        <w:instrText xml:space="preserve"> HYPERLINK "https://doi.org/10.3386/w31747"</w:instrText>
      </w:r>
      <w:r>
        <w:rPr>
          <w:rStyle w:val="Hyperlink.0"/>
        </w:rPr>
        <w:fldChar w:fldCharType="separate" w:fldLock="0"/>
      </w:r>
      <w:r>
        <w:rPr>
          <w:rStyle w:val="Hyperlink.0"/>
          <w:rtl w:val="0"/>
        </w:rPr>
        <w:t>Angelova et al., 2023</w:t>
      </w:r>
      <w:r>
        <w:rPr/>
        <w:fldChar w:fldCharType="end" w:fldLock="0"/>
      </w:r>
      <w:r>
        <w:rPr>
          <w:rtl w:val="0"/>
          <w:lang w:val="en-US"/>
        </w:rPr>
        <w:t>).</w:t>
      </w:r>
    </w:p>
    <w:p>
      <w:pPr>
        <w:pStyle w:val="Body Text"/>
      </w:pPr>
      <w:r>
        <w:rPr>
          <w:rtl w:val="0"/>
          <w:lang w:val="en-US"/>
        </w:rPr>
        <w:t>The third link concerns the downstream consequence: whether moderated decision responses are associated with changes in portfolio risk-return characteristics. Portfolio outcomes are evaluated through simulation using risk-adjusted performance measures, as defined in section 2.3.2. This link is model-dependent and subject to the limitations acknowledged in section 2.8.3.</w:t>
      </w:r>
    </w:p>
    <w:p>
      <w:pPr>
        <w:pStyle w:val="Body Text"/>
      </w:pPr>
      <w:r>
        <w:rPr>
          <w:rtl w:val="0"/>
          <w:lang w:val="en-US"/>
        </w:rPr>
        <w:t>These three links form the causal logic that the study evaluates. An information shock produces behavioral activation, which drives a decision response (the Net Risk Stance), which in turn feeds the simulated portfolio outcome. The Shock Score dashboard enters this chain as a moderator: by structuring interpretation at the moment of information shock, it is expected to alter the decision response and, through that channel, the downstream outcome. Figure 2.3 represents this logic schematically.</w:t>
      </w:r>
    </w:p>
    <w:p>
      <w:pPr>
        <w:pStyle w:val="Body Text"/>
      </w:pPr>
      <w:r>
        <w:rPr>
          <w:rtl w:val="0"/>
          <w:lang w:val="en-US"/>
        </w:rPr>
        <w:t xml:space="preserve">The three objectives below are aligned with this chain. Section 2.3.1 addresses the upper path </w:t>
      </w:r>
      <w:r>
        <w:rPr>
          <w:rtl w:val="0"/>
          <w:lang w:val="en-US"/>
        </w:rPr>
        <w:t xml:space="preserve">— </w:t>
      </w:r>
      <w:r>
        <w:rPr>
          <w:rtl w:val="0"/>
          <w:lang w:val="en-US"/>
        </w:rPr>
        <w:t xml:space="preserve">whether information shocks produce systematic shifts in decision response. Section 2.3.2 addresses the intervention and its downstream consequence </w:t>
      </w:r>
      <w:r>
        <w:rPr>
          <w:rtl w:val="0"/>
          <w:lang w:val="en-US"/>
        </w:rPr>
        <w:t xml:space="preserve">— </w:t>
      </w:r>
      <w:r>
        <w:rPr>
          <w:rtl w:val="0"/>
          <w:lang w:val="en-US"/>
        </w:rPr>
        <w:t>whether the Shock Score moderates those responses and whether moderated responses are associated with changes in portfolio outcomes.</w:t>
      </w:r>
      <w:bookmarkEnd w:id="46"/>
      <w:bookmarkEnd w:id="45"/>
    </w:p>
    <w:p>
      <w:pPr>
        <w:pStyle w:val="Heading 3"/>
      </w:pPr>
      <w:bookmarkStart w:name="Xf634c64c6228ab067085f4db474859ea1eadc7f" w:id="47"/>
      <w:r>
        <w:rPr>
          <w:rFonts w:cs="Arial Unicode MS" w:eastAsia="Arial Unicode MS"/>
          <w:rtl w:val="0"/>
          <w:lang w:val="en-US"/>
        </w:rPr>
        <w:t>2.3.1 Assessing the Effect of Information Shocks on Investment Decisions</w:t>
      </w:r>
    </w:p>
    <w:p>
      <w:pPr>
        <w:pStyle w:val="First Paragraph"/>
      </w:pPr>
      <w:r>
        <w:rPr>
          <w:rtl w:val="0"/>
          <w:lang w:val="en-US"/>
        </w:rPr>
        <w:t>The first objective is to assess whether external financial information shocks are associated with systematic shifts in managers</w:t>
      </w:r>
      <w:r>
        <w:rPr>
          <w:rtl w:val="0"/>
          <w:lang w:val="en-US"/>
        </w:rPr>
        <w:t xml:space="preserve">’ </w:t>
      </w:r>
      <w:r>
        <w:rPr>
          <w:rtl w:val="0"/>
          <w:lang w:val="en-US"/>
        </w:rPr>
        <w:t>immediate decision response, and whether those responses are in turn associated with changes in portfolio risk</w:t>
      </w:r>
      <w:r>
        <w:rPr>
          <w:rtl w:val="0"/>
          <w:lang w:val="en-US"/>
        </w:rPr>
        <w:t>–</w:t>
      </w:r>
      <w:r>
        <w:rPr>
          <w:rtl w:val="0"/>
          <w:lang w:val="en-US"/>
        </w:rPr>
        <w:t>return characteristics. Decision response is collected through primary data as a single-item, seven-point Net Risk Stance (NRS) scale, developed for this study and following established Likert-type measurement conventions (</w:t>
      </w:r>
      <w:r>
        <w:rPr>
          <w:rStyle w:val="Hyperlink.0"/>
        </w:rPr>
        <w:fldChar w:fldCharType="begin" w:fldLock="0"/>
      </w:r>
      <w:r>
        <w:rPr>
          <w:rStyle w:val="Hyperlink.0"/>
        </w:rPr>
        <w:instrText xml:space="preserve"> HYPERLINK "https://dx.doi.org/10.2139/ssrn.5877342"</w:instrText>
      </w:r>
      <w:r>
        <w:rPr>
          <w:rStyle w:val="Hyperlink.0"/>
        </w:rPr>
        <w:fldChar w:fldCharType="separate" w:fldLock="0"/>
      </w:r>
      <w:r>
        <w:rPr>
          <w:rStyle w:val="Hyperlink.0"/>
          <w:rtl w:val="0"/>
        </w:rPr>
        <w:t>Doronila, 2024</w:t>
      </w:r>
      <w:r>
        <w:rPr/>
        <w:fldChar w:fldCharType="end" w:fldLock="0"/>
      </w:r>
      <w:r>
        <w:rPr>
          <w:rtl w:val="0"/>
          <w:lang w:val="en-US"/>
        </w:rPr>
        <w:t xml:space="preserve">), capturing the direction and intensity of intended exposure adjustment in response to an information shock scenario. A single-item measure is appropriate because the construct </w:t>
      </w:r>
      <w:r>
        <w:rPr>
          <w:rtl w:val="0"/>
          <w:lang w:val="en-US"/>
        </w:rPr>
        <w:t xml:space="preserve">— </w:t>
      </w:r>
      <w:r>
        <w:rPr>
          <w:rtl w:val="0"/>
          <w:lang w:val="en-US"/>
        </w:rPr>
        <w:t xml:space="preserve">directional portfolio adjustment intention </w:t>
      </w:r>
      <w:r>
        <w:rPr>
          <w:rtl w:val="0"/>
          <w:lang w:val="en-US"/>
        </w:rPr>
        <w:t xml:space="preserve">— </w:t>
      </w:r>
      <w:r>
        <w:rPr>
          <w:rtl w:val="0"/>
          <w:lang w:val="en-US"/>
        </w:rPr>
        <w:t>is concrete and unidimensional, and survey parsimony is critical when administering multiple scenarios to time-constrained professionals (</w:t>
      </w:r>
      <w:r>
        <w:rPr>
          <w:rStyle w:val="Hyperlink.0"/>
        </w:rPr>
        <w:fldChar w:fldCharType="begin" w:fldLock="0"/>
      </w:r>
      <w:r>
        <w:rPr>
          <w:rStyle w:val="Hyperlink.0"/>
        </w:rPr>
        <w:instrText xml:space="preserve"> HYPERLINK "https://doi.org/10.1509/jmkr.44.2.175"</w:instrText>
      </w:r>
      <w:r>
        <w:rPr>
          <w:rStyle w:val="Hyperlink.0"/>
        </w:rPr>
        <w:fldChar w:fldCharType="separate" w:fldLock="0"/>
      </w:r>
      <w:r>
        <w:rPr>
          <w:rStyle w:val="Hyperlink.0"/>
          <w:rtl w:val="0"/>
        </w:rPr>
        <w:t>Bergkvist &amp; Rossiter, 2007</w:t>
      </w:r>
      <w:r>
        <w:rPr/>
        <w:fldChar w:fldCharType="end" w:fldLock="0"/>
      </w:r>
      <w:r>
        <w:rPr>
          <w:rtl w:val="0"/>
          <w:lang w:val="en-US"/>
        </w:rPr>
        <w:t>). Portfolio outcomes are evaluated using risk-adjusted performance measures, with Sharpe ratio (</w:t>
      </w:r>
      <w:r>
        <w:rPr>
          <w:rStyle w:val="Hyperlink.0"/>
        </w:rPr>
        <w:fldChar w:fldCharType="begin" w:fldLock="0"/>
      </w:r>
      <w:r>
        <w:rPr>
          <w:rStyle w:val="Hyperlink.0"/>
        </w:rPr>
        <w:instrText xml:space="preserve"> HYPERLINK "https://doi.org/10.1086/294846"</w:instrText>
      </w:r>
      <w:r>
        <w:rPr>
          <w:rStyle w:val="Hyperlink.0"/>
        </w:rPr>
        <w:fldChar w:fldCharType="separate" w:fldLock="0"/>
      </w:r>
      <w:r>
        <w:rPr>
          <w:rStyle w:val="Hyperlink.0"/>
          <w:rtl w:val="0"/>
        </w:rPr>
        <w:t>Sharpe, 1966</w:t>
      </w:r>
      <w:r>
        <w:rPr/>
        <w:fldChar w:fldCharType="end" w:fldLock="0"/>
      </w:r>
      <w:r>
        <w:rPr>
          <w:rtl w:val="0"/>
          <w:lang w:val="en-US"/>
        </w:rPr>
        <w:t>) and Sortino ratio (</w:t>
      </w:r>
      <w:r>
        <w:rPr>
          <w:rStyle w:val="Hyperlink.0"/>
        </w:rPr>
        <w:fldChar w:fldCharType="begin" w:fldLock="0"/>
      </w:r>
      <w:r>
        <w:rPr>
          <w:rStyle w:val="Hyperlink.0"/>
        </w:rPr>
        <w:instrText xml:space="preserve"> HYPERLINK "https://doi.org/10.3905/jpm.1991.409343"</w:instrText>
      </w:r>
      <w:r>
        <w:rPr>
          <w:rStyle w:val="Hyperlink.0"/>
        </w:rPr>
        <w:fldChar w:fldCharType="separate" w:fldLock="0"/>
      </w:r>
      <w:r>
        <w:rPr>
          <w:rStyle w:val="Hyperlink.0"/>
          <w:rtl w:val="0"/>
        </w:rPr>
        <w:t>Sortino &amp; van der Meer, 1991</w:t>
      </w:r>
      <w:r>
        <w:rPr/>
        <w:fldChar w:fldCharType="end" w:fldLock="0"/>
      </w:r>
      <w:r>
        <w:rPr>
          <w:rtl w:val="0"/>
          <w:lang w:val="en-US"/>
        </w:rPr>
        <w:t>) specified as primary metrics, with precise computation conventions defined in Chapter 4.</w:t>
      </w:r>
    </w:p>
    <w:p>
      <w:pPr>
        <w:pStyle w:val="Body Text"/>
      </w:pPr>
      <w:r>
        <w:rPr>
          <w:rtl w:val="0"/>
          <w:lang w:val="en-US"/>
        </w:rPr>
        <w:t>Net Risk Stance response scale (single item, seven points): 1. Strongly reduce exposure</w:t>
      </w:r>
      <w:r>
        <w:br w:type="textWrapping"/>
      </w:r>
      <w:r>
        <w:rPr>
          <w:rtl w:val="0"/>
          <w:lang w:val="en-US"/>
        </w:rPr>
        <w:t>2. Reduce exposure</w:t>
      </w:r>
      <w:r>
        <w:br w:type="textWrapping"/>
      </w:r>
      <w:r>
        <w:rPr>
          <w:rtl w:val="0"/>
          <w:lang w:val="en-US"/>
        </w:rPr>
        <w:t>3. Slightly reduce exposure</w:t>
      </w:r>
      <w:r>
        <w:br w:type="textWrapping"/>
      </w:r>
      <w:r>
        <w:rPr>
          <w:rtl w:val="0"/>
          <w:lang w:val="en-US"/>
        </w:rPr>
        <w:t>4. No change</w:t>
      </w:r>
      <w:r>
        <w:br w:type="textWrapping"/>
      </w:r>
      <w:r>
        <w:rPr>
          <w:rtl w:val="0"/>
          <w:lang w:val="en-US"/>
        </w:rPr>
        <w:t>5. Slightly increase exposure</w:t>
      </w:r>
      <w:r>
        <w:br w:type="textWrapping"/>
      </w:r>
      <w:r>
        <w:rPr>
          <w:rtl w:val="0"/>
          <w:lang w:val="en-US"/>
        </w:rPr>
        <w:t>6. Increase exposure</w:t>
      </w:r>
      <w:r>
        <w:br w:type="textWrapping"/>
      </w:r>
      <w:r>
        <w:rPr>
          <w:rtl w:val="0"/>
          <w:lang w:val="en-US"/>
        </w:rPr>
        <w:t>7. Strongly increase exposure</w:t>
      </w:r>
    </w:p>
    <w:p>
      <w:pPr>
        <w:pStyle w:val="Heading 3"/>
      </w:pPr>
      <w:bookmarkStart w:name="X4affd7433838c00deae3be89d08f33f1609842a" w:id="48"/>
      <w:r>
        <w:rPr>
          <w:rFonts w:cs="Arial Unicode MS" w:eastAsia="Arial Unicode MS"/>
          <w:rtl w:val="0"/>
          <w:lang w:val="en-US"/>
        </w:rPr>
        <w:t>2.3.2 Evaluating the Value Added of the Shock Score</w:t>
      </w:r>
    </w:p>
    <w:p>
      <w:pPr>
        <w:pStyle w:val="First Paragraph"/>
      </w:pPr>
      <w:r>
        <w:rPr>
          <w:rtl w:val="0"/>
          <w:lang w:val="en-US"/>
        </w:rPr>
        <w:t>The second objective is to evaluate whether providing the Shock Score moderates decision behavior and is associated with changes in outcomes relative to a no-score condition. The study uses a within-subject design (</w:t>
      </w:r>
      <w:r>
        <w:rPr>
          <w:rStyle w:val="Hyperlink.0"/>
        </w:rPr>
        <w:fldChar w:fldCharType="begin" w:fldLock="0"/>
      </w:r>
      <w:r>
        <w:rPr>
          <w:rStyle w:val="Hyperlink.0"/>
        </w:rPr>
        <w:instrText xml:space="preserve"> HYPERLINK "https://doi.org/10.1016/j.jebo.2011.08.009"</w:instrText>
      </w:r>
      <w:r>
        <w:rPr>
          <w:rStyle w:val="Hyperlink.0"/>
        </w:rPr>
        <w:fldChar w:fldCharType="separate" w:fldLock="0"/>
      </w:r>
      <w:r>
        <w:rPr>
          <w:rStyle w:val="Hyperlink.0"/>
          <w:rtl w:val="0"/>
        </w:rPr>
        <w:t>Charness et al., 2012</w:t>
      </w:r>
      <w:r>
        <w:rPr/>
        <w:fldChar w:fldCharType="end" w:fldLock="0"/>
      </w:r>
      <w:r>
        <w:rPr>
          <w:rtl w:val="0"/>
          <w:lang w:val="en-US"/>
        </w:rPr>
        <w:t>) in which each participant is exposed to both conditions, enabling comparison of responses while controlling for stable individual differences. The Shock Score is presented as a manager-facing dashboard designed to structure interpretation and trigger a pre-committed decision protocol under elevated-information-shock conditions (</w:t>
      </w:r>
      <w:r>
        <w:rPr>
          <w:rStyle w:val="Hyperlink.0"/>
        </w:rPr>
        <w:fldChar w:fldCharType="begin" w:fldLock="0"/>
      </w:r>
      <w:r>
        <w:rPr>
          <w:rStyle w:val="Hyperlink.0"/>
        </w:rPr>
        <w:instrText xml:space="preserve"> HYPERLINK "https://doi.org/10.1016/j.jet.2018.10.002"</w:instrText>
      </w:r>
      <w:r>
        <w:rPr>
          <w:rStyle w:val="Hyperlink.0"/>
        </w:rPr>
        <w:fldChar w:fldCharType="separate" w:fldLock="0"/>
      </w:r>
      <w:r>
        <w:rPr>
          <w:rStyle w:val="Hyperlink.0"/>
          <w:rtl w:val="0"/>
        </w:rPr>
        <w:t>Henderson et al., 2018</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"https://doi.org/10.2139/ssrn.3668963"</w:instrText>
      </w:r>
      <w:r>
        <w:rPr>
          <w:rStyle w:val="Hyperlink.0"/>
        </w:rPr>
        <w:fldChar w:fldCharType="separate" w:fldLock="0"/>
      </w:r>
      <w:r>
        <w:rPr>
          <w:rStyle w:val="Hyperlink.0"/>
          <w:rtl w:val="0"/>
        </w:rPr>
        <w:t>Statman, 2019</w:t>
      </w:r>
      <w:r>
        <w:rPr/>
        <w:fldChar w:fldCharType="end" w:fldLock="0"/>
      </w:r>
      <w:r>
        <w:rPr>
          <w:rtl w:val="0"/>
          <w:lang w:val="en-US"/>
        </w:rPr>
        <w:t>). The downstream consequence of any treatment effect is evaluated through changes in portfolio risk-return characteristics: Sharpe ratio (</w:t>
      </w:r>
      <w:r>
        <w:rPr>
          <w:rStyle w:val="Hyperlink.0"/>
        </w:rPr>
        <w:fldChar w:fldCharType="begin" w:fldLock="0"/>
      </w:r>
      <w:r>
        <w:rPr>
          <w:rStyle w:val="Hyperlink.0"/>
        </w:rPr>
        <w:instrText xml:space="preserve"> HYPERLINK "https://doi.org/10.1086/294846"</w:instrText>
      </w:r>
      <w:r>
        <w:rPr>
          <w:rStyle w:val="Hyperlink.0"/>
        </w:rPr>
        <w:fldChar w:fldCharType="separate" w:fldLock="0"/>
      </w:r>
      <w:r>
        <w:rPr>
          <w:rStyle w:val="Hyperlink.0"/>
          <w:rtl w:val="0"/>
        </w:rPr>
        <w:t>Sharpe, 1966</w:t>
      </w:r>
      <w:r>
        <w:rPr/>
        <w:fldChar w:fldCharType="end" w:fldLock="0"/>
      </w:r>
      <w:r>
        <w:rPr>
          <w:rtl w:val="0"/>
          <w:lang w:val="en-US"/>
        </w:rPr>
        <w:t>) and Sortino ratio (</w:t>
      </w:r>
      <w:r>
        <w:rPr>
          <w:rStyle w:val="Hyperlink.0"/>
        </w:rPr>
        <w:fldChar w:fldCharType="begin" w:fldLock="0"/>
      </w:r>
      <w:r>
        <w:rPr>
          <w:rStyle w:val="Hyperlink.0"/>
        </w:rPr>
        <w:instrText xml:space="preserve"> HYPERLINK "https://doi.org/10.3905/jpm.1991.409343"</w:instrText>
      </w:r>
      <w:r>
        <w:rPr>
          <w:rStyle w:val="Hyperlink.0"/>
        </w:rPr>
        <w:fldChar w:fldCharType="separate" w:fldLock="0"/>
      </w:r>
      <w:r>
        <w:rPr>
          <w:rStyle w:val="Hyperlink.0"/>
          <w:rtl w:val="0"/>
        </w:rPr>
        <w:t>Sortino &amp; van der Meer, 1991</w:t>
      </w:r>
      <w:r>
        <w:rPr/>
        <w:fldChar w:fldCharType="end" w:fldLock="0"/>
      </w:r>
      <w:r>
        <w:rPr>
          <w:rtl w:val="0"/>
          <w:lang w:val="en-US"/>
        </w:rPr>
        <w:t>) are computed per respondent-condition pair from NRS-weighted simulated portfolio returns, with computation conventions specified in Chapter 4.</w:t>
      </w:r>
    </w:p>
    <w:p>
      <w:pPr>
        <w:pStyle w:val="Heading 2"/>
      </w:pPr>
      <w:bookmarkStart w:name="researchquestions" w:id="49"/>
      <w:r>
        <w:rPr>
          <w:rFonts w:cs="Arial Unicode MS" w:eastAsia="Arial Unicode MS"/>
          <w:rtl w:val="0"/>
          <w:lang w:val="en-US"/>
        </w:rPr>
        <w:t>2.4 Research Questions</w:t>
      </w:r>
    </w:p>
    <w:p>
      <w:pPr>
        <w:pStyle w:val="First Paragraph"/>
      </w:pPr>
      <w:r>
        <w:rPr>
          <w:rtl w:val="0"/>
          <w:lang w:val="en-US"/>
        </w:rPr>
        <w:t>This study is guided by two research questions that correspond directly to the objectives and hypotheses. The first research question focuses on whether external information shocks are associated with systematic variation in managerial decision response. The second research question evaluates whether the Shock Score, as a decision-support intervention, is associated with changes in investment decision outcomes when managers face such information shocks. RQ1 addresses Objective 1 by evaluating both the immediate decision response to information shocks and its downstream portfolio outcome. RQ2 addresses Objective 2 by evaluating the moderating role of the Shock Score on that response.</w:t>
      </w:r>
    </w:p>
    <w:p>
      <w:pPr>
        <w:pStyle w:val="Body"/>
        <w:numPr>
          <w:ilvl w:val="0"/>
          <w:numId w:val="2"/>
        </w:numPr>
        <w:rPr>
          <w:lang w:val="en-US"/>
        </w:rPr>
      </w:pPr>
      <w:r>
        <w:rPr>
          <w:rtl w:val="0"/>
          <w:lang w:val="en-US"/>
        </w:rPr>
        <w:t>Do external financial information shocks lead to statistically significant differences in managers</w:t>
      </w:r>
      <w:r>
        <w:rPr>
          <w:rtl w:val="1"/>
        </w:rPr>
        <w:t xml:space="preserve">’ </w:t>
      </w:r>
      <w:r>
        <w:rPr>
          <w:rtl w:val="0"/>
          <w:lang w:val="en-US"/>
        </w:rPr>
        <w:t xml:space="preserve">immediate Net Risk Stance responses and, in downstream evaluation, portfolio risk </w:t>
      </w:r>
      <w:r>
        <w:rPr>
          <w:rtl w:val="0"/>
        </w:rPr>
        <w:t xml:space="preserve">– </w:t>
      </w:r>
      <w:r>
        <w:rPr>
          <w:rtl w:val="0"/>
          <w:lang w:val="en-US"/>
        </w:rPr>
        <w:t>return outcomes?</w:t>
      </w:r>
    </w:p>
    <w:p>
      <w:pPr>
        <w:pStyle w:val="Body"/>
        <w:numPr>
          <w:ilvl w:val="0"/>
          <w:numId w:val="2"/>
        </w:numPr>
        <w:rPr>
          <w:lang w:val="en-US"/>
        </w:rPr>
      </w:pPr>
      <w:r>
        <w:rPr>
          <w:rtl w:val="0"/>
          <w:lang w:val="en-US"/>
        </w:rPr>
        <w:t>Does providing the Shock Score to portfolio managers affect investment decision outcomes, measured through portfolio risk</w:t>
      </w:r>
      <w:r>
        <w:rPr>
          <w:rtl w:val="0"/>
        </w:rPr>
        <w:t>–</w:t>
      </w:r>
      <w:r>
        <w:rPr>
          <w:rtl w:val="0"/>
          <w:lang w:val="en-US"/>
        </w:rPr>
        <w:t>return metrics, relative to a condition in which the Shock Score is not provided?</w:t>
      </w:r>
    </w:p>
    <w:p>
      <w:pPr>
        <w:pStyle w:val="Heading 2"/>
      </w:pPr>
      <w:bookmarkStart w:name="hypothesisstatements" w:id="50"/>
      <w:r>
        <w:rPr>
          <w:rFonts w:cs="Arial Unicode MS" w:eastAsia="Arial Unicode MS"/>
          <w:rtl w:val="0"/>
          <w:lang w:val="en-US"/>
        </w:rPr>
        <w:t>2.5 Hypothesis Statement(s)</w:t>
      </w:r>
    </w:p>
    <w:p>
      <w:pPr>
        <w:pStyle w:val="First Paragraph"/>
      </w:pPr>
      <w:r>
        <w:rPr>
          <w:rtl w:val="0"/>
          <w:lang w:val="en-US"/>
        </w:rPr>
        <w:t>The study tests two hypotheses. Hypothesis statements are presented in null and alternative form and are evaluated using the primary and secondary data described in Chapters 4 and 5. The hypotheses are written to align with the study design, where information shock intensity is measured at the event level and decision support is implemented as an experimental condition in which the Shock Score is shown or withheld.</w:t>
      </w:r>
      <w:bookmarkEnd w:id="50"/>
      <w:bookmarkEnd w:id="49"/>
    </w:p>
    <w:p>
      <w:pPr>
        <w:pStyle w:val="Heading 3"/>
      </w:pPr>
      <w:bookmarkStart w:name="Xde5692994e312d79ed789c98a5c4655ee73a6f0" w:id="51"/>
      <w:r>
        <w:rPr>
          <w:rFonts w:cs="Arial Unicode MS" w:eastAsia="Arial Unicode MS"/>
          <w:rtl w:val="0"/>
          <w:lang w:val="en-US"/>
        </w:rPr>
        <w:t xml:space="preserve">2.5.1 Hypothesis H1 </w:t>
      </w:r>
      <w:r>
        <w:rPr>
          <w:rFonts w:cs="Arial Unicode MS" w:eastAsia="Arial Unicode MS" w:hint="default"/>
          <w:rtl w:val="0"/>
        </w:rPr>
        <w:t xml:space="preserve">– </w:t>
      </w:r>
      <w:r>
        <w:rPr>
          <w:rFonts w:cs="Arial Unicode MS" w:eastAsia="Arial Unicode MS"/>
          <w:rtl w:val="0"/>
          <w:lang w:val="en-US"/>
        </w:rPr>
        <w:t>Influence of Information Shocks on Decisions</w:t>
      </w:r>
    </w:p>
    <w:p>
      <w:pPr>
        <w:pStyle w:val="First Paragraph"/>
      </w:pPr>
      <w:r>
        <w:rPr>
          <w:b w:val="1"/>
          <w:bCs w:val="1"/>
          <w:rtl w:val="0"/>
          <w:lang w:val="en-US"/>
        </w:rPr>
        <w:t>H1</w:t>
      </w:r>
      <w:r>
        <w:rPr>
          <w:b w:val="1"/>
          <w:bCs w:val="1"/>
          <w:rtl w:val="0"/>
          <w:lang w:val="en-US"/>
        </w:rPr>
        <w:t>₀</w:t>
      </w:r>
      <w:r>
        <w:rPr>
          <w:b w:val="1"/>
          <w:bCs w:val="1"/>
          <w:rtl w:val="0"/>
          <w:lang w:val="en-US"/>
        </w:rPr>
        <w:t>:</w:t>
      </w:r>
      <w:r>
        <w:rPr>
          <w:rtl w:val="0"/>
          <w:lang w:val="en-US"/>
        </w:rPr>
        <w:t xml:space="preserve"> The intensity of external financial information shocks has no statistically significant effect on managers</w:t>
      </w:r>
      <w:r>
        <w:rPr>
          <w:rtl w:val="0"/>
          <w:lang w:val="en-US"/>
        </w:rPr>
        <w:t xml:space="preserve">’ </w:t>
      </w:r>
      <w:r>
        <w:rPr>
          <w:rtl w:val="0"/>
          <w:lang w:val="en-US"/>
        </w:rPr>
        <w:t>Net Risk Stance responses.</w:t>
      </w:r>
    </w:p>
    <w:p>
      <w:pPr>
        <w:pStyle w:val="Body Text"/>
      </w:pPr>
      <w:r>
        <w:rPr>
          <w:b w:val="1"/>
          <w:bCs w:val="1"/>
          <w:rtl w:val="0"/>
          <w:lang w:val="en-US"/>
        </w:rPr>
        <w:t>H1</w:t>
      </w:r>
      <w:r>
        <w:rPr>
          <w:b w:val="1"/>
          <w:bCs w:val="1"/>
          <w:rtl w:val="0"/>
          <w:lang w:val="en-US"/>
        </w:rPr>
        <w:t>ₐ</w:t>
      </w:r>
      <w:r>
        <w:rPr>
          <w:b w:val="1"/>
          <w:bCs w:val="1"/>
          <w:rtl w:val="0"/>
          <w:lang w:val="en-US"/>
        </w:rPr>
        <w:t>:</w:t>
      </w:r>
      <w:r>
        <w:rPr>
          <w:rtl w:val="0"/>
          <w:lang w:val="en-US"/>
        </w:rPr>
        <w:t xml:space="preserve"> The intensity of external financial information shocks has a statistically significant effect on managers</w:t>
      </w:r>
      <w:r>
        <w:rPr>
          <w:rtl w:val="0"/>
          <w:lang w:val="en-US"/>
        </w:rPr>
        <w:t xml:space="preserve">’ </w:t>
      </w:r>
      <w:r>
        <w:rPr>
          <w:rtl w:val="0"/>
          <w:lang w:val="en-US"/>
        </w:rPr>
        <w:t>Net Risk Stance responses.</w:t>
      </w:r>
    </w:p>
    <w:p>
      <w:pPr>
        <w:pStyle w:val="Body Text"/>
      </w:pPr>
      <w:r>
        <w:rPr>
          <w:rtl w:val="0"/>
          <w:lang w:val="en-US"/>
        </w:rPr>
        <w:t>H1 evaluates whether variation in information shock intensity, as captured by the composite Shock Score (SC_total, defined in Section 2.6.3), is associated with systematic differences in the direction and magnitude of managers</w:t>
      </w:r>
      <w:r>
        <w:rPr>
          <w:rtl w:val="0"/>
          <w:lang w:val="en-US"/>
        </w:rPr>
        <w:t xml:space="preserve">’ </w:t>
      </w:r>
      <w:r>
        <w:rPr>
          <w:rtl w:val="0"/>
          <w:lang w:val="en-US"/>
        </w:rPr>
        <w:t>stated exposure adjustments. Net Risk Stance is operationalized as a single-item, seven-point scale defined in section 2.3.1. The downstream relationship between decision responses and portfolio risk</w:t>
      </w:r>
      <w:r>
        <w:rPr>
          <w:rtl w:val="0"/>
          <w:lang w:val="en-US"/>
        </w:rPr>
        <w:t>–</w:t>
      </w:r>
      <w:r>
        <w:rPr>
          <w:rtl w:val="0"/>
          <w:lang w:val="en-US"/>
        </w:rPr>
        <w:t>return outcomes is evaluated through the simulation design described in Chapter 4.</w:t>
      </w:r>
    </w:p>
    <w:p>
      <w:pPr>
        <w:pStyle w:val="Heading 3"/>
      </w:pPr>
      <w:bookmarkStart w:name="X3ed07fc630732405a5ee8404333d0bdc7c5d734" w:id="52"/>
      <w:r>
        <w:rPr>
          <w:rFonts w:cs="Arial Unicode MS" w:eastAsia="Arial Unicode MS"/>
          <w:rtl w:val="0"/>
          <w:lang w:val="en-US"/>
        </w:rPr>
        <w:t xml:space="preserve">2.5.2 Hypothesis H2 </w:t>
      </w:r>
      <w:r>
        <w:rPr>
          <w:rFonts w:cs="Arial Unicode MS" w:eastAsia="Arial Unicode MS" w:hint="default"/>
          <w:rtl w:val="0"/>
        </w:rPr>
        <w:t xml:space="preserve">– </w:t>
      </w:r>
      <w:r>
        <w:rPr>
          <w:rFonts w:cs="Arial Unicode MS" w:eastAsia="Arial Unicode MS"/>
          <w:rtl w:val="0"/>
          <w:lang w:val="en-US"/>
        </w:rPr>
        <w:t>Value Added of the Shock Score</w:t>
      </w:r>
    </w:p>
    <w:p>
      <w:pPr>
        <w:pStyle w:val="First Paragraph"/>
      </w:pPr>
      <w:r>
        <w:rPr>
          <w:b w:val="1"/>
          <w:bCs w:val="1"/>
          <w:rtl w:val="0"/>
          <w:lang w:val="en-US"/>
        </w:rPr>
        <w:t>H2</w:t>
      </w:r>
      <w:r>
        <w:rPr>
          <w:b w:val="1"/>
          <w:bCs w:val="1"/>
          <w:rtl w:val="0"/>
          <w:lang w:val="en-US"/>
        </w:rPr>
        <w:t>₀</w:t>
      </w:r>
      <w:r>
        <w:rPr>
          <w:b w:val="1"/>
          <w:bCs w:val="1"/>
          <w:rtl w:val="0"/>
          <w:lang w:val="en-US"/>
        </w:rPr>
        <w:t>:</w:t>
      </w:r>
      <w:r>
        <w:rPr>
          <w:rtl w:val="0"/>
          <w:lang w:val="en-US"/>
        </w:rPr>
        <w:t xml:space="preserve"> Introducing the Shock Score for investment decision-making has no statistically significant effect on the risk</w:t>
      </w:r>
      <w:r>
        <w:rPr>
          <w:rtl w:val="0"/>
          <w:lang w:val="en-US"/>
        </w:rPr>
        <w:t>–</w:t>
      </w:r>
      <w:r>
        <w:rPr>
          <w:rtl w:val="0"/>
          <w:lang w:val="en-US"/>
        </w:rPr>
        <w:t>return ratio of the portfolio.</w:t>
      </w:r>
    </w:p>
    <w:p>
      <w:pPr>
        <w:pStyle w:val="Body Text"/>
      </w:pPr>
      <w:r>
        <w:rPr>
          <w:b w:val="1"/>
          <w:bCs w:val="1"/>
          <w:rtl w:val="0"/>
          <w:lang w:val="en-US"/>
        </w:rPr>
        <w:t>H2</w:t>
      </w:r>
      <w:r>
        <w:rPr>
          <w:b w:val="1"/>
          <w:bCs w:val="1"/>
          <w:rtl w:val="0"/>
          <w:lang w:val="en-US"/>
        </w:rPr>
        <w:t>ₐ</w:t>
      </w:r>
      <w:r>
        <w:rPr>
          <w:b w:val="1"/>
          <w:bCs w:val="1"/>
          <w:rtl w:val="0"/>
          <w:lang w:val="en-US"/>
        </w:rPr>
        <w:t>:</w:t>
      </w:r>
      <w:r>
        <w:rPr>
          <w:rtl w:val="0"/>
          <w:lang w:val="en-US"/>
        </w:rPr>
        <w:t xml:space="preserve"> Introducing the Shock Score for investment decision-making has a statistically significant effect on the risk</w:t>
      </w:r>
      <w:r>
        <w:rPr>
          <w:rtl w:val="0"/>
          <w:lang w:val="en-US"/>
        </w:rPr>
        <w:t>–</w:t>
      </w:r>
      <w:r>
        <w:rPr>
          <w:rtl w:val="0"/>
          <w:lang w:val="en-US"/>
        </w:rPr>
        <w:t>return ratio of the portfolio.</w:t>
      </w:r>
    </w:p>
    <w:p>
      <w:pPr>
        <w:pStyle w:val="Body Text"/>
      </w:pPr>
      <w:r>
        <w:rPr>
          <w:rtl w:val="0"/>
          <w:lang w:val="en-US"/>
        </w:rPr>
        <w:t>H2 evaluates whether providing the Shock Score dashboard to managers during information shock scenarios changes portfolio outcomes relative to a no-score condition. Risk</w:t>
      </w:r>
      <w:r>
        <w:rPr>
          <w:rtl w:val="0"/>
          <w:lang w:val="en-US"/>
        </w:rPr>
        <w:t>–</w:t>
      </w:r>
      <w:r>
        <w:rPr>
          <w:rtl w:val="0"/>
          <w:lang w:val="en-US"/>
        </w:rPr>
        <w:t>return ratio is operationalized through Sharpe ratio and Sortino ratio as defined in section 2.6.4. The treatment condition (ShowSC = 1 versus ShowSC = 0, as defined in Section 2.6.3) is implemented through the within-subject experimental design, where each manager is exposed to comparable scenarios with and without the Shock Score.</w:t>
      </w:r>
    </w:p>
    <w:p>
      <w:pPr>
        <w:pStyle w:val="Heading 2"/>
      </w:pPr>
      <w:bookmarkStart w:name="definitionsofkeyterms" w:id="53"/>
      <w:r>
        <w:rPr>
          <w:rFonts w:cs="Arial Unicode MS" w:eastAsia="Arial Unicode MS"/>
          <w:rtl w:val="0"/>
          <w:lang w:val="en-US"/>
        </w:rPr>
        <w:t>2.6 Definitions of Key Terms</w:t>
      </w:r>
    </w:p>
    <w:p>
      <w:pPr>
        <w:pStyle w:val="First Paragraph"/>
      </w:pPr>
      <w:r>
        <w:rPr>
          <w:rtl w:val="0"/>
          <w:lang w:val="en-US"/>
        </w:rPr>
        <w:t>This section defines key terms used throughout the thesis. Definitions are operational and intended to support consistent measurement and interpretation in later chapters.</w:t>
      </w:r>
    </w:p>
    <w:p>
      <w:pPr>
        <w:pStyle w:val="Body"/>
        <w:numPr>
          <w:ilvl w:val="0"/>
          <w:numId w:val="2"/>
        </w:numPr>
        <w:rPr>
          <w:lang w:val="en-US"/>
        </w:rPr>
      </w:pPr>
      <w:r>
        <w:rPr>
          <w:rtl w:val="0"/>
          <w:lang w:val="en-US"/>
        </w:rPr>
        <w:t>Emotional bias refers to systematic deviations in judgment and choice that arise from affective responses under uncertainty (</w:t>
      </w:r>
      <w:r>
        <w:rPr>
          <w:rStyle w:val="Hyperlink.0"/>
        </w:rPr>
        <w:fldChar w:fldCharType="begin" w:fldLock="0"/>
      </w:r>
      <w:r>
        <w:rPr>
          <w:rStyle w:val="Hyperlink.0"/>
        </w:rPr>
        <w:instrText xml:space="preserve"> HYPERLINK "https://doi.org/10.2307/1914185"</w:instrText>
      </w:r>
      <w:r>
        <w:rPr>
          <w:rStyle w:val="Hyperlink.0"/>
        </w:rPr>
        <w:fldChar w:fldCharType="separate" w:fldLock="0"/>
      </w:r>
      <w:r>
        <w:rPr>
          <w:rStyle w:val="Hyperlink.0"/>
          <w:rtl w:val="0"/>
        </w:rPr>
        <w:t>Kahneman &amp; Tversky, 1979</w:t>
      </w:r>
      <w:r>
        <w:rPr/>
        <w:fldChar w:fldCharType="end" w:fldLock="0"/>
      </w:r>
      <w:r>
        <w:rPr>
          <w:rtl w:val="0"/>
        </w:rPr>
        <w:t xml:space="preserve">; </w:t>
      </w:r>
      <w:r>
        <w:rPr>
          <w:rStyle w:val="Hyperlink.0"/>
        </w:rPr>
        <w:fldChar w:fldCharType="begin" w:fldLock="0"/>
      </w:r>
      <w:r>
        <w:rPr>
          <w:rStyle w:val="Hyperlink.0"/>
        </w:rPr>
        <w:instrText xml:space="preserve"> HYPERLINK "https://doi.org/10.1146/annurev-financial-092214-043752"</w:instrText>
      </w:r>
      <w:r>
        <w:rPr>
          <w:rStyle w:val="Hyperlink.0"/>
        </w:rPr>
        <w:fldChar w:fldCharType="separate" w:fldLock="0"/>
      </w:r>
      <w:r>
        <w:rPr>
          <w:rStyle w:val="Hyperlink.0"/>
          <w:rtl w:val="0"/>
          <w:lang w:val="de-DE"/>
        </w:rPr>
        <w:t>Hirshleifer, 2015</w:t>
      </w:r>
      <w:r>
        <w:rPr/>
        <w:fldChar w:fldCharType="end" w:fldLock="0"/>
      </w:r>
      <w:r>
        <w:rPr>
          <w:rtl w:val="0"/>
          <w:lang w:val="en-US"/>
        </w:rPr>
        <w:t>), leading decision-makers to overweight salient or emotionally charged information relative to a deliberative, rule-consistent decision process.</w:t>
      </w:r>
    </w:p>
    <w:p>
      <w:pPr>
        <w:pStyle w:val="Body"/>
        <w:numPr>
          <w:ilvl w:val="0"/>
          <w:numId w:val="2"/>
        </w:numPr>
        <w:rPr>
          <w:lang w:val="en-US"/>
        </w:rPr>
      </w:pPr>
      <w:r>
        <w:rPr>
          <w:rtl w:val="0"/>
          <w:lang w:val="en-US"/>
        </w:rPr>
        <w:t>An external financial information shock is a discrete public information event relevant to a portfolio holding that arrives over a short horizon and has the potential to trigger heightened attention, uncertainty, and rapid market reaction (</w:t>
      </w:r>
      <w:r>
        <w:rPr>
          <w:rStyle w:val="Hyperlink.0"/>
        </w:rPr>
        <w:fldChar w:fldCharType="begin" w:fldLock="0"/>
      </w:r>
      <w:r>
        <w:rPr>
          <w:rStyle w:val="Hyperlink.0"/>
        </w:rPr>
        <w:instrText xml:space="preserve"> HYPERLINK "https://papers.ssrn.com/sol3/papers.cfm?abstract_id=2891216"</w:instrText>
      </w:r>
      <w:r>
        <w:rPr>
          <w:rStyle w:val="Hyperlink.0"/>
        </w:rPr>
        <w:fldChar w:fldCharType="separate" w:fldLock="0"/>
      </w:r>
      <w:r>
        <w:rPr>
          <w:rStyle w:val="Hyperlink.0"/>
          <w:rtl w:val="0"/>
        </w:rPr>
        <w:t>Jiang &amp; Zhu, 2016</w:t>
      </w:r>
      <w:r>
        <w:rPr/>
        <w:fldChar w:fldCharType="end" w:fldLock="0"/>
      </w:r>
      <w:r>
        <w:rPr>
          <w:rtl w:val="0"/>
        </w:rPr>
        <w:t>).</w:t>
      </w:r>
    </w:p>
    <w:p>
      <w:pPr>
        <w:pStyle w:val="Body"/>
        <w:numPr>
          <w:ilvl w:val="0"/>
          <w:numId w:val="2"/>
        </w:numPr>
        <w:rPr>
          <w:lang w:val="en-US"/>
        </w:rPr>
      </w:pPr>
      <w:r>
        <w:rPr>
          <w:rtl w:val="0"/>
          <w:lang w:val="en-US"/>
        </w:rPr>
        <w:t>The Shock Score is a quantitative decision-support indicator designed to summarize the emotional and informational intensity of an external financial information shock in a manager-interpretable format. In this thesis, the Shock Score has two representations: an analytical composite index used for statistical testing and an operational dashboard used for decision support. The construction methodology, component definitions, PCA-based composite index computation, and Shock Score dashboard design are documented in Section 4.3.</w:t>
      </w:r>
    </w:p>
    <w:p>
      <w:pPr>
        <w:pStyle w:val="First Paragraph"/>
        <w:rPr>
          <w:color w:val="000000"/>
          <w:sz w:val="22"/>
        </w:rPr>
      </w:pPr>
      <w:r>
        <w:rPr>
          <w:rtl w:val="0"/>
          <w:lang w:val="en-US"/>
        </w:rPr>
        <w:t xml:space="preserve">Treatment indicator for decision support: The study distinguishes between the existence of </w:t>
      </w:r>
      <m:oMath>
        <m:r>
          <w:rPr xmlns:w="http://schemas.openxmlformats.org/wordprocessingml/2006/main">
            <w:rFonts w:ascii="Cambria Math" w:hAnsi="Cambria Math"/>
            <w:i/>
            <w:color w:val="000000"/>
            <w:sz w:val="23"/>
            <w:szCs w:val="23"/>
          </w:rPr>
          <m:t>S</m:t>
        </m:r>
        <m:sSub>
          <m:e>
            <m:r>
              <w:rPr xmlns:w="http://schemas.openxmlformats.org/wordprocessingml/2006/main">
                <w:rFonts w:ascii="Cambria Math" w:hAnsi="Cambria Math"/>
                <w:i/>
                <w:color w:val="000000"/>
                <w:sz w:val="23"/>
                <w:szCs w:val="23"/>
              </w:rPr>
              <m:t>C</m:t>
            </m:r>
          </m:e>
          <m:sub>
            <m:r>
              <w:rPr xmlns:w="http://schemas.openxmlformats.org/wordprocessingml/2006/main">
                <w:rFonts w:ascii="Cambria Math" w:hAnsi="Cambria Math"/>
                <w:i/>
                <w:color w:val="000000"/>
                <w:sz w:val="23"/>
                <w:szCs w:val="23"/>
              </w:rPr>
              <m:t>t</m:t>
            </m:r>
            <m:r>
              <w:rPr xmlns:w="http://schemas.openxmlformats.org/wordprocessingml/2006/main">
                <w:rFonts w:ascii="Cambria Math" w:hAnsi="Cambria Math"/>
                <w:i/>
                <w:color w:val="000000"/>
                <w:sz w:val="23"/>
                <w:szCs w:val="23"/>
              </w:rPr>
              <m:t>o</m:t>
            </m:r>
            <m:r>
              <w:rPr xmlns:w="http://schemas.openxmlformats.org/wordprocessingml/2006/main">
                <w:rFonts w:ascii="Cambria Math" w:hAnsi="Cambria Math"/>
                <w:i/>
                <w:color w:val="000000"/>
                <w:sz w:val="23"/>
                <w:szCs w:val="23"/>
              </w:rPr>
              <m:t>t</m:t>
            </m:r>
            <m:r>
              <w:rPr xmlns:w="http://schemas.openxmlformats.org/wordprocessingml/2006/main">
                <w:rFonts w:ascii="Cambria Math" w:hAnsi="Cambria Math"/>
                <w:i/>
                <w:color w:val="000000"/>
                <w:sz w:val="23"/>
                <w:szCs w:val="23"/>
              </w:rPr>
              <m:t>a</m:t>
            </m:r>
            <m:r>
              <w:rPr xmlns:w="http://schemas.openxmlformats.org/wordprocessingml/2006/main">
                <w:rFonts w:ascii="Cambria Math" w:hAnsi="Cambria Math"/>
                <w:i/>
                <w:color w:val="000000"/>
                <w:sz w:val="23"/>
                <w:szCs w:val="23"/>
              </w:rPr>
              <m:t>l</m:t>
            </m:r>
          </m:sub>
        </m:sSub>
      </m:oMath>
      <w:r>
        <w:rPr>
          <w:rtl w:val="0"/>
          <w:lang w:val="en-US"/>
        </w:rPr>
        <w:t xml:space="preserve"> for an event and whether it is shown to the manager. For each manager </w:t>
      </w:r>
      <m:oMath>
        <m:r>
          <w:rPr xmlns:w="http://schemas.openxmlformats.org/wordprocessingml/2006/main">
            <w:rFonts w:ascii="Cambria Math" w:hAnsi="Cambria Math"/>
            <w:i/>
            <w:color w:val="000000"/>
            <w:sz w:val="23"/>
            <w:szCs w:val="23"/>
          </w:rPr>
          <m:t>i</m:t>
        </m:r>
      </m:oMath>
      <w:r>
        <w:rPr>
          <w:rtl w:val="0"/>
          <w:lang w:val="en-US"/>
        </w:rPr>
        <w:t xml:space="preserve"> and event </w:t>
      </w:r>
      <m:oMath>
        <m:r>
          <w:rPr xmlns:w="http://schemas.openxmlformats.org/wordprocessingml/2006/main">
            <w:rFonts w:ascii="Cambria Math" w:hAnsi="Cambria Math"/>
            <w:i/>
            <w:color w:val="000000"/>
            <w:sz w:val="23"/>
            <w:szCs w:val="23"/>
          </w:rPr>
          <m:t>e</m:t>
        </m:r>
      </m:oMath>
      <w:r>
        <w:rPr>
          <w:rtl w:val="0"/>
          <w:lang w:val="en-US"/>
        </w:rPr>
        <w:t>:</w:t>
      </w:r>
    </w:p>
    <w:p>
      <w:pPr>
        <w:pStyle w:val="Body Text"/>
        <w:rPr>
          <w:color w:val="000000"/>
          <w:sz w:val="22"/>
        </w:rPr>
      </w:pPr>
      <m:oMath>
        <m:r>
          <w:rPr xmlns:w="http://schemas.openxmlformats.org/wordprocessingml/2006/main">
            <w:rFonts w:ascii="Cambria Math" w:hAnsi="Cambria Math"/>
            <w:i/>
            <w:color w:val="000000"/>
            <w:sz w:val="23"/>
            <w:szCs w:val="23"/>
          </w:rPr>
          <m:t>S</m:t>
        </m:r>
        <m:r>
          <w:rPr xmlns:w="http://schemas.openxmlformats.org/wordprocessingml/2006/main">
            <w:rFonts w:ascii="Cambria Math" w:hAnsi="Cambria Math"/>
            <w:i/>
            <w:color w:val="000000"/>
            <w:sz w:val="23"/>
            <w:szCs w:val="23"/>
          </w:rPr>
          <m:t>h</m:t>
        </m:r>
        <m:r>
          <w:rPr xmlns:w="http://schemas.openxmlformats.org/wordprocessingml/2006/main">
            <w:rFonts w:ascii="Cambria Math" w:hAnsi="Cambria Math"/>
            <w:i/>
            <w:color w:val="000000"/>
            <w:sz w:val="23"/>
            <w:szCs w:val="23"/>
          </w:rPr>
          <m:t>o</m:t>
        </m:r>
        <m:r>
          <w:rPr xmlns:w="http://schemas.openxmlformats.org/wordprocessingml/2006/main">
            <w:rFonts w:ascii="Cambria Math" w:hAnsi="Cambria Math"/>
            <w:i/>
            <w:color w:val="000000"/>
            <w:sz w:val="23"/>
            <w:szCs w:val="23"/>
          </w:rPr>
          <m:t>w</m:t>
        </m:r>
        <m:r>
          <w:rPr xmlns:w="http://schemas.openxmlformats.org/wordprocessingml/2006/main">
            <w:rFonts w:ascii="Cambria Math" w:hAnsi="Cambria Math"/>
            <w:i/>
            <w:color w:val="000000"/>
            <w:sz w:val="23"/>
            <w:szCs w:val="23"/>
          </w:rPr>
          <m:t>S</m:t>
        </m:r>
        <m:sSub>
          <m:e>
            <m:r>
              <w:rPr xmlns:w="http://schemas.openxmlformats.org/wordprocessingml/2006/main">
                <w:rFonts w:ascii="Cambria Math" w:hAnsi="Cambria Math"/>
                <w:i/>
                <w:color w:val="000000"/>
                <w:sz w:val="23"/>
                <w:szCs w:val="23"/>
              </w:rPr>
              <m:t>C</m:t>
            </m:r>
          </m:e>
          <m:sub>
            <m:r>
              <w:rPr xmlns:w="http://schemas.openxmlformats.org/wordprocessingml/2006/main">
                <w:rFonts w:ascii="Cambria Math" w:hAnsi="Cambria Math"/>
                <w:i/>
                <w:color w:val="000000"/>
                <w:sz w:val="23"/>
                <w:szCs w:val="23"/>
              </w:rPr>
              <m:t>i</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e</m:t>
            </m:r>
          </m:sub>
        </m:sSub>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oMath>
      <w:r>
        <w:rPr>
          <w:rtl w:val="0"/>
          <w:lang w:val="en-US"/>
        </w:rPr>
        <w:t xml:space="preserve"> if the Shock Score dashboard is displayed</w:t>
      </w:r>
    </w:p>
    <w:p>
      <w:pPr>
        <w:pStyle w:val="Body Text"/>
        <w:rPr>
          <w:color w:val="000000"/>
          <w:sz w:val="22"/>
        </w:rPr>
      </w:pPr>
      <m:oMath>
        <m:r>
          <w:rPr xmlns:w="http://schemas.openxmlformats.org/wordprocessingml/2006/main">
            <w:rFonts w:ascii="Cambria Math" w:hAnsi="Cambria Math"/>
            <w:i/>
            <w:color w:val="000000"/>
            <w:sz w:val="23"/>
            <w:szCs w:val="23"/>
          </w:rPr>
          <m:t>S</m:t>
        </m:r>
        <m:r>
          <w:rPr xmlns:w="http://schemas.openxmlformats.org/wordprocessingml/2006/main">
            <w:rFonts w:ascii="Cambria Math" w:hAnsi="Cambria Math"/>
            <w:i/>
            <w:color w:val="000000"/>
            <w:sz w:val="23"/>
            <w:szCs w:val="23"/>
          </w:rPr>
          <m:t>h</m:t>
        </m:r>
        <m:r>
          <w:rPr xmlns:w="http://schemas.openxmlformats.org/wordprocessingml/2006/main">
            <w:rFonts w:ascii="Cambria Math" w:hAnsi="Cambria Math"/>
            <w:i/>
            <w:color w:val="000000"/>
            <w:sz w:val="23"/>
            <w:szCs w:val="23"/>
          </w:rPr>
          <m:t>o</m:t>
        </m:r>
        <m:r>
          <w:rPr xmlns:w="http://schemas.openxmlformats.org/wordprocessingml/2006/main">
            <w:rFonts w:ascii="Cambria Math" w:hAnsi="Cambria Math"/>
            <w:i/>
            <w:color w:val="000000"/>
            <w:sz w:val="23"/>
            <w:szCs w:val="23"/>
          </w:rPr>
          <m:t>w</m:t>
        </m:r>
        <m:r>
          <w:rPr xmlns:w="http://schemas.openxmlformats.org/wordprocessingml/2006/main">
            <w:rFonts w:ascii="Cambria Math" w:hAnsi="Cambria Math"/>
            <w:i/>
            <w:color w:val="000000"/>
            <w:sz w:val="23"/>
            <w:szCs w:val="23"/>
          </w:rPr>
          <m:t>S</m:t>
        </m:r>
        <m:sSub>
          <m:e>
            <m:r>
              <w:rPr xmlns:w="http://schemas.openxmlformats.org/wordprocessingml/2006/main">
                <w:rFonts w:ascii="Cambria Math" w:hAnsi="Cambria Math"/>
                <w:i/>
                <w:color w:val="000000"/>
                <w:sz w:val="23"/>
                <w:szCs w:val="23"/>
              </w:rPr>
              <m:t>C</m:t>
            </m:r>
          </m:e>
          <m:sub>
            <m:r>
              <w:rPr xmlns:w="http://schemas.openxmlformats.org/wordprocessingml/2006/main">
                <w:rFonts w:ascii="Cambria Math" w:hAnsi="Cambria Math"/>
                <w:i/>
                <w:color w:val="000000"/>
                <w:sz w:val="23"/>
                <w:szCs w:val="23"/>
              </w:rPr>
              <m:t>i</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e</m:t>
            </m:r>
          </m:sub>
        </m:sSub>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0</m:t>
        </m:r>
      </m:oMath>
      <w:r>
        <w:rPr>
          <w:rtl w:val="0"/>
          <w:lang w:val="en-US"/>
        </w:rPr>
        <w:t xml:space="preserve"> if the Shock Score dashboard is withheld</w:t>
      </w:r>
    </w:p>
    <w:p>
      <w:pPr>
        <w:pStyle w:val="Body Text"/>
        <w:rPr>
          <w:color w:val="000000"/>
          <w:sz w:val="22"/>
        </w:rPr>
      </w:pPr>
      <w:r>
        <w:rPr>
          <w:rtl w:val="0"/>
          <w:lang w:val="en-US"/>
        </w:rPr>
        <w:t xml:space="preserve">When the Shock Score is not displayed, </w:t>
      </w:r>
      <m:oMath>
        <m:r>
          <w:rPr xmlns:w="http://schemas.openxmlformats.org/wordprocessingml/2006/main">
            <w:rFonts w:ascii="Cambria Math" w:hAnsi="Cambria Math"/>
            <w:i/>
            <w:color w:val="000000"/>
            <w:sz w:val="23"/>
            <w:szCs w:val="23"/>
          </w:rPr>
          <m:t>S</m:t>
        </m:r>
        <m:sSub>
          <m:e>
            <m:r>
              <w:rPr xmlns:w="http://schemas.openxmlformats.org/wordprocessingml/2006/main">
                <w:rFonts w:ascii="Cambria Math" w:hAnsi="Cambria Math"/>
                <w:i/>
                <w:color w:val="000000"/>
                <w:sz w:val="23"/>
                <w:szCs w:val="23"/>
              </w:rPr>
              <m:t>C</m:t>
            </m:r>
          </m:e>
          <m:sub>
            <m:r>
              <w:rPr xmlns:w="http://schemas.openxmlformats.org/wordprocessingml/2006/main">
                <w:rFonts w:ascii="Cambria Math" w:hAnsi="Cambria Math"/>
                <w:i/>
                <w:color w:val="000000"/>
                <w:sz w:val="23"/>
                <w:szCs w:val="23"/>
              </w:rPr>
              <m:t>t</m:t>
            </m:r>
            <m:r>
              <w:rPr xmlns:w="http://schemas.openxmlformats.org/wordprocessingml/2006/main">
                <w:rFonts w:ascii="Cambria Math" w:hAnsi="Cambria Math"/>
                <w:i/>
                <w:color w:val="000000"/>
                <w:sz w:val="23"/>
                <w:szCs w:val="23"/>
              </w:rPr>
              <m:t>o</m:t>
            </m:r>
            <m:r>
              <w:rPr xmlns:w="http://schemas.openxmlformats.org/wordprocessingml/2006/main">
                <w:rFonts w:ascii="Cambria Math" w:hAnsi="Cambria Math"/>
                <w:i/>
                <w:color w:val="000000"/>
                <w:sz w:val="23"/>
                <w:szCs w:val="23"/>
              </w:rPr>
              <m:t>t</m:t>
            </m:r>
            <m:r>
              <w:rPr xmlns:w="http://schemas.openxmlformats.org/wordprocessingml/2006/main">
                <w:rFonts w:ascii="Cambria Math" w:hAnsi="Cambria Math"/>
                <w:i/>
                <w:color w:val="000000"/>
                <w:sz w:val="23"/>
                <w:szCs w:val="23"/>
              </w:rPr>
              <m:t>a</m:t>
            </m:r>
            <m:r>
              <w:rPr xmlns:w="http://schemas.openxmlformats.org/wordprocessingml/2006/main">
                <w:rFonts w:ascii="Cambria Math" w:hAnsi="Cambria Math"/>
                <w:i/>
                <w:color w:val="000000"/>
                <w:sz w:val="23"/>
                <w:szCs w:val="23"/>
              </w:rPr>
              <m:t>l</m:t>
            </m:r>
          </m:sub>
        </m:sSub>
      </m:oMath>
      <w:r>
        <w:rPr>
          <w:rtl w:val="0"/>
          <w:lang w:val="en-US"/>
        </w:rPr>
        <w:t xml:space="preserve"> remains defined at the event level; it is simply not observed by the respondent.</w:t>
      </w:r>
    </w:p>
    <w:p>
      <w:pPr>
        <w:pStyle w:val="Body Text"/>
      </w:pPr>
      <w:r>
        <w:rPr>
          <w:rtl w:val="0"/>
          <w:lang w:val="en-US"/>
        </w:rPr>
        <w:t>Risk</w:t>
      </w:r>
      <w:r>
        <w:rPr>
          <w:rtl w:val="0"/>
          <w:lang w:val="en-US"/>
        </w:rPr>
        <w:t>–</w:t>
      </w:r>
      <w:r>
        <w:rPr>
          <w:rtl w:val="0"/>
          <w:lang w:val="en-US"/>
        </w:rPr>
        <w:t xml:space="preserve">return ratio refers to a risk-adjusted measure of portfolio performance that evaluates return relative to risk exposure. In this thesis, Sharpe ratio and Sortino ratio are specified as primary risk </w:t>
      </w:r>
      <w:r>
        <w:rPr>
          <w:rtl w:val="0"/>
          <w:lang w:val="en-US"/>
        </w:rPr>
        <w:t xml:space="preserve">– </w:t>
      </w:r>
      <w:r>
        <w:rPr>
          <w:rtl w:val="0"/>
          <w:lang w:val="en-US"/>
        </w:rPr>
        <w:t>return metrics for evaluating portfolio outcomes under alternative decision conditions.</w:t>
      </w:r>
    </w:p>
    <w:p>
      <w:pPr>
        <w:pStyle w:val="Body Text"/>
        <w:rPr>
          <w:color w:val="000000"/>
          <w:sz w:val="22"/>
        </w:rPr>
      </w:pPr>
      <w:r>
        <w:rPr>
          <w:rtl w:val="0"/>
          <w:lang w:val="en-US"/>
        </w:rPr>
        <w:t>Sharpe ratio (</w:t>
      </w:r>
      <w:r>
        <w:rPr>
          <w:rStyle w:val="Hyperlink.0"/>
        </w:rPr>
        <w:fldChar w:fldCharType="begin" w:fldLock="0"/>
      </w:r>
      <w:r>
        <w:rPr>
          <w:rStyle w:val="Hyperlink.0"/>
        </w:rPr>
        <w:instrText xml:space="preserve"> HYPERLINK "https://doi.org/10.1086/294846"</w:instrText>
      </w:r>
      <w:r>
        <w:rPr>
          <w:rStyle w:val="Hyperlink.0"/>
        </w:rPr>
        <w:fldChar w:fldCharType="separate" w:fldLock="0"/>
      </w:r>
      <w:r>
        <w:rPr>
          <w:rStyle w:val="Hyperlink.0"/>
          <w:rtl w:val="0"/>
        </w:rPr>
        <w:t>Sharpe, 1966</w:t>
      </w:r>
      <w:r>
        <w:rPr/>
        <w:fldChar w:fldCharType="end" w:fldLock="0"/>
      </w:r>
      <w:r>
        <w:rPr>
          <w:rtl w:val="0"/>
          <w:lang w:val="en-US"/>
        </w:rPr>
        <w:t xml:space="preserve">): Let </w:t>
      </w:r>
      <m:oMath>
        <m:sSub>
          <m:e>
            <m:r>
              <w:rPr xmlns:w="http://schemas.openxmlformats.org/wordprocessingml/2006/main">
                <w:rFonts w:ascii="Cambria Math" w:hAnsi="Cambria Math"/>
                <w:i/>
                <w:color w:val="000000"/>
                <w:sz w:val="23"/>
                <w:szCs w:val="23"/>
              </w:rPr>
              <m:t>r</m:t>
            </m:r>
          </m:e>
          <m:sub>
            <m:r>
              <w:rPr xmlns:w="http://schemas.openxmlformats.org/wordprocessingml/2006/main">
                <w:rFonts w:ascii="Cambria Math" w:hAnsi="Cambria Math"/>
                <w:i/>
                <w:color w:val="000000"/>
                <w:sz w:val="23"/>
                <w:szCs w:val="23"/>
              </w:rPr>
              <m:t>t</m:t>
            </m:r>
          </m:sub>
        </m:sSub>
      </m:oMath>
      <w:r>
        <w:rPr>
          <w:rtl w:val="0"/>
          <w:lang w:val="en-US"/>
        </w:rPr>
        <w:t xml:space="preserve"> denote portfolio return over period </w:t>
      </w:r>
      <m:oMath>
        <m:r>
          <w:rPr xmlns:w="http://schemas.openxmlformats.org/wordprocessingml/2006/main">
            <w:rFonts w:ascii="Cambria Math" w:hAnsi="Cambria Math"/>
            <w:i/>
            <w:color w:val="000000"/>
            <w:sz w:val="23"/>
            <w:szCs w:val="23"/>
          </w:rPr>
          <m:t>t</m:t>
        </m:r>
      </m:oMath>
      <w:r>
        <w:rPr>
          <w:rtl w:val="0"/>
          <w:lang w:val="en-US"/>
        </w:rPr>
        <w:t xml:space="preserve"> and </w:t>
      </w:r>
      <m:oMath>
        <m:sSub>
          <m:e>
            <m:r>
              <w:rPr xmlns:w="http://schemas.openxmlformats.org/wordprocessingml/2006/main">
                <w:rFonts w:ascii="Cambria Math" w:hAnsi="Cambria Math"/>
                <w:i/>
                <w:color w:val="000000"/>
                <w:sz w:val="23"/>
                <w:szCs w:val="23"/>
              </w:rPr>
              <m:t>r</m:t>
            </m:r>
          </m:e>
          <m:sub>
            <m:r>
              <w:rPr xmlns:w="http://schemas.openxmlformats.org/wordprocessingml/2006/main">
                <w:rFonts w:ascii="Cambria Math" w:hAnsi="Cambria Math"/>
                <w:i/>
                <w:color w:val="000000"/>
                <w:sz w:val="23"/>
                <w:szCs w:val="23"/>
              </w:rPr>
              <m:t>f</m:t>
            </m:r>
          </m:sub>
        </m:sSub>
      </m:oMath>
      <w:r>
        <w:rPr>
          <w:rtl w:val="0"/>
          <w:lang w:val="en-US"/>
        </w:rPr>
        <w:t xml:space="preserve"> denote the risk-free rate over the same period. Let </w:t>
      </w:r>
      <m:oMath>
        <m:r>
          <w:rPr xmlns:w="http://schemas.openxmlformats.org/wordprocessingml/2006/main">
            <w:rFonts w:ascii="Cambria Math" w:hAnsi="Cambria Math"/>
            <w:i/>
            <w:color w:val="000000"/>
            <w:sz w:val="23"/>
            <w:szCs w:val="23"/>
          </w:rPr>
          <m:t>μ</m:t>
        </m:r>
      </m:oMath>
      <w:r>
        <w:rPr>
          <w:rtl w:val="0"/>
          <w:lang w:val="en-US"/>
        </w:rPr>
        <w:t xml:space="preserve"> denote the mean of excess returns </w:t>
      </w:r>
      <m:oMath>
        <m: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r</m:t>
            </m:r>
          </m:e>
          <m:sub>
            <m:r>
              <w:rPr xmlns:w="http://schemas.openxmlformats.org/wordprocessingml/2006/main">
                <w:rFonts w:ascii="Cambria Math" w:hAnsi="Cambria Math"/>
                <w:i/>
                <w:color w:val="000000"/>
                <w:sz w:val="23"/>
                <w:szCs w:val="23"/>
              </w:rPr>
              <m:t>t</m:t>
            </m:r>
          </m:sub>
        </m:sSub>
        <m: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r</m:t>
            </m:r>
          </m:e>
          <m:sub>
            <m:r>
              <w:rPr xmlns:w="http://schemas.openxmlformats.org/wordprocessingml/2006/main">
                <w:rFonts w:ascii="Cambria Math" w:hAnsi="Cambria Math"/>
                <w:i/>
                <w:color w:val="000000"/>
                <w:sz w:val="23"/>
                <w:szCs w:val="23"/>
              </w:rPr>
              <m:t>f</m:t>
            </m:r>
          </m:sub>
        </m:sSub>
        <m:r>
          <w:rPr xmlns:w="http://schemas.openxmlformats.org/wordprocessingml/2006/main">
            <w:rFonts w:ascii="Cambria Math" w:hAnsi="Cambria Math"/>
            <w:i/>
            <w:color w:val="000000"/>
            <w:sz w:val="23"/>
            <w:szCs w:val="23"/>
          </w:rPr>
          <m:t>)</m:t>
        </m:r>
      </m:oMath>
      <w:r>
        <w:rPr>
          <w:rtl w:val="0"/>
          <w:lang w:val="en-US"/>
        </w:rPr>
        <w:t xml:space="preserve"> and </w:t>
      </w:r>
      <m:oMath>
        <m:r>
          <w:rPr xmlns:w="http://schemas.openxmlformats.org/wordprocessingml/2006/main">
            <w:rFonts w:ascii="Cambria Math" w:hAnsi="Cambria Math"/>
            <w:i/>
            <w:color w:val="000000"/>
            <w:sz w:val="23"/>
            <w:szCs w:val="23"/>
          </w:rPr>
          <m:t>σ</m:t>
        </m:r>
      </m:oMath>
      <w:r>
        <w:rPr>
          <w:rtl w:val="0"/>
          <w:lang w:val="en-US"/>
        </w:rPr>
        <w:t xml:space="preserve"> denote the standard deviation of excess returns. Then:</w:t>
      </w:r>
    </w:p>
    <w:p>
      <w:pPr>
        <w:pStyle w:val="Body Text"/>
        <w:jc w:val="center"/>
        <w:rPr>
          <w:color w:val="000000"/>
          <w:sz w:val="22"/>
        </w:rPr>
      </w:pPr>
      <m:oMathPara>
        <m:oMathParaPr>
          <m:jc m:val="center"/>
        </m:oMathParaPr>
        <m:oMath>
          <m:r>
            <w:rPr xmlns:w="http://schemas.openxmlformats.org/wordprocessingml/2006/main">
              <w:rFonts w:ascii="Cambria Math" w:hAnsi="Cambria Math"/>
              <w:i/>
              <w:color w:val="000000"/>
              <w:sz w:val="23"/>
              <w:szCs w:val="23"/>
            </w:rPr>
            <m:t>S</m:t>
          </m:r>
          <m:r>
            <w:rPr xmlns:w="http://schemas.openxmlformats.org/wordprocessingml/2006/main">
              <w:rFonts w:ascii="Cambria Math" w:hAnsi="Cambria Math"/>
              <w:i/>
              <w:color w:val="000000"/>
              <w:sz w:val="23"/>
              <w:szCs w:val="23"/>
            </w:rPr>
            <m:t>R</m:t>
          </m:r>
          <m:r>
            <w:rPr xmlns:w="http://schemas.openxmlformats.org/wordprocessingml/2006/main">
              <w:rFonts w:ascii="Cambria Math" w:hAnsi="Cambria Math"/>
              <w:i/>
              <w:color w:val="000000"/>
              <w:sz w:val="23"/>
              <w:szCs w:val="23"/>
            </w:rPr>
            <m:t>=</m:t>
          </m:r>
          <m:f>
            <m:fPr>
              <m:ctrlPr>
                <w:rPr xmlns:w="http://schemas.openxmlformats.org/wordprocessingml/2006/main">
                  <w:rFonts w:ascii="Cambria Math" w:hAnsi="Cambria Math"/>
                  <w:i/>
                  <w:color w:val="000000"/>
                  <w:sz w:val="23"/>
                  <w:szCs w:val="23"/>
                </w:rPr>
              </m:ctrlPr>
              <m:type m:val="bar"/>
            </m:fPr>
            <m:num>
              <m:r>
                <w:rPr xmlns:w="http://schemas.openxmlformats.org/wordprocessingml/2006/main">
                  <w:rFonts w:ascii="Cambria Math" w:hAnsi="Cambria Math"/>
                  <w:i/>
                  <w:color w:val="000000"/>
                  <w:sz w:val="23"/>
                  <w:szCs w:val="23"/>
                </w:rPr>
                <m:t>μ</m:t>
              </m:r>
            </m:num>
            <m:den>
              <m:r>
                <w:rPr xmlns:w="http://schemas.openxmlformats.org/wordprocessingml/2006/main">
                  <w:rFonts w:ascii="Cambria Math" w:hAnsi="Cambria Math"/>
                  <w:i/>
                  <w:color w:val="000000"/>
                  <w:sz w:val="23"/>
                  <w:szCs w:val="23"/>
                </w:rPr>
                <m:t>σ</m:t>
              </m:r>
            </m:den>
          </m:f>
        </m:oMath>
      </m:oMathPara>
    </w:p>
    <w:p>
      <w:pPr>
        <w:pStyle w:val="First Paragraph"/>
        <w:rPr>
          <w:color w:val="000000"/>
          <w:sz w:val="22"/>
        </w:rPr>
      </w:pPr>
      <w:r>
        <w:rPr>
          <w:rtl w:val="0"/>
          <w:lang w:val="en-US"/>
        </w:rPr>
        <w:t>Sortino ratio (</w:t>
      </w:r>
      <w:r>
        <w:rPr>
          <w:rStyle w:val="Hyperlink.0"/>
        </w:rPr>
        <w:fldChar w:fldCharType="begin" w:fldLock="0"/>
      </w:r>
      <w:r>
        <w:rPr>
          <w:rStyle w:val="Hyperlink.0"/>
        </w:rPr>
        <w:instrText xml:space="preserve"> HYPERLINK "https://doi.org/10.3905/jpm.1991.409343"</w:instrText>
      </w:r>
      <w:r>
        <w:rPr>
          <w:rStyle w:val="Hyperlink.0"/>
        </w:rPr>
        <w:fldChar w:fldCharType="separate" w:fldLock="0"/>
      </w:r>
      <w:r>
        <w:rPr>
          <w:rStyle w:val="Hyperlink.0"/>
          <w:rtl w:val="0"/>
        </w:rPr>
        <w:t>Sortino &amp; van der Meer, 1991</w:t>
      </w:r>
      <w:r>
        <w:rPr/>
        <w:fldChar w:fldCharType="end" w:fldLock="0"/>
      </w:r>
      <w:r>
        <w:rPr>
          <w:rtl w:val="0"/>
          <w:lang w:val="en-US"/>
        </w:rPr>
        <w:t xml:space="preserve">): Let </w:t>
      </w:r>
      <m:oMath>
        <m:r>
          <m:rPr>
            <m:nor/>
          </m:rPr>
          <w:rPr xmlns:w="http://schemas.openxmlformats.org/wordprocessingml/2006/main">
            <w:rFonts w:ascii="Cambria Math" w:hAnsi="Cambria Math"/>
            <w:i/>
            <w:color w:val="000000"/>
            <w:sz w:val="23"/>
            <w:szCs w:val="23"/>
          </w:rPr>
          <m:t>MAR</m:t>
        </m:r>
      </m:oMath>
      <w:r>
        <w:rPr>
          <w:rtl w:val="0"/>
          <w:lang w:val="en-US"/>
        </w:rPr>
        <w:t xml:space="preserve"> denote a minimum acceptable return, often set to the risk-free rate or zero depending on convention. Let </w:t>
      </w:r>
      <m:oMath>
        <m:r>
          <w:rPr xmlns:w="http://schemas.openxmlformats.org/wordprocessingml/2006/main">
            <w:rFonts w:ascii="Cambria Math" w:hAnsi="Cambria Math"/>
            <w:i/>
            <w:color w:val="000000"/>
            <w:sz w:val="23"/>
            <w:szCs w:val="23"/>
          </w:rPr>
          <m:t>μ</m:t>
        </m:r>
      </m:oMath>
      <w:r>
        <w:rPr>
          <w:rtl w:val="0"/>
          <w:lang w:val="en-US"/>
        </w:rPr>
        <w:t xml:space="preserve"> denote the mean of excess returns </w:t>
      </w:r>
      <m:oMath>
        <m: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r</m:t>
            </m:r>
          </m:e>
          <m:sub>
            <m:r>
              <w:rPr xmlns:w="http://schemas.openxmlformats.org/wordprocessingml/2006/main">
                <w:rFonts w:ascii="Cambria Math" w:hAnsi="Cambria Math"/>
                <w:i/>
                <w:color w:val="000000"/>
                <w:sz w:val="23"/>
                <w:szCs w:val="23"/>
              </w:rPr>
              <m:t>t</m:t>
            </m:r>
          </m:sub>
        </m:sSub>
        <m:r>
          <w:rPr xmlns:w="http://schemas.openxmlformats.org/wordprocessingml/2006/main">
            <w:rFonts w:ascii="Cambria Math" w:hAnsi="Cambria Math"/>
            <w:i/>
            <w:color w:val="000000"/>
            <w:sz w:val="23"/>
            <w:szCs w:val="23"/>
          </w:rPr>
          <m:t>-</m:t>
        </m:r>
        <m:r>
          <m:rPr>
            <m:nor/>
          </m:rPr>
          <w:rPr xmlns:w="http://schemas.openxmlformats.org/wordprocessingml/2006/main">
            <w:rFonts w:ascii="Cambria Math" w:hAnsi="Cambria Math"/>
            <w:i/>
            <w:color w:val="000000"/>
            <w:sz w:val="23"/>
            <w:szCs w:val="23"/>
          </w:rPr>
          <m:t>MAR</m:t>
        </m:r>
        <m:r>
          <w:rPr xmlns:w="http://schemas.openxmlformats.org/wordprocessingml/2006/main">
            <w:rFonts w:ascii="Cambria Math" w:hAnsi="Cambria Math"/>
            <w:i/>
            <w:color w:val="000000"/>
            <w:sz w:val="23"/>
            <w:szCs w:val="23"/>
          </w:rPr>
          <m:t>)</m:t>
        </m:r>
      </m:oMath>
      <w:r>
        <w:rPr>
          <w:rtl w:val="0"/>
          <w:lang w:val="en-US"/>
        </w:rPr>
        <w:t xml:space="preserve">. Let </w:t>
      </w:r>
      <m:oMath>
        <m:sSub>
          <m:e>
            <m:r>
              <w:rPr xmlns:w="http://schemas.openxmlformats.org/wordprocessingml/2006/main">
                <w:rFonts w:ascii="Cambria Math" w:hAnsi="Cambria Math"/>
                <w:i/>
                <w:color w:val="000000"/>
                <w:sz w:val="23"/>
                <w:szCs w:val="23"/>
              </w:rPr>
              <m:t>σ</m:t>
            </m:r>
          </m:e>
          <m:sub>
            <m:r>
              <w:rPr xmlns:w="http://schemas.openxmlformats.org/wordprocessingml/2006/main">
                <w:rFonts w:ascii="Cambria Math" w:hAnsi="Cambria Math"/>
                <w:i/>
                <w:color w:val="000000"/>
                <w:sz w:val="23"/>
                <w:szCs w:val="23"/>
              </w:rPr>
              <m:t>d</m:t>
            </m:r>
          </m:sub>
        </m:sSub>
      </m:oMath>
      <w:r>
        <w:rPr>
          <w:rtl w:val="0"/>
          <w:lang w:val="en-US"/>
        </w:rPr>
        <w:t xml:space="preserve"> denote downside deviation, defined as the square root of the mean of squared shortfalls below </w:t>
      </w:r>
      <m:oMath>
        <m:r>
          <m:rPr>
            <m:nor/>
          </m:rPr>
          <w:rPr xmlns:w="http://schemas.openxmlformats.org/wordprocessingml/2006/main">
            <w:rFonts w:ascii="Cambria Math" w:hAnsi="Cambria Math"/>
            <w:i/>
            <w:color w:val="000000"/>
            <w:sz w:val="23"/>
            <w:szCs w:val="23"/>
          </w:rPr>
          <m:t>MAR</m:t>
        </m:r>
      </m:oMath>
      <w:r>
        <w:rPr>
          <w:rtl w:val="0"/>
          <w:lang w:val="en-US"/>
        </w:rPr>
        <w:t>:</w:t>
      </w:r>
    </w:p>
    <w:p>
      <w:pPr>
        <w:pStyle w:val="Body Text"/>
        <w:jc w:val="center"/>
        <w:rPr>
          <w:color w:val="000000"/>
          <w:sz w:val="22"/>
        </w:rPr>
      </w:pPr>
      <m:oMathPara>
        <m:oMathParaPr>
          <m:jc m:val="center"/>
        </m:oMathParaPr>
        <m:oMath>
          <m:sSub>
            <m:e>
              <m:r>
                <w:rPr xmlns:w="http://schemas.openxmlformats.org/wordprocessingml/2006/main">
                  <w:rFonts w:ascii="Cambria Math" w:hAnsi="Cambria Math"/>
                  <w:i/>
                  <w:color w:val="000000"/>
                  <w:sz w:val="23"/>
                  <w:szCs w:val="23"/>
                </w:rPr>
                <m:t>σ</m:t>
              </m:r>
            </m:e>
            <m:sub>
              <m:r>
                <w:rPr xmlns:w="http://schemas.openxmlformats.org/wordprocessingml/2006/main">
                  <w:rFonts w:ascii="Cambria Math" w:hAnsi="Cambria Math"/>
                  <w:i/>
                  <w:color w:val="000000"/>
                  <w:sz w:val="23"/>
                  <w:szCs w:val="23"/>
                </w:rPr>
                <m:t>d</m:t>
              </m:r>
            </m:sub>
          </m:sSub>
          <m:r>
            <w:rPr xmlns:w="http://schemas.openxmlformats.org/wordprocessingml/2006/main">
              <w:rFonts w:ascii="Cambria Math" w:hAnsi="Cambria Math"/>
              <w:i/>
              <w:color w:val="000000"/>
              <w:sz w:val="23"/>
              <w:szCs w:val="23"/>
            </w:rPr>
            <m:t>=</m:t>
          </m:r>
          <m:rad>
            <m:radPr>
              <m:ctrlPr>
                <w:rPr xmlns:w="http://schemas.openxmlformats.org/wordprocessingml/2006/main">
                  <w:rFonts w:ascii="Cambria Math" w:hAnsi="Cambria Math"/>
                  <w:i/>
                  <w:color w:val="000000"/>
                  <w:sz w:val="23"/>
                  <w:szCs w:val="23"/>
                </w:rPr>
              </m:ctrlPr>
              <m:degHide m:val="on"/>
            </m:radPr>
            <m:deg/>
            <m:e>
              <m:r>
                <m:rPr>
                  <m:sty m:val="p"/>
                  <m:scr m:val="double-struck"/>
                </m:rPr>
                <w:rPr xmlns:w="http://schemas.openxmlformats.org/wordprocessingml/2006/main">
                  <w:rFonts w:ascii="Cambria Math" w:hAnsi="Cambria Math"/>
                  <w:i/>
                  <w:color w:val="000000"/>
                  <w:sz w:val="23"/>
                  <w:szCs w:val="23"/>
                </w:rPr>
                <m:t>E</m:t>
              </m:r>
              <m:r>
                <w:rPr xmlns:w="http://schemas.openxmlformats.org/wordprocessingml/2006/main">
                  <w:rFonts w:ascii="Cambria Math" w:hAnsi="Cambria Math"/>
                  <w:i/>
                  <w:color w:val="000000"/>
                  <w:sz w:val="23"/>
                  <w:szCs w:val="23"/>
                </w:rPr>
                <m:t/>
              </m:r>
              <m:d>
                <m:dPr>
                  <m:ctrlPr>
                    <w:rPr xmlns:w="http://schemas.openxmlformats.org/wordprocessingml/2006/main">
                      <w:rFonts w:ascii="Cambria Math" w:hAnsi="Cambria Math"/>
                      <w:i/>
                      <w:color w:val="000000"/>
                      <w:sz w:val="23"/>
                      <w:szCs w:val="23"/>
                    </w:rPr>
                  </m:ctrlPr>
                  <m:begChr m:val="["/>
                  <m:endChr m:val="]"/>
                </m:dPr>
                <m:e>
                  <m:r>
                    <m:rPr>
                      <m:sty m:val="p"/>
                    </m:rPr>
                    <w:rPr xmlns:w="http://schemas.openxmlformats.org/wordprocessingml/2006/main">
                      <w:rFonts w:ascii="Cambria Math" w:hAnsi="Cambria Math"/>
                      <w:i/>
                      <w:color w:val="000000"/>
                      <w:sz w:val="23"/>
                      <w:szCs w:val="23"/>
                    </w:rPr>
                    <m:t>m</m:t>
                  </m:r>
                  <m:r>
                    <m:rPr>
                      <m:sty m:val="p"/>
                    </m:rPr>
                    <w:rPr xmlns:w="http://schemas.openxmlformats.org/wordprocessingml/2006/main">
                      <w:rFonts w:ascii="Cambria Math" w:hAnsi="Cambria Math"/>
                      <w:i/>
                      <w:color w:val="000000"/>
                      <w:sz w:val="23"/>
                      <w:szCs w:val="23"/>
                    </w:rPr>
                    <m:t>i</m:t>
                  </m:r>
                  <m:r>
                    <m:rPr>
                      <m:sty m:val="p"/>
                    </m:rPr>
                    <w:rPr xmlns:w="http://schemas.openxmlformats.org/wordprocessingml/2006/main">
                      <w:rFonts w:ascii="Cambria Math" w:hAnsi="Cambria Math"/>
                      <w:i/>
                      <w:color w:val="000000"/>
                      <w:sz w:val="23"/>
                      <w:szCs w:val="23"/>
                    </w:rPr>
                    <m:t>n</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0</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
                  </m:r>
                  <m:sSub>
                    <m:e>
                      <m:r>
                        <w:rPr xmlns:w="http://schemas.openxmlformats.org/wordprocessingml/2006/main">
                          <w:rFonts w:ascii="Cambria Math" w:hAnsi="Cambria Math"/>
                          <w:i/>
                          <w:color w:val="000000"/>
                          <w:sz w:val="23"/>
                          <w:szCs w:val="23"/>
                        </w:rPr>
                        <m:t>r</m:t>
                      </m:r>
                    </m:e>
                    <m:sub>
                      <m:r>
                        <w:rPr xmlns:w="http://schemas.openxmlformats.org/wordprocessingml/2006/main">
                          <w:rFonts w:ascii="Cambria Math" w:hAnsi="Cambria Math"/>
                          <w:i/>
                          <w:color w:val="000000"/>
                          <w:sz w:val="23"/>
                          <w:szCs w:val="23"/>
                        </w:rPr>
                        <m:t>t</m:t>
                      </m:r>
                    </m:sub>
                  </m:sSub>
                  <m:r>
                    <w:rPr xmlns:w="http://schemas.openxmlformats.org/wordprocessingml/2006/main">
                      <w:rFonts w:ascii="Cambria Math" w:hAnsi="Cambria Math"/>
                      <w:i/>
                      <w:color w:val="000000"/>
                      <w:sz w:val="23"/>
                      <w:szCs w:val="23"/>
                    </w:rPr>
                    <m:t>-</m:t>
                  </m:r>
                  <m:r>
                    <m:rPr>
                      <m:nor/>
                    </m:rPr>
                    <w:rPr xmlns:w="http://schemas.openxmlformats.org/wordprocessingml/2006/main">
                      <w:rFonts w:ascii="Cambria Math" w:hAnsi="Cambria Math"/>
                      <w:i/>
                      <w:color w:val="000000"/>
                      <w:sz w:val="23"/>
                      <w:szCs w:val="23"/>
                    </w:rPr>
                    <m:t>MAR</m:t>
                  </m:r>
                  <m:sSup>
                    <m:e>
                      <m:r>
                        <w:rPr xmlns:w="http://schemas.openxmlformats.org/wordprocessingml/2006/main">
                          <w:rFonts w:ascii="Cambria Math" w:hAnsi="Cambria Math"/>
                          <w:i/>
                          <w:color w:val="000000"/>
                          <w:sz w:val="23"/>
                          <w:szCs w:val="23"/>
                        </w:rPr>
                        <m:t>)</m:t>
                      </m:r>
                    </m:e>
                    <m:sup>
                      <m:r>
                        <w:rPr xmlns:w="http://schemas.openxmlformats.org/wordprocessingml/2006/main">
                          <w:rFonts w:ascii="Cambria Math" w:hAnsi="Cambria Math"/>
                          <w:i/>
                          <w:color w:val="000000"/>
                          <w:sz w:val="23"/>
                          <w:szCs w:val="23"/>
                        </w:rPr>
                        <m:t>2</m:t>
                      </m:r>
                    </m:sup>
                  </m:sSup>
                </m:e>
              </m:d>
            </m:e>
          </m:rad>
        </m:oMath>
      </m:oMathPara>
    </w:p>
    <w:p>
      <w:pPr>
        <w:pStyle w:val="First Paragraph"/>
      </w:pPr>
      <w:r>
        <w:rPr>
          <w:rtl w:val="0"/>
          <w:lang w:val="en-US"/>
        </w:rPr>
        <w:t>Then:</w:t>
      </w:r>
    </w:p>
    <w:p>
      <w:pPr>
        <w:pStyle w:val="Body Text"/>
        <w:jc w:val="center"/>
        <w:rPr>
          <w:color w:val="000000"/>
          <w:sz w:val="22"/>
        </w:rPr>
      </w:pPr>
      <m:oMathPara>
        <m:oMathParaPr>
          <m:jc m:val="center"/>
        </m:oMathParaPr>
        <m:oMath>
          <m:r>
            <m:rPr>
              <m:nor/>
            </m:rPr>
            <w:rPr xmlns:w="http://schemas.openxmlformats.org/wordprocessingml/2006/main">
              <w:rFonts w:ascii="Cambria Math" w:hAnsi="Cambria Math"/>
              <w:i/>
              <w:color w:val="000000"/>
              <w:sz w:val="23"/>
              <w:szCs w:val="23"/>
            </w:rPr>
            <m:t>Sortino</m:t>
          </m:r>
          <m:r>
            <w:rPr xmlns:w="http://schemas.openxmlformats.org/wordprocessingml/2006/main">
              <w:rFonts w:ascii="Cambria Math" w:hAnsi="Cambria Math"/>
              <w:i/>
              <w:color w:val="000000"/>
              <w:sz w:val="23"/>
              <w:szCs w:val="23"/>
            </w:rPr>
            <m:t>=</m:t>
          </m:r>
          <m:f>
            <m:fPr>
              <m:ctrlPr>
                <w:rPr xmlns:w="http://schemas.openxmlformats.org/wordprocessingml/2006/main">
                  <w:rFonts w:ascii="Cambria Math" w:hAnsi="Cambria Math"/>
                  <w:i/>
                  <w:color w:val="000000"/>
                  <w:sz w:val="23"/>
                  <w:szCs w:val="23"/>
                </w:rPr>
              </m:ctrlPr>
              <m:type m:val="bar"/>
            </m:fPr>
            <m:num>
              <m:r>
                <w:rPr xmlns:w="http://schemas.openxmlformats.org/wordprocessingml/2006/main">
                  <w:rFonts w:ascii="Cambria Math" w:hAnsi="Cambria Math"/>
                  <w:i/>
                  <w:color w:val="000000"/>
                  <w:sz w:val="23"/>
                  <w:szCs w:val="23"/>
                </w:rPr>
                <m:t>μ</m:t>
              </m:r>
            </m:num>
            <m:den>
              <m:sSub>
                <m:e>
                  <m:r>
                    <w:rPr xmlns:w="http://schemas.openxmlformats.org/wordprocessingml/2006/main">
                      <w:rFonts w:ascii="Cambria Math" w:hAnsi="Cambria Math"/>
                      <w:i/>
                      <w:color w:val="000000"/>
                      <w:sz w:val="23"/>
                      <w:szCs w:val="23"/>
                    </w:rPr>
                    <m:t>σ</m:t>
                  </m:r>
                </m:e>
                <m:sub>
                  <m:r>
                    <w:rPr xmlns:w="http://schemas.openxmlformats.org/wordprocessingml/2006/main">
                      <w:rFonts w:ascii="Cambria Math" w:hAnsi="Cambria Math"/>
                      <w:i/>
                      <w:color w:val="000000"/>
                      <w:sz w:val="23"/>
                      <w:szCs w:val="23"/>
                    </w:rPr>
                    <m:t>d</m:t>
                  </m:r>
                </m:sub>
              </m:sSub>
            </m:den>
          </m:f>
        </m:oMath>
      </m:oMathPara>
    </w:p>
    <w:p>
      <w:pPr>
        <w:pStyle w:val="First Paragraph"/>
        <w:rPr>
          <w:color w:val="000000"/>
          <w:sz w:val="22"/>
        </w:rPr>
      </w:pPr>
      <w:r>
        <w:rPr>
          <w:rtl w:val="0"/>
          <w:lang w:val="en-US"/>
        </w:rPr>
        <w:t xml:space="preserve">Exact conventions for </w:t>
      </w:r>
      <m:oMath>
        <m:sSub>
          <m:e>
            <m:r>
              <w:rPr xmlns:w="http://schemas.openxmlformats.org/wordprocessingml/2006/main">
                <w:rFonts w:ascii="Cambria Math" w:hAnsi="Cambria Math"/>
                <w:i/>
                <w:color w:val="000000"/>
                <w:sz w:val="23"/>
                <w:szCs w:val="23"/>
              </w:rPr>
              <m:t>r</m:t>
            </m:r>
          </m:e>
          <m:sub>
            <m:r>
              <w:rPr xmlns:w="http://schemas.openxmlformats.org/wordprocessingml/2006/main">
                <w:rFonts w:ascii="Cambria Math" w:hAnsi="Cambria Math"/>
                <w:i/>
                <w:color w:val="000000"/>
                <w:sz w:val="23"/>
                <w:szCs w:val="23"/>
              </w:rPr>
              <m:t>f</m:t>
            </m:r>
          </m:sub>
        </m:sSub>
      </m:oMath>
      <w:r>
        <w:rPr>
          <w:rtl w:val="0"/>
          <w:lang w:val="en-US"/>
        </w:rPr>
        <w:t xml:space="preserve">, </w:t>
      </w:r>
      <m:oMath>
        <m:r>
          <m:rPr>
            <m:nor/>
          </m:rPr>
          <w:rPr xmlns:w="http://schemas.openxmlformats.org/wordprocessingml/2006/main">
            <w:rFonts w:ascii="Cambria Math" w:hAnsi="Cambria Math"/>
            <w:i/>
            <w:color w:val="000000"/>
            <w:sz w:val="23"/>
            <w:szCs w:val="23"/>
          </w:rPr>
          <m:t>MAR</m:t>
        </m:r>
      </m:oMath>
      <w:r>
        <w:rPr>
          <w:rtl w:val="0"/>
          <w:lang w:val="en-US"/>
        </w:rPr>
        <w:t>, sampling frequency, and annualization are specified in Chapter 4.</w:t>
      </w:r>
    </w:p>
    <w:p>
      <w:pPr>
        <w:pStyle w:val="Heading 2"/>
      </w:pPr>
      <w:bookmarkStart w:name="assumptions" w:id="54"/>
      <w:r>
        <w:rPr>
          <w:rFonts w:cs="Arial Unicode MS" w:eastAsia="Arial Unicode MS"/>
          <w:rtl w:val="0"/>
          <w:lang w:val="en-US"/>
        </w:rPr>
        <w:t>2.7 Assumptions</w:t>
      </w:r>
    </w:p>
    <w:p>
      <w:pPr>
        <w:pStyle w:val="First Paragraph"/>
      </w:pPr>
      <w:r>
        <w:rPr>
          <w:rtl w:val="0"/>
          <w:lang w:val="en-US"/>
        </w:rPr>
        <w:t>Assumptions describe the conditions under which the research design supports valid interpretation. These assumptions are not treated as established facts but as prerequisites for empirical evaluation and inference.</w:t>
      </w:r>
    </w:p>
    <w:p>
      <w:pPr>
        <w:pStyle w:val="Body Text"/>
      </w:pPr>
      <w:r>
        <w:rPr>
          <w:rtl w:val="0"/>
          <w:lang w:val="en-US"/>
        </w:rPr>
        <w:t>The study assumes that:</w:t>
      </w:r>
    </w:p>
    <w:p>
      <w:pPr>
        <w:pStyle w:val="Body Text"/>
        <w:numPr>
          <w:ilvl w:val="0"/>
          <w:numId w:val="4"/>
        </w:numPr>
        <w:rPr>
          <w:lang w:val="en-US"/>
        </w:rPr>
      </w:pPr>
      <w:r>
        <w:rPr>
          <w:rtl w:val="0"/>
          <w:lang w:val="en-US"/>
        </w:rPr>
        <w:t xml:space="preserve">the timing of external information shocks can be identified and aligned consistently with the decision window represented in the survey scenarios and portfolio outcome evaluation. The study further assumes that the event-level shock characteristics used to construct SC_total and persistence are computed consistently across events and do not rely on ex post outcome information that would compromise interpretationrespondents interpret the decision task consistently and that the Net Risk Stance scale captures intended exposure adjustment in a comparable way across respondents and scenarios. Scenario order is counterbalanced consistent with within-subject design conventions established by </w:t>
      </w:r>
      <w:r>
        <w:rPr>
          <w:rStyle w:val="Hyperlink.0"/>
        </w:rPr>
        <w:fldChar w:fldCharType="begin" w:fldLock="0"/>
      </w:r>
      <w:r>
        <w:rPr>
          <w:rStyle w:val="Hyperlink.0"/>
        </w:rPr>
        <w:instrText xml:space="preserve"> HYPERLINK "https://doi.org/10.1016/j.jebo.2011.08.009"</w:instrText>
      </w:r>
      <w:r>
        <w:rPr>
          <w:rStyle w:val="Hyperlink.0"/>
        </w:rPr>
        <w:fldChar w:fldCharType="separate" w:fldLock="0"/>
      </w:r>
      <w:r>
        <w:rPr>
          <w:rStyle w:val="Hyperlink.0"/>
          <w:rtl w:val="0"/>
          <w:lang w:val="en-US"/>
        </w:rPr>
        <w:t>Charness et al., 2012</w:t>
      </w:r>
      <w:r>
        <w:rPr/>
        <w:fldChar w:fldCharType="end" w:fldLock="0"/>
      </w:r>
      <w:r>
        <w:rPr>
          <w:rtl w:val="0"/>
          <w:lang w:val="en-US"/>
        </w:rPr>
        <w:t xml:space="preserve"> to mitigate systematic learning and order effects. The design further assumes that respondents</w:t>
      </w:r>
      <w:r>
        <w:rPr>
          <w:rtl w:val="0"/>
          <w:lang w:val="en-US"/>
        </w:rPr>
        <w:t xml:space="preserve">’ </w:t>
      </w:r>
      <w:r>
        <w:rPr>
          <w:rtl w:val="0"/>
          <w:lang w:val="en-US"/>
        </w:rPr>
        <w:t>decisions reflect their intended stance under the scenario constraints and are not materially distorted by survey fatigue or strategic responding (</w:t>
      </w:r>
      <w:r>
        <w:rPr>
          <w:rStyle w:val="Hyperlink.0"/>
        </w:rPr>
        <w:fldChar w:fldCharType="begin" w:fldLock="0"/>
      </w:r>
      <w:r>
        <w:rPr>
          <w:rStyle w:val="Hyperlink.0"/>
        </w:rPr>
        <w:instrText xml:space="preserve"> HYPERLINK "https://doi.org/10.1146/annurev.psych.50.1.537"</w:instrText>
      </w:r>
      <w:r>
        <w:rPr>
          <w:rStyle w:val="Hyperlink.0"/>
        </w:rPr>
        <w:fldChar w:fldCharType="separate" w:fldLock="0"/>
      </w:r>
      <w:r>
        <w:rPr>
          <w:rStyle w:val="Hyperlink.0"/>
          <w:rtl w:val="0"/>
          <w:lang w:val="en-US"/>
        </w:rPr>
        <w:t>Krosnick, 1999</w:t>
      </w:r>
      <w:r>
        <w:rPr/>
        <w:fldChar w:fldCharType="end" w:fldLock="0"/>
      </w:r>
      <w:r>
        <w:rPr>
          <w:rtl w:val="0"/>
          <w:lang w:val="en-US"/>
        </w:rPr>
        <w:t>).</w:t>
      </w:r>
    </w:p>
    <w:p>
      <w:pPr>
        <w:pStyle w:val="Heading 2"/>
      </w:pPr>
      <w:bookmarkStart w:name="limitations" w:id="55"/>
      <w:r>
        <w:rPr>
          <w:rFonts w:cs="Arial Unicode MS" w:eastAsia="Arial Unicode MS"/>
          <w:rtl w:val="0"/>
          <w:lang w:val="fr-FR"/>
        </w:rPr>
        <w:t>2.8 Limitations</w:t>
      </w:r>
    </w:p>
    <w:p>
      <w:pPr>
        <w:pStyle w:val="First Paragraph"/>
      </w:pPr>
      <w:r>
        <w:rPr>
          <w:rtl w:val="0"/>
          <w:lang w:val="en-US"/>
        </w:rPr>
        <w:t>Limitations define boundaries on measurement, inference, and generalizability. They clarify what the study can and cannot conclude from the data and design.</w:t>
      </w:r>
    </w:p>
    <w:p>
      <w:pPr>
        <w:pStyle w:val="Body Text"/>
      </w:pPr>
      <w:r>
        <w:rPr>
          <w:rtl w:val="0"/>
          <w:lang w:val="en-US"/>
        </w:rPr>
        <w:t xml:space="preserve">Emotional intensity is not observed directly in this study and is proxied through four observable shock characteristics </w:t>
      </w:r>
      <w:r>
        <w:rPr>
          <w:rtl w:val="0"/>
          <w:lang w:val="en-US"/>
        </w:rPr>
        <w:t xml:space="preserve">— </w:t>
      </w:r>
      <w:r>
        <w:rPr>
          <w:rtl w:val="0"/>
          <w:lang w:val="en-US"/>
        </w:rPr>
        <w:t xml:space="preserve">Article Count, Sentiment Extremity, Attention Intensity, and Event-Type Severity </w:t>
      </w:r>
      <w:r>
        <w:rPr>
          <w:rtl w:val="0"/>
          <w:lang w:val="en-US"/>
        </w:rPr>
        <w:t xml:space="preserve">— </w:t>
      </w:r>
      <w:r>
        <w:rPr>
          <w:rtl w:val="0"/>
          <w:lang w:val="en-US"/>
        </w:rPr>
        <w:t xml:space="preserve">aggregated into SC_total via principal component analysis (components and construction defined in Section 4.3.5; PCA method per </w:t>
      </w:r>
      <w:r>
        <w:rPr>
          <w:rStyle w:val="Hyperlink.0"/>
        </w:rPr>
        <w:fldChar w:fldCharType="begin" w:fldLock="0"/>
      </w:r>
      <w:r>
        <w:rPr>
          <w:rStyle w:val="Hyperlink.0"/>
        </w:rPr>
        <w:instrText xml:space="preserve"> HYPERLINK "https://doi.org/10.1098/rsta.2015.0202"</w:instrText>
      </w:r>
      <w:r>
        <w:rPr>
          <w:rStyle w:val="Hyperlink.0"/>
        </w:rPr>
        <w:fldChar w:fldCharType="separate" w:fldLock="0"/>
      </w:r>
      <w:r>
        <w:rPr>
          <w:rStyle w:val="Hyperlink.0"/>
          <w:rtl w:val="0"/>
        </w:rPr>
        <w:t>Jolliffe &amp; Cadima, 2016</w:t>
      </w:r>
      <w:r>
        <w:rPr/>
        <w:fldChar w:fldCharType="end" w:fldLock="0"/>
      </w:r>
      <w:r>
        <w:rPr>
          <w:rtl w:val="0"/>
          <w:lang w:val="en-US"/>
        </w:rPr>
        <w:t>). Each component captures a distinct dimension of the informational stimulus that behavioral research associates with heightened investor attention and affective response (</w:t>
      </w:r>
      <w:r>
        <w:rPr>
          <w:rStyle w:val="Hyperlink.0"/>
        </w:rPr>
        <w:fldChar w:fldCharType="begin" w:fldLock="0"/>
      </w:r>
      <w:r>
        <w:rPr>
          <w:rStyle w:val="Hyperlink.0"/>
        </w:rPr>
        <w:instrText xml:space="preserve"> HYPERLINK "https://doi.org/10.1037/0033-2909.127.2.267"</w:instrText>
      </w:r>
      <w:r>
        <w:rPr>
          <w:rStyle w:val="Hyperlink.0"/>
        </w:rPr>
        <w:fldChar w:fldCharType="separate" w:fldLock="0"/>
      </w:r>
      <w:r>
        <w:rPr>
          <w:rStyle w:val="Hyperlink.0"/>
          <w:rtl w:val="0"/>
        </w:rPr>
        <w:t>Loewenstein et al., 2001</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"https://doi.org/10.1093/rfs/hhm079"</w:instrText>
      </w:r>
      <w:r>
        <w:rPr>
          <w:rStyle w:val="Hyperlink.0"/>
        </w:rPr>
        <w:fldChar w:fldCharType="separate" w:fldLock="0"/>
      </w:r>
      <w:r>
        <w:rPr>
          <w:rStyle w:val="Hyperlink.0"/>
          <w:rtl w:val="0"/>
        </w:rPr>
        <w:t>Barber &amp; Odean, 2008</w:t>
      </w:r>
      <w:r>
        <w:rPr/>
        <w:fldChar w:fldCharType="end" w:fldLock="0"/>
      </w:r>
      <w:r>
        <w:rPr>
          <w:rtl w:val="0"/>
          <w:lang w:val="en-US"/>
        </w:rPr>
        <w:t>). The Shock Score as a composite proxy for emotional intensity is a novel construct introduced in this thesis; its construct validity is an empirical question evaluated in Chapter 5 through its explanatory power over Net Risk Stance responses. The effectiveness of the persistence score and pre-commitment protocol components additionally depends on predefined thresholds, which may not be universally optimal across all event types and market regimes.</w:t>
      </w:r>
    </w:p>
    <w:p>
      <w:pPr>
        <w:pStyle w:val="Body Text"/>
      </w:pPr>
      <w:r>
        <w:rPr>
          <w:rtl w:val="0"/>
          <w:lang w:val="en-US"/>
        </w:rPr>
        <w:t>Findings may not generalize beyond the defined portfolio universe, event types, and time horizon represented by the use cases. The effectiveness of the Shock Score and the associated pre-commitment protocol may vary across market regimes, volatility environments, and institutional contexts. The within-subject experimental setting evaluates intended decision responses under controlled scenarios and may differ from real-world behavior under organizational constraints, transaction costs, and liquidity considerations.</w:t>
      </w:r>
    </w:p>
    <w:p>
      <w:pPr>
        <w:pStyle w:val="Body Text"/>
      </w:pPr>
      <w:r>
        <w:rPr>
          <w:rtl w:val="0"/>
          <w:lang w:val="en-US"/>
        </w:rPr>
        <w:t>The study evaluates portfolio risk-return outcomes through simulation rather than through observation of actual trading (</w:t>
      </w:r>
      <w:r>
        <w:rPr>
          <w:rStyle w:val="Hyperlink.0"/>
        </w:rPr>
        <w:fldChar w:fldCharType="begin" w:fldLock="0"/>
      </w:r>
      <w:r>
        <w:rPr>
          <w:rStyle w:val="Hyperlink.0"/>
        </w:rPr>
        <w:instrText xml:space="preserve"> HYPERLINK "https://doi.org/10.1016/j.jebo.2011.08.009"</w:instrText>
      </w:r>
      <w:r>
        <w:rPr>
          <w:rStyle w:val="Hyperlink.0"/>
        </w:rPr>
        <w:fldChar w:fldCharType="separate" w:fldLock="0"/>
      </w:r>
      <w:r>
        <w:rPr>
          <w:rStyle w:val="Hyperlink.0"/>
          <w:rtl w:val="0"/>
        </w:rPr>
        <w:t>Charness et al., 2012</w:t>
      </w:r>
      <w:r>
        <w:rPr/>
        <w:fldChar w:fldCharType="end" w:fldLock="0"/>
      </w:r>
      <w:r>
        <w:rPr>
          <w:rtl w:val="0"/>
          <w:lang w:val="en-US"/>
        </w:rPr>
        <w:t>). Managers provide stated decision responses via the survey instrument; these responses are then translated into portfolio weight adjustments and evaluated against realized market returns within a simulation framework. As with any design relying on stated rather than revealed preferences, the relationship between reported intentions and actual behavior introduces a potential validity constraint (</w:t>
      </w:r>
      <w:r>
        <w:rPr>
          <w:rStyle w:val="Hyperlink.0"/>
        </w:rPr>
        <w:fldChar w:fldCharType="begin" w:fldLock="0"/>
      </w:r>
      <w:r>
        <w:rPr>
          <w:rStyle w:val="Hyperlink.0"/>
        </w:rPr>
        <w:instrText xml:space="preserve"> HYPERLINK "https://doi.org/10.1016/j.jebo.2021.12.007"</w:instrText>
      </w:r>
      <w:r>
        <w:rPr>
          <w:rStyle w:val="Hyperlink.0"/>
        </w:rPr>
        <w:fldChar w:fldCharType="separate" w:fldLock="0"/>
      </w:r>
      <w:r>
        <w:rPr>
          <w:rStyle w:val="Hyperlink.0"/>
          <w:rtl w:val="0"/>
        </w:rPr>
        <w:t>Huber et al., 2022</w:t>
      </w:r>
      <w:r>
        <w:rPr/>
        <w:fldChar w:fldCharType="end" w:fldLock="0"/>
      </w:r>
      <w:r>
        <w:rPr>
          <w:rtl w:val="0"/>
          <w:lang w:val="en-US"/>
        </w:rPr>
        <w:t>). As a result, the portfolio outcome findings for H2 are jointly conditional on two elements: (a) the behavioral effect of the Shock Score on stated decisions, and (b) the adequacy of the simulation model that maps stated decisions to portfolio returns. If the translation rules, rebalancing assumptions, or return-attribution conventions do not adequately represent how stated intentions would manifest in live portfolio management, the portfolio-level results may over- or understate the true effect of decision support. Figure 2.2 illustrates the boundary between directly observed data and model-dependent inference. The simulation design, including all translation rules and rebalancing conventions, is fully specified in Chapter 4 to enable independent assessment of these assumptions.</w:t>
      </w:r>
    </w:p>
    <w:p>
      <w:pPr>
        <w:pStyle w:val="Body"/>
        <w:spacing w:line="240" w:lineRule="auto"/>
      </w:pPr>
      <w:r>
        <w:rPr>
          <w:rFonts w:ascii="Arial Unicode MS" w:cs="Arial Unicode MS" w:hAnsi="Arial Unicode MS" w:eastAsia="Arial Unicode MS"/>
          <w:b w:val="0"/>
          <w:bCs w:val="0"/>
          <w:i w:val="0"/>
          <w:iCs w:val="0"/>
        </w:rPr>
        <w:br w:type="page"/>
      </w:r>
    </w:p>
    <w:p>
      <w:pPr>
        <w:pStyle w:val="Body Text"/>
      </w:pPr>
    </w:p>
    <w:p>
      <w:pPr>
        <w:pStyle w:val="Body Text"/>
      </w:pPr>
      <w:r>
        <w:rPr>
          <w:b w:val="1"/>
          <w:bCs w:val="1"/>
          <w:rtl w:val="0"/>
          <w:lang w:val="en-US"/>
        </w:rPr>
        <w:t>Figure 2.2</w:t>
      </w:r>
    </w:p>
    <w:p>
      <w:pPr>
        <w:pStyle w:val="Body Text"/>
      </w:pPr>
      <w:r>
        <w:rPr>
          <w:i w:val="1"/>
          <w:iCs w:val="1"/>
          <w:rtl w:val="0"/>
          <w:lang w:val="en-US"/>
        </w:rPr>
        <w:t>Causal Logic of the Study Design</w:t>
      </w:r>
    </w:p>
    <w:p>
      <w:pPr>
        <w:pStyle w:val="Body Text"/>
      </w:pPr>
      <w:r>
        <w:drawing xmlns:a="http://schemas.openxmlformats.org/drawingml/2006/main">
          <wp:inline distT="0" distB="0" distL="0" distR="0">
            <wp:extent cx="5943600" cy="3015121"/>
            <wp:effectExtent l="0" t="0" r="0" b="0"/>
            <wp:docPr id="1073741826" name="officeArt object" descr="Picture"/>
            <wp:cNvGraphicFramePr/>
            <a:graphic xmlns:a="http://schemas.openxmlformats.org/drawingml/2006/main">
              <a:graphicData uri="http://schemas.openxmlformats.org/drawingml/2006/picture">
                <pic:pic xmlns:pic="http://schemas.openxmlformats.org/drawingml/2006/picture">
                  <pic:nvPicPr>
                    <pic:cNvPr id="1073741826" name="Picture" descr="Picture"/>
                    <pic:cNvPicPr>
                      <a:picLocks noChangeAspect="1"/>
                    </pic:cNvPicPr>
                  </pic:nvPicPr>
                  <pic:blipFill>
                    <a:blip r:embed="rId5">
                      <a:extLst/>
                    </a:blip>
                    <a:stretch>
                      <a:fillRect/>
                    </a:stretch>
                  </pic:blipFill>
                  <pic:spPr>
                    <a:xfrm>
                      <a:off x="0" y="0"/>
                      <a:ext cx="5943600" cy="3015121"/>
                    </a:xfrm>
                    <a:prstGeom prst="rect">
                      <a:avLst/>
                    </a:prstGeom>
                    <a:ln w="12700" cap="flat">
                      <a:noFill/>
                      <a:miter lim="400000"/>
                    </a:ln>
                    <a:effectLst/>
                  </pic:spPr>
                </pic:pic>
              </a:graphicData>
            </a:graphic>
          </wp:inline>
        </w:drawing>
      </w:r>
    </w:p>
    <w:p>
      <w:pPr>
        <w:pStyle w:val="Body Text"/>
      </w:pPr>
      <w:r>
        <w:rPr>
          <w:i w:val="1"/>
          <w:iCs w:val="1"/>
          <w:rtl w:val="0"/>
          <w:lang w:val="en-US"/>
        </w:rPr>
        <w:t>Note.</w:t>
      </w:r>
      <w:r>
        <w:rPr>
          <w:rtl w:val="0"/>
          <w:lang w:val="en-US"/>
        </w:rPr>
        <w:t xml:space="preserve"> The left domain (observed) encompasses survey responses and market data. The right domain (simulated) encompasses the translation of stated decisions into portfolio outcomes, introducing model dependency that bounds interpretation of H2 results. Original figure by the author.</w:t>
      </w:r>
    </w:p>
    <w:p>
      <w:pPr>
        <w:pStyle w:val="Heading 2"/>
      </w:pPr>
      <w:bookmarkStart w:name="chapterconclusion" w:id="56"/>
      <w:r>
        <w:rPr>
          <w:rFonts w:cs="Arial Unicode MS" w:eastAsia="Arial Unicode MS"/>
          <w:rtl w:val="0"/>
          <w:lang w:val="fr-FR"/>
        </w:rPr>
        <w:t>2.9 Chapter Conclusion</w:t>
      </w:r>
    </w:p>
    <w:p>
      <w:pPr>
        <w:pStyle w:val="First Paragraph"/>
      </w:pPr>
      <w:r>
        <w:rPr>
          <w:rtl w:val="0"/>
          <w:lang w:val="en-US"/>
        </w:rPr>
        <w:t>Chapter 2 defined the research problem and objectives, formulated research questions and hypotheses, and established key operational definitions, assumptions, and limitations guiding the empirical study. The chapter specified the primary measurement approach for managerial decision response using a single-item Net Risk Stance scale and defined the Shock Score as a PCA-based composite decision-support indicator with two representations: an analytical composite index and a manager-facing dashboard. The construction methodology and component definitions are detailed in Chapter 4 (Section 4.3).</w:t>
      </w:r>
    </w:p>
    <w:p>
      <w:pPr>
        <w:pStyle w:val="Body Text"/>
      </w:pPr>
      <w:r>
        <w:rPr>
          <w:rtl w:val="0"/>
          <w:lang w:val="en-US"/>
        </w:rPr>
        <w:t xml:space="preserve">Taken together, the study design integrates real-time information shock measurement, a professional sample of portfolio managers, behaviorally grounded decision support, and portfolio-level outcome validation </w:t>
      </w:r>
      <w:r>
        <w:rPr>
          <w:rtl w:val="0"/>
          <w:lang w:val="en-US"/>
        </w:rPr>
        <w:t xml:space="preserve">– </w:t>
      </w:r>
      <w:r>
        <w:rPr>
          <w:rtl w:val="0"/>
          <w:lang w:val="en-US"/>
        </w:rPr>
        <w:t>an integration that, as the gap analysis presented in Chapter 3 (Section 3.6) demonstrates, does not appear to have been attempted in prior research. Chapter 3 examines the theoretical and empirical literature that motivates the study constructs and supports the logic linking information shocks, managerial decision behavior, and portfolio risk-return outcomes.</w:t>
      </w:r>
    </w:p>
    <w:p>
      <w:pPr>
        <w:pStyle w:val="Heading"/>
      </w:pPr>
      <w:bookmarkStart w:name="chapter3.literaturereview" w:id="57"/>
      <w:r>
        <w:rPr>
          <w:rFonts w:cs="Arial Unicode MS" w:eastAsia="Arial Unicode MS"/>
          <w:rtl w:val="0"/>
          <w:lang w:val="en-US"/>
        </w:rPr>
        <w:t>Chapter 3. Literature Review</w:t>
      </w:r>
    </w:p>
    <w:p>
      <w:pPr>
        <w:pStyle w:val="First Paragraph"/>
      </w:pPr>
      <w:r>
        <w:rPr>
          <w:rtl w:val="0"/>
          <w:lang w:val="en-US"/>
        </w:rPr>
        <w:t>The literature review is structured to bridge foundational behavioral finance theory with the applied challenges of professional investment decision-making, culminating in the rationale for structured debiasing tools. This body of literature directly supports the two hypotheses of the study: H1, which posits that information shock intensity is associated with measurable shifts in managerial decision response; and H2, which posits that the Shock Score dashboard moderates that response by acting as a pre-commitment nudge.</w:t>
      </w:r>
      <w:bookmarkEnd w:id="57"/>
      <w:bookmarkEnd w:id="56"/>
    </w:p>
    <w:p>
      <w:pPr>
        <w:pStyle w:val="Heading 2"/>
      </w:pPr>
      <w:bookmarkStart w:name="X446411ce7741dcf9bca3ad420fe62ad0c247590" w:id="58"/>
      <w:r>
        <w:rPr>
          <w:rFonts w:cs="Arial Unicode MS" w:eastAsia="Arial Unicode MS"/>
          <w:rtl w:val="0"/>
          <w:lang w:val="en-US"/>
        </w:rPr>
        <w:t>3.1 Link Between Literature and Research Hypotheses</w:t>
      </w:r>
    </w:p>
    <w:p>
      <w:pPr>
        <w:pStyle w:val="First Paragraph"/>
      </w:pPr>
      <w:r>
        <w:rPr>
          <w:rtl w:val="0"/>
          <w:lang w:val="en-US"/>
        </w:rPr>
        <w:t>Chapter 3 is organized as follows. The present section (3.1) establishes the link between the literature and the research hypotheses, defining information shocks and motivating the use of a composite measure. Section 3.2 reviews behavioral biases in investment decision-making. Section 3.3 examines managerial decision-making under uncertainty and the persistence of bias among experienced professionals. Section 3.4 surveys tools developed to mitigate behavioral bias, including rule-based pre-commitment protocols, automated and AI-driven approaches, and behavioral metrics. Section 3.5 draws implications for portfolio management. Section 3.6 identifies limitations in existing research and positions the Shock Score within the gap addressed by this thesis. Section 3.7 concludes the chapter.</w:t>
      </w:r>
    </w:p>
    <w:p>
      <w:pPr>
        <w:pStyle w:val="Body Text"/>
      </w:pPr>
      <w:r>
        <w:rPr>
          <w:rtl w:val="0"/>
          <w:lang w:val="en-US"/>
        </w:rPr>
        <w:t>The research hypotheses draw on key concepts from behavioral finance (</w:t>
      </w:r>
      <w:r>
        <w:rPr>
          <w:rStyle w:val="Hyperlink.0"/>
        </w:rPr>
        <w:fldChar w:fldCharType="begin" w:fldLock="0"/>
      </w:r>
      <w:r>
        <w:rPr>
          <w:rStyle w:val="Hyperlink.0"/>
        </w:rPr>
        <w:instrText xml:space="preserve"> HYPERLINK "https://dx.doi.org/10.2139/ssrn.327880"</w:instrText>
      </w:r>
      <w:r>
        <w:rPr>
          <w:rStyle w:val="Hyperlink.0"/>
        </w:rPr>
        <w:fldChar w:fldCharType="separate" w:fldLock="0"/>
      </w:r>
      <w:r>
        <w:rPr>
          <w:rStyle w:val="Hyperlink.0"/>
          <w:rtl w:val="0"/>
        </w:rPr>
        <w:t>Barberis &amp; Thaler, 2002</w:t>
      </w:r>
      <w:r>
        <w:rPr/>
        <w:fldChar w:fldCharType="end" w:fldLock="0"/>
      </w:r>
      <w:r>
        <w:rPr>
          <w:rtl w:val="0"/>
          <w:lang w:val="en-US"/>
        </w:rPr>
        <w:t>) and decision-making literature (</w:t>
      </w:r>
      <w:r>
        <w:rPr>
          <w:rStyle w:val="Hyperlink.0"/>
        </w:rPr>
        <w:fldChar w:fldCharType="begin" w:fldLock="0"/>
      </w:r>
      <w:r>
        <w:rPr>
          <w:rStyle w:val="Hyperlink.0"/>
        </w:rPr>
        <w:instrText xml:space="preserve"> HYPERLINK "https://www.worldcat.org/oclc/706020998"</w:instrText>
      </w:r>
      <w:r>
        <w:rPr>
          <w:rStyle w:val="Hyperlink.0"/>
        </w:rPr>
        <w:fldChar w:fldCharType="separate" w:fldLock="0"/>
      </w:r>
      <w:r>
        <w:rPr>
          <w:rStyle w:val="Hyperlink.0"/>
          <w:rtl w:val="0"/>
        </w:rPr>
        <w:t>Kahneman, 2011</w:t>
      </w:r>
      <w:r>
        <w:rPr/>
        <w:fldChar w:fldCharType="end" w:fldLock="0"/>
      </w:r>
      <w:r>
        <w:rPr>
          <w:rtl w:val="0"/>
          <w:lang w:val="en-US"/>
        </w:rPr>
        <w:t xml:space="preserve">), focusing on how information shocks affect market behavior. An </w:t>
      </w:r>
      <w:r>
        <w:rPr>
          <w:b w:val="1"/>
          <w:bCs w:val="1"/>
          <w:rtl w:val="0"/>
          <w:lang w:val="en-US"/>
        </w:rPr>
        <w:t>information shock</w:t>
      </w:r>
      <w:r>
        <w:rPr>
          <w:rtl w:val="0"/>
          <w:lang w:val="en-US"/>
        </w:rPr>
        <w:t xml:space="preserve"> refers to publicly available news or updates about individual stocks that generate a material short-term market reaction, typically observable at a daily frequency. Such information shocks affect short-term price dynamics and volatility without necessarily changing the long-term fundamentals of the underlying firm and, therefore, its valuation (</w:t>
      </w:r>
      <w:r>
        <w:rPr>
          <w:rStyle w:val="Hyperlink.0"/>
        </w:rPr>
        <w:fldChar w:fldCharType="begin" w:fldLock="0"/>
      </w:r>
      <w:r>
        <w:rPr>
          <w:rStyle w:val="Hyperlink.0"/>
        </w:rPr>
        <w:instrText xml:space="preserve"> HYPERLINK "https://doi.org/10.1016/j.irfa.2024.103219"</w:instrText>
      </w:r>
      <w:r>
        <w:rPr>
          <w:rStyle w:val="Hyperlink.0"/>
        </w:rPr>
        <w:fldChar w:fldCharType="separate" w:fldLock="0"/>
      </w:r>
      <w:r>
        <w:rPr>
          <w:rStyle w:val="Hyperlink.0"/>
          <w:rtl w:val="0"/>
        </w:rPr>
        <w:t>Meng et al., 2024</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"https://doi.org/10.1111/j.1540-6261.2007.01232.x"</w:instrText>
      </w:r>
      <w:r>
        <w:rPr>
          <w:rStyle w:val="Hyperlink.0"/>
        </w:rPr>
        <w:fldChar w:fldCharType="separate" w:fldLock="0"/>
      </w:r>
      <w:r>
        <w:rPr>
          <w:rStyle w:val="Hyperlink.0"/>
          <w:rtl w:val="0"/>
        </w:rPr>
        <w:t>Tetlock, 2007</w:t>
      </w:r>
      <w:r>
        <w:rPr/>
        <w:fldChar w:fldCharType="end" w:fldLock="0"/>
      </w:r>
      <w:r>
        <w:rPr>
          <w:rtl w:val="0"/>
          <w:lang w:val="en-US"/>
        </w:rPr>
        <w:t>).</w:t>
      </w:r>
    </w:p>
    <w:p>
      <w:pPr>
        <w:pStyle w:val="Body Text"/>
      </w:pPr>
      <w:r>
        <w:rPr>
          <w:rStyle w:val="Hyperlink.0"/>
        </w:rPr>
        <w:fldChar w:fldCharType="begin" w:fldLock="0"/>
      </w:r>
      <w:r>
        <w:rPr>
          <w:rStyle w:val="Hyperlink.0"/>
        </w:rPr>
        <w:instrText xml:space="preserve"> HYPERLINK "https://dx.doi.org/10.2139/ssrn.327880"</w:instrText>
      </w:r>
      <w:r>
        <w:rPr>
          <w:rStyle w:val="Hyperlink.0"/>
        </w:rPr>
        <w:fldChar w:fldCharType="separate" w:fldLock="0"/>
      </w:r>
      <w:r>
        <w:rPr>
          <w:rStyle w:val="Hyperlink.0"/>
          <w:rtl w:val="0"/>
        </w:rPr>
        <w:t>Barberis &amp; Thaler, 2002</w:t>
      </w:r>
      <w:r>
        <w:rPr/>
        <w:fldChar w:fldCharType="end" w:fldLock="0"/>
      </w:r>
      <w:r>
        <w:rPr>
          <w:rtl w:val="0"/>
          <w:lang w:val="en-US"/>
        </w:rPr>
        <w:t xml:space="preserve"> and </w:t>
      </w:r>
      <w:r>
        <w:rPr>
          <w:rStyle w:val="Hyperlink.0"/>
        </w:rPr>
        <w:fldChar w:fldCharType="begin" w:fldLock="0"/>
      </w:r>
      <w:r>
        <w:rPr>
          <w:rStyle w:val="Hyperlink.0"/>
        </w:rPr>
        <w:instrText xml:space="preserve"> HYPERLINK "https://doi.org/10.1146/annurev-financial-092214-043752"</w:instrText>
      </w:r>
      <w:r>
        <w:rPr>
          <w:rStyle w:val="Hyperlink.0"/>
        </w:rPr>
        <w:fldChar w:fldCharType="separate" w:fldLock="0"/>
      </w:r>
      <w:r>
        <w:rPr>
          <w:rStyle w:val="Hyperlink.0"/>
          <w:rtl w:val="0"/>
        </w:rPr>
        <w:t>Hirshleifer, 2015</w:t>
      </w:r>
      <w:r>
        <w:rPr/>
        <w:fldChar w:fldCharType="end" w:fldLock="0"/>
      </w:r>
      <w:r>
        <w:rPr>
          <w:rtl w:val="0"/>
          <w:lang w:val="en-US"/>
        </w:rPr>
        <w:t xml:space="preserve"> review and synthesise evidence that information shocks influence market prices through behavioral and emotional biases. </w:t>
      </w:r>
      <w:r>
        <w:rPr>
          <w:rStyle w:val="Hyperlink.0"/>
        </w:rPr>
        <w:fldChar w:fldCharType="begin" w:fldLock="0"/>
      </w:r>
      <w:r>
        <w:rPr>
          <w:rStyle w:val="Hyperlink.0"/>
        </w:rPr>
        <w:instrText xml:space="preserve"> HYPERLINK "https://doi.org/10.1016/j.irfa.2024.103219"</w:instrText>
      </w:r>
      <w:r>
        <w:rPr>
          <w:rStyle w:val="Hyperlink.0"/>
        </w:rPr>
        <w:fldChar w:fldCharType="separate" w:fldLock="0"/>
      </w:r>
      <w:r>
        <w:rPr>
          <w:rStyle w:val="Hyperlink.0"/>
          <w:rtl w:val="0"/>
        </w:rPr>
        <w:t>Meng et al., 2024</w:t>
      </w:r>
      <w:r>
        <w:rPr/>
        <w:fldChar w:fldCharType="end" w:fldLock="0"/>
      </w:r>
      <w:r>
        <w:rPr>
          <w:rtl w:val="0"/>
          <w:lang w:val="en-US"/>
        </w:rPr>
        <w:t xml:space="preserve"> and </w:t>
      </w:r>
      <w:r>
        <w:rPr>
          <w:rStyle w:val="Hyperlink.0"/>
        </w:rPr>
        <w:fldChar w:fldCharType="begin" w:fldLock="0"/>
      </w:r>
      <w:r>
        <w:rPr>
          <w:rStyle w:val="Hyperlink.0"/>
        </w:rPr>
        <w:instrText xml:space="preserve"> HYPERLINK "https://doi.org/10.1093/rfs/hhm079"</w:instrText>
      </w:r>
      <w:r>
        <w:rPr>
          <w:rStyle w:val="Hyperlink.0"/>
        </w:rPr>
        <w:fldChar w:fldCharType="separate" w:fldLock="0"/>
      </w:r>
      <w:r>
        <w:rPr>
          <w:rStyle w:val="Hyperlink.0"/>
          <w:rtl w:val="0"/>
        </w:rPr>
        <w:t>Barber &amp; Odean, 2008</w:t>
      </w:r>
      <w:r>
        <w:rPr/>
        <w:fldChar w:fldCharType="end" w:fldLock="0"/>
      </w:r>
      <w:r>
        <w:rPr>
          <w:rtl w:val="0"/>
          <w:lang w:val="en-US"/>
        </w:rPr>
        <w:t xml:space="preserve"> document that investors and managers overreact to salient or emotionally charged news due to cognitive and affective biases, leading to temporary price distortions rather than a purely fundamentals-based revaluation. Notably, </w:t>
      </w:r>
      <w:r>
        <w:rPr>
          <w:rStyle w:val="Hyperlink.0"/>
        </w:rPr>
        <w:fldChar w:fldCharType="begin" w:fldLock="0"/>
      </w:r>
      <w:r>
        <w:rPr>
          <w:rStyle w:val="Hyperlink.0"/>
        </w:rPr>
        <w:instrText xml:space="preserve"> HYPERLINK "https://doi.org/10.1016/j.irfa.2024.103219"</w:instrText>
      </w:r>
      <w:r>
        <w:rPr>
          <w:rStyle w:val="Hyperlink.0"/>
        </w:rPr>
        <w:fldChar w:fldCharType="separate" w:fldLock="0"/>
      </w:r>
      <w:r>
        <w:rPr>
          <w:rStyle w:val="Hyperlink.0"/>
          <w:rtl w:val="0"/>
        </w:rPr>
        <w:t>Meng et al., 2024</w:t>
      </w:r>
      <w:r>
        <w:rPr/>
        <w:fldChar w:fldCharType="end" w:fldLock="0"/>
      </w:r>
      <w:r>
        <w:rPr>
          <w:rtl w:val="0"/>
          <w:lang w:val="en-US"/>
        </w:rPr>
        <w:t xml:space="preserve"> identify information shocks through price reactions, whereas the present study approaches shock identification from the news side </w:t>
      </w:r>
      <w:r>
        <w:rPr>
          <w:rtl w:val="0"/>
          <w:lang w:val="en-US"/>
        </w:rPr>
        <w:t xml:space="preserve">— </w:t>
      </w:r>
      <w:r>
        <w:rPr>
          <w:rtl w:val="0"/>
          <w:lang w:val="en-US"/>
        </w:rPr>
        <w:t>deriving shock characteristics observable before the market response (the construction of the Shock Score is documented in Chapter 4).</w:t>
      </w:r>
    </w:p>
    <w:p>
      <w:pPr>
        <w:pStyle w:val="Body Text"/>
      </w:pPr>
      <w:r>
        <w:rPr>
          <w:rtl w:val="0"/>
          <w:lang w:val="en-US"/>
        </w:rPr>
        <w:t>The Shock Score, introduced in Chapter 4, is motivated by research on sentiment, attention, and volatility-based measures of market reaction; its operationalisation and components are documented there.</w:t>
      </w:r>
    </w:p>
    <w:p>
      <w:pPr>
        <w:pStyle w:val="Body Text"/>
      </w:pPr>
      <w:r>
        <w:rPr>
          <w:rtl w:val="0"/>
          <w:lang w:val="en-US"/>
        </w:rPr>
        <w:t>While the literature contains indices and measures aimed at capturing market sentiment or uncertainty, such as sentiment indices or news-based volatility indicators, comparatively less attention has been devoted to tools explicitly designed to support managerial decision-making at the time of an information shock. This motivates the development and empirical testing of the Shock Score as a decision-support mechanism intended to improve investment decisions by reducing behavioral overreaction.</w:t>
      </w:r>
    </w:p>
    <w:p>
      <w:pPr>
        <w:pStyle w:val="Body Text"/>
      </w:pPr>
      <w:r>
        <w:rPr>
          <w:rtl w:val="0"/>
          <w:lang w:val="en-US"/>
        </w:rPr>
        <w:t>Taken together, the studies reviewed below are interpreted in this thesis as implying a causal pathway from external information shocks to portfolio-level outcomes. Sudden and salient news events may increase cognitive load and emotional arousal, potentially activating behavioral biases such as overconfidence, loss aversion, attention-driven extrapolation, and herding. These biases may distort managers</w:t>
      </w:r>
      <w:r>
        <w:rPr>
          <w:rtl w:val="0"/>
          <w:lang w:val="en-US"/>
        </w:rPr>
        <w:t xml:space="preserve">’ </w:t>
      </w:r>
      <w:r>
        <w:rPr>
          <w:rtl w:val="0"/>
          <w:lang w:val="en-US"/>
        </w:rPr>
        <w:t>perceptions of risk and return precisely when rapid decisions are required. They may lead to systematically altered portfolio actions, including procyclical rebalancing, excessive turnover, delayed adjustment, or temporary deviations from strategic risk targets. As a result, information shocks are expected to affect realized portfolio risk-return characteristics in the short term, not only through price dynamics but also through behaviorally mediated decision errors. This logic provides the theoretical foundation for the first research hypothesis, which examines whether external information shocks are associated with measurable changes in portfolio risk-return outcomes.</w:t>
      </w:r>
    </w:p>
    <w:p>
      <w:pPr>
        <w:pStyle w:val="Heading 2"/>
      </w:pPr>
      <w:bookmarkStart w:name="X262863e72e55a6d2807e0a4ec6181e31e900a3f" w:id="59"/>
      <w:r>
        <w:rPr>
          <w:rFonts w:cs="Arial Unicode MS" w:eastAsia="Arial Unicode MS"/>
          <w:rtl w:val="0"/>
          <w:lang w:val="en-US"/>
        </w:rPr>
        <w:t>3.2 Behavioral Biases in Investment Decision-Making</w:t>
      </w:r>
      <w:bookmarkEnd w:id="59"/>
      <w:bookmarkEnd w:id="58"/>
    </w:p>
    <w:p>
      <w:pPr>
        <w:pStyle w:val="Heading 3"/>
      </w:pPr>
      <w:bookmarkStart w:name="X836d29cca1b251c4591eb9ab7704b4100cb2bef" w:id="60"/>
      <w:r>
        <w:rPr>
          <w:rFonts w:cs="Arial Unicode MS" w:eastAsia="Arial Unicode MS"/>
          <w:rtl w:val="0"/>
          <w:lang w:val="en-US"/>
        </w:rPr>
        <w:t>3.2.1 Behavioral biases driving overreaction under uncertainty</w:t>
      </w:r>
    </w:p>
    <w:p>
      <w:pPr>
        <w:pStyle w:val="First Paragraph"/>
      </w:pPr>
      <w:r>
        <w:rPr>
          <w:rtl w:val="0"/>
          <w:lang w:val="en-US"/>
        </w:rPr>
        <w:t>Behavioral finance theory documents how cognitive biases such as overconfidence (</w:t>
      </w:r>
      <w:r>
        <w:rPr>
          <w:rStyle w:val="Hyperlink.0"/>
        </w:rPr>
        <w:fldChar w:fldCharType="begin" w:fldLock="0"/>
      </w:r>
      <w:r>
        <w:rPr>
          <w:rStyle w:val="Hyperlink.0"/>
        </w:rPr>
        <w:instrText xml:space="preserve"> HYPERLINK "https://doi.org/10.1037/0033-295X.115.2.502"</w:instrText>
      </w:r>
      <w:r>
        <w:rPr>
          <w:rStyle w:val="Hyperlink.0"/>
        </w:rPr>
        <w:fldChar w:fldCharType="separate" w:fldLock="0"/>
      </w:r>
      <w:r>
        <w:rPr>
          <w:rStyle w:val="Hyperlink.0"/>
          <w:rtl w:val="0"/>
        </w:rPr>
        <w:t>Moore &amp; Healy, 2008</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"https://doi.org/10.1162/003355301556400"</w:instrText>
      </w:r>
      <w:r>
        <w:rPr>
          <w:rStyle w:val="Hyperlink.0"/>
        </w:rPr>
        <w:fldChar w:fldCharType="separate" w:fldLock="0"/>
      </w:r>
      <w:r>
        <w:rPr>
          <w:rStyle w:val="Hyperlink.0"/>
          <w:rtl w:val="0"/>
        </w:rPr>
        <w:t>Barber &amp; Odean, 2001</w:t>
      </w:r>
      <w:r>
        <w:rPr/>
        <w:fldChar w:fldCharType="end" w:fldLock="0"/>
      </w:r>
      <w:r>
        <w:rPr>
          <w:rtl w:val="0"/>
          <w:lang w:val="en-US"/>
        </w:rPr>
        <w:t>), loss aversion (</w:t>
      </w:r>
      <w:r>
        <w:rPr>
          <w:rStyle w:val="Hyperlink.0"/>
        </w:rPr>
        <w:fldChar w:fldCharType="begin" w:fldLock="0"/>
      </w:r>
      <w:r>
        <w:rPr>
          <w:rStyle w:val="Hyperlink.0"/>
        </w:rPr>
        <w:instrText xml:space="preserve"> HYPERLINK "https://doi.org/10.2307/1914185"</w:instrText>
      </w:r>
      <w:r>
        <w:rPr>
          <w:rStyle w:val="Hyperlink.0"/>
        </w:rPr>
        <w:fldChar w:fldCharType="separate" w:fldLock="0"/>
      </w:r>
      <w:r>
        <w:rPr>
          <w:rStyle w:val="Hyperlink.0"/>
          <w:rtl w:val="0"/>
        </w:rPr>
        <w:t>Kahneman &amp; Tversky, 1979</w:t>
      </w:r>
      <w:r>
        <w:rPr/>
        <w:fldChar w:fldCharType="end" w:fldLock="0"/>
      </w:r>
      <w:r>
        <w:rPr>
          <w:rtl w:val="0"/>
          <w:lang w:val="en-US"/>
        </w:rPr>
        <w:t>), the disposition effect (</w:t>
      </w:r>
      <w:r>
        <w:rPr>
          <w:rStyle w:val="Hyperlink.0"/>
        </w:rPr>
        <w:fldChar w:fldCharType="begin" w:fldLock="0"/>
      </w:r>
      <w:r>
        <w:rPr>
          <w:rStyle w:val="Hyperlink.0"/>
        </w:rPr>
        <w:instrText xml:space="preserve"> HYPERLINK "https://doi.org/10.1111/j.1540-6261.2006.00896.x"</w:instrText>
      </w:r>
      <w:r>
        <w:rPr>
          <w:rStyle w:val="Hyperlink.0"/>
        </w:rPr>
        <w:fldChar w:fldCharType="separate" w:fldLock="0"/>
      </w:r>
      <w:r>
        <w:rPr>
          <w:rStyle w:val="Hyperlink.0"/>
          <w:rtl w:val="0"/>
        </w:rPr>
        <w:t>Frazzini, 2006</w:t>
      </w:r>
      <w:r>
        <w:rPr/>
        <w:fldChar w:fldCharType="end" w:fldLock="0"/>
      </w:r>
      <w:r>
        <w:rPr>
          <w:rtl w:val="0"/>
          <w:lang w:val="en-US"/>
        </w:rPr>
        <w:t>), and emotional trading (</w:t>
      </w:r>
      <w:r>
        <w:rPr>
          <w:rStyle w:val="Hyperlink.0"/>
        </w:rPr>
        <w:fldChar w:fldCharType="begin" w:fldLock="0"/>
      </w:r>
      <w:r>
        <w:rPr>
          <w:rStyle w:val="Hyperlink.0"/>
        </w:rPr>
        <w:instrText xml:space="preserve"> HYPERLINK "https://doi.org/10.1257/000282805774670095"</w:instrText>
      </w:r>
      <w:r>
        <w:rPr>
          <w:rStyle w:val="Hyperlink.0"/>
        </w:rPr>
        <w:fldChar w:fldCharType="separate" w:fldLock="0"/>
      </w:r>
      <w:r>
        <w:rPr>
          <w:rStyle w:val="Hyperlink.0"/>
          <w:rtl w:val="0"/>
        </w:rPr>
        <w:t>Lo et al., 2005</w:t>
      </w:r>
      <w:r>
        <w:rPr/>
        <w:fldChar w:fldCharType="end" w:fldLock="0"/>
      </w:r>
      <w:r>
        <w:rPr>
          <w:rtl w:val="0"/>
          <w:lang w:val="en-US"/>
        </w:rPr>
        <w:t>) shape investor behavior and amplify short-term market reactions to information shocks. Professional investors, despite their expertise, are not immune to these cognitive shortcuts and biases that affect human judgment under uncertainty (</w:t>
      </w:r>
      <w:r>
        <w:rPr>
          <w:rStyle w:val="Hyperlink.0"/>
        </w:rPr>
        <w:fldChar w:fldCharType="begin" w:fldLock="0"/>
      </w:r>
      <w:r>
        <w:rPr>
          <w:rStyle w:val="Hyperlink.0"/>
        </w:rPr>
        <w:instrText xml:space="preserve"> HYPERLINK "https://doi.org/10.1146/annurev-financial-092214-043752"</w:instrText>
      </w:r>
      <w:r>
        <w:rPr>
          <w:rStyle w:val="Hyperlink.0"/>
        </w:rPr>
        <w:fldChar w:fldCharType="separate" w:fldLock="0"/>
      </w:r>
      <w:r>
        <w:rPr>
          <w:rStyle w:val="Hyperlink.0"/>
          <w:rtl w:val="0"/>
        </w:rPr>
        <w:t>Hirshleifer, 2015</w:t>
      </w:r>
      <w:r>
        <w:rPr/>
        <w:fldChar w:fldCharType="end" w:fldLock="0"/>
      </w:r>
      <w:r>
        <w:rPr>
          <w:rtl w:val="0"/>
          <w:lang w:val="en-US"/>
        </w:rPr>
        <w:t xml:space="preserve">; </w:t>
      </w:r>
      <w:r>
        <w:rPr>
          <w:rStyle w:val="Hyperlink.0"/>
        </w:rPr>
        <w:fldChar w:fldCharType="begin" w:fldLock="0"/>
      </w:r>
      <w:r>
        <w:rPr>
          <w:rStyle w:val="Hyperlink.0"/>
        </w:rPr>
        <w:instrText xml:space="preserve"> HYPERLINK "https://dx.doi.org/10.2139/ssrn.327880"</w:instrText>
      </w:r>
      <w:r>
        <w:rPr>
          <w:rStyle w:val="Hyperlink.0"/>
        </w:rPr>
        <w:fldChar w:fldCharType="separate" w:fldLock="0"/>
      </w:r>
      <w:r>
        <w:rPr>
          <w:rStyle w:val="Hyperlink.0"/>
          <w:rtl w:val="0"/>
        </w:rPr>
        <w:t>Barberis &amp; Thaler, 2002</w:t>
      </w:r>
      <w:r>
        <w:rPr/>
        <w:fldChar w:fldCharType="end" w:fldLock="0"/>
      </w:r>
      <w:r>
        <w:rPr>
          <w:rtl w:val="0"/>
          <w:lang w:val="en-US"/>
        </w:rPr>
        <w:t xml:space="preserve">). Several prevalent biases, including </w:t>
      </w:r>
      <w:r>
        <w:rPr>
          <w:b w:val="1"/>
          <w:bCs w:val="1"/>
          <w:rtl w:val="0"/>
          <w:lang w:val="en-US"/>
        </w:rPr>
        <w:t>overconfidence</w:t>
      </w:r>
      <w:r>
        <w:rPr>
          <w:rtl w:val="0"/>
          <w:lang w:val="en-US"/>
        </w:rPr>
        <w:t xml:space="preserve">, </w:t>
      </w:r>
      <w:r>
        <w:rPr>
          <w:b w:val="1"/>
          <w:bCs w:val="1"/>
          <w:rtl w:val="0"/>
          <w:lang w:val="en-US"/>
        </w:rPr>
        <w:t>availability and recency bias</w:t>
      </w:r>
      <w:r>
        <w:rPr>
          <w:rtl w:val="0"/>
          <w:lang w:val="en-US"/>
        </w:rPr>
        <w:t xml:space="preserve">, </w:t>
      </w:r>
      <w:r>
        <w:rPr>
          <w:b w:val="1"/>
          <w:bCs w:val="1"/>
          <w:rtl w:val="0"/>
          <w:lang w:val="en-US"/>
        </w:rPr>
        <w:t>herding</w:t>
      </w:r>
      <w:r>
        <w:rPr>
          <w:rtl w:val="0"/>
          <w:lang w:val="en-US"/>
        </w:rPr>
        <w:t xml:space="preserve">, and </w:t>
      </w:r>
      <w:r>
        <w:rPr>
          <w:b w:val="1"/>
          <w:bCs w:val="1"/>
          <w:rtl w:val="0"/>
          <w:lang w:val="en-US"/>
        </w:rPr>
        <w:t>emotional/physiological biases</w:t>
      </w:r>
      <w:r>
        <w:rPr>
          <w:rtl w:val="0"/>
          <w:lang w:val="en-US"/>
        </w:rPr>
        <w:t>, can cause expert decision-makers to react in ways that amplify short-term market volatility and overreact to financial information shocks. The following paragraphs discuss each bias and its impact on short-term market dynamics.</w:t>
      </w:r>
    </w:p>
    <w:p>
      <w:pPr>
        <w:pStyle w:val="Body Text"/>
      </w:pPr>
      <w:r>
        <w:rPr>
          <w:rtl w:val="0"/>
          <w:lang w:val="en-US"/>
        </w:rPr>
        <w:t>Overconfidence is a well-documented cognitive bias in which individuals exhibit unwarranted faith in the accuracy of their judgments and beliefs (</w:t>
      </w:r>
      <w:r>
        <w:rPr>
          <w:rStyle w:val="Hyperlink.0"/>
        </w:rPr>
        <w:fldChar w:fldCharType="begin" w:fldLock="0"/>
      </w:r>
      <w:r>
        <w:rPr>
          <w:rStyle w:val="Hyperlink.0"/>
        </w:rPr>
        <w:instrText xml:space="preserve"> HYPERLINK "https://doi.org/10.1037/0033-295X.115.2.502"</w:instrText>
      </w:r>
      <w:r>
        <w:rPr>
          <w:rStyle w:val="Hyperlink.0"/>
        </w:rPr>
        <w:fldChar w:fldCharType="separate" w:fldLock="0"/>
      </w:r>
      <w:r>
        <w:rPr>
          <w:rStyle w:val="Hyperlink.0"/>
          <w:rtl w:val="0"/>
        </w:rPr>
        <w:t>Moore &amp; Healy, 2008</w:t>
      </w:r>
      <w:r>
        <w:rPr/>
        <w:fldChar w:fldCharType="end" w:fldLock="0"/>
      </w:r>
      <w:r>
        <w:rPr>
          <w:rtl w:val="0"/>
          <w:lang w:val="en-US"/>
        </w:rPr>
        <w:t>). In the finance literature, overconfidence manifests in excessive trading and systematic overestimation of predictive ability (</w:t>
      </w:r>
      <w:r>
        <w:rPr>
          <w:rStyle w:val="Hyperlink.0"/>
        </w:rPr>
        <w:fldChar w:fldCharType="begin" w:fldLock="0"/>
      </w:r>
      <w:r>
        <w:rPr>
          <w:rStyle w:val="Hyperlink.0"/>
        </w:rPr>
        <w:instrText xml:space="preserve"> HYPERLINK "https://dx.doi.org/10.2139/ssrn.327880"</w:instrText>
      </w:r>
      <w:r>
        <w:rPr>
          <w:rStyle w:val="Hyperlink.0"/>
        </w:rPr>
        <w:fldChar w:fldCharType="separate" w:fldLock="0"/>
      </w:r>
      <w:r>
        <w:rPr>
          <w:rStyle w:val="Hyperlink.0"/>
          <w:rtl w:val="0"/>
        </w:rPr>
        <w:t>Barberis &amp; Thaler, 2002</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"https://doi.org/10.1162/003355301556400"</w:instrText>
      </w:r>
      <w:r>
        <w:rPr>
          <w:rStyle w:val="Hyperlink.0"/>
        </w:rPr>
        <w:fldChar w:fldCharType="separate" w:fldLock="0"/>
      </w:r>
      <w:r>
        <w:rPr>
          <w:rStyle w:val="Hyperlink.0"/>
          <w:rtl w:val="0"/>
        </w:rPr>
        <w:t>Barber and Odean (2001)</w:t>
      </w:r>
      <w:r>
        <w:rPr/>
        <w:fldChar w:fldCharType="end" w:fldLock="0"/>
      </w:r>
      <w:r>
        <w:rPr>
          <w:rtl w:val="0"/>
          <w:lang w:val="en-US"/>
        </w:rPr>
        <w:t xml:space="preserve"> provide evidence that investors with higher inferred overconfidence trade more frequently and earn lower risk-adjusted returns, a pattern consistent with overconfidence-driven misjudgment.</w:t>
      </w:r>
    </w:p>
    <w:p>
      <w:pPr>
        <w:pStyle w:val="Body Text"/>
      </w:pPr>
      <w:r>
        <w:rPr>
          <w:rtl w:val="0"/>
          <w:lang w:val="en-US"/>
        </w:rPr>
        <w:t>This bias manifests even among professionals; for example, successful traders and fund managers may become overconfident in their skill, particularly after a streak of good performance (</w:t>
      </w:r>
      <w:r>
        <w:rPr>
          <w:rStyle w:val="Hyperlink.0"/>
        </w:rPr>
        <w:fldChar w:fldCharType="begin" w:fldLock="0"/>
      </w:r>
      <w:r>
        <w:rPr>
          <w:rStyle w:val="Hyperlink.0"/>
        </w:rPr>
        <w:instrText xml:space="preserve"> HYPERLINK "https://doi.org/10.1093/rfs/14.1.1"</w:instrText>
      </w:r>
      <w:r>
        <w:rPr>
          <w:rStyle w:val="Hyperlink.0"/>
        </w:rPr>
        <w:fldChar w:fldCharType="separate" w:fldLock="0"/>
      </w:r>
      <w:r>
        <w:rPr>
          <w:rStyle w:val="Hyperlink.0"/>
          <w:rtl w:val="0"/>
        </w:rPr>
        <w:t>Gervais &amp; Odean, 2001</w:t>
      </w:r>
      <w:r>
        <w:rPr/>
        <w:fldChar w:fldCharType="end" w:fldLock="0"/>
      </w:r>
      <w:r>
        <w:rPr>
          <w:rtl w:val="0"/>
          <w:lang w:val="en-US"/>
        </w:rPr>
        <w:t>). Overconfidence leads investors to underweight risks and trade more aggressively than rational benchmarks would predict, often to their own detriment (</w:t>
      </w:r>
      <w:r>
        <w:rPr>
          <w:rStyle w:val="Hyperlink.0"/>
        </w:rPr>
        <w:fldChar w:fldCharType="begin" w:fldLock="0"/>
      </w:r>
      <w:r>
        <w:rPr>
          <w:rStyle w:val="Hyperlink.0"/>
        </w:rPr>
        <w:instrText xml:space="preserve"> HYPERLINK "https://doi.org/10.1257/aer.89.5.1279"</w:instrText>
      </w:r>
      <w:r>
        <w:rPr>
          <w:rStyle w:val="Hyperlink.0"/>
        </w:rPr>
        <w:fldChar w:fldCharType="separate" w:fldLock="0"/>
      </w:r>
      <w:r>
        <w:rPr>
          <w:rStyle w:val="Hyperlink.0"/>
          <w:rtl w:val="0"/>
        </w:rPr>
        <w:t>Odean, 1999</w:t>
      </w:r>
      <w:r>
        <w:rPr/>
        <w:fldChar w:fldCharType="end" w:fldLock="0"/>
      </w:r>
      <w:r>
        <w:rPr>
          <w:rtl w:val="0"/>
          <w:lang w:val="en-US"/>
        </w:rPr>
        <w:t>). Theoretical models show that overconfident investors can introduce excess volatility into markets by overreacting to new information (</w:t>
      </w:r>
      <w:r>
        <w:rPr>
          <w:rStyle w:val="Hyperlink.0"/>
        </w:rPr>
        <w:fldChar w:fldCharType="begin" w:fldLock="0"/>
      </w:r>
      <w:r>
        <w:rPr>
          <w:rStyle w:val="Hyperlink.0"/>
        </w:rPr>
        <w:instrText xml:space="preserve"> HYPERLINK "https://doi.org/10.1093/rfs/14.1.1"</w:instrText>
      </w:r>
      <w:r>
        <w:rPr>
          <w:rStyle w:val="Hyperlink.0"/>
        </w:rPr>
        <w:fldChar w:fldCharType="separate" w:fldLock="0"/>
      </w:r>
      <w:r>
        <w:rPr>
          <w:rStyle w:val="Hyperlink.0"/>
          <w:rtl w:val="0"/>
        </w:rPr>
        <w:t>Gervais &amp; Odean, 2001</w:t>
      </w:r>
      <w:r>
        <w:rPr/>
        <w:fldChar w:fldCharType="end" w:fldLock="0"/>
      </w:r>
      <w:r>
        <w:rPr>
          <w:rtl w:val="0"/>
          <w:lang w:val="en-US"/>
        </w:rPr>
        <w:t>). Prices may move more than fundamentals justify due to overly aggressive trading on private signals, generating short-run momentum that later reverses (</w:t>
      </w:r>
      <w:r>
        <w:rPr>
          <w:rStyle w:val="Hyperlink.0"/>
        </w:rPr>
        <w:fldChar w:fldCharType="begin" w:fldLock="0"/>
      </w:r>
      <w:r>
        <w:rPr>
          <w:rStyle w:val="Hyperlink.0"/>
        </w:rPr>
        <w:instrText xml:space="preserve"> HYPERLINK "https://doi.org/10.1111/0022-1082.00077"</w:instrText>
      </w:r>
      <w:r>
        <w:rPr>
          <w:rStyle w:val="Hyperlink.0"/>
        </w:rPr>
        <w:fldChar w:fldCharType="separate" w:fldLock="0"/>
      </w:r>
      <w:r>
        <w:rPr>
          <w:rStyle w:val="Hyperlink.0"/>
          <w:rtl w:val="0"/>
        </w:rPr>
        <w:t>Daniel et al., 1998</w:t>
      </w:r>
      <w:r>
        <w:rPr/>
        <w:fldChar w:fldCharType="end" w:fldLock="0"/>
      </w:r>
      <w:r>
        <w:rPr>
          <w:rtl w:val="0"/>
          <w:lang w:val="en-US"/>
        </w:rPr>
        <w:t>). In the context of this study, this dynamic suggests that managers can deviate from their investment mandates in response to information shocks; the Shock Score is intended to provide a structured reference point against which managers may calibrate the objective severity of the information shock; whether it functions as such is evaluated empirically in H2 (Chapter 5).</w:t>
      </w:r>
    </w:p>
    <w:p>
      <w:pPr>
        <w:pStyle w:val="Body Text"/>
      </w:pPr>
      <w:r>
        <w:rPr>
          <w:rtl w:val="0"/>
          <w:lang w:val="en-US"/>
        </w:rPr>
        <w:t>Another class of bias arises from the heuristics investors use to judge the importance of information. The availability heuristic refers to the tendency to assess the probability or relevance of an event based on how easily examples come to mind (</w:t>
      </w:r>
      <w:r>
        <w:rPr>
          <w:rStyle w:val="Hyperlink.0"/>
        </w:rPr>
        <w:fldChar w:fldCharType="begin" w:fldLock="0"/>
      </w:r>
      <w:r>
        <w:rPr>
          <w:rStyle w:val="Hyperlink.0"/>
        </w:rPr>
        <w:instrText xml:space="preserve"> HYPERLINK "https://doi.org/10.1126/science.185.4157.1124"</w:instrText>
      </w:r>
      <w:r>
        <w:rPr>
          <w:rStyle w:val="Hyperlink.0"/>
        </w:rPr>
        <w:fldChar w:fldCharType="separate" w:fldLock="0"/>
      </w:r>
      <w:r>
        <w:rPr>
          <w:rStyle w:val="Hyperlink.0"/>
          <w:rtl w:val="0"/>
        </w:rPr>
        <w:t>Tversky &amp; Kahneman, 1974</w:t>
      </w:r>
      <w:r>
        <w:rPr/>
        <w:fldChar w:fldCharType="end" w:fldLock="0"/>
      </w:r>
      <w:r>
        <w:rPr>
          <w:rtl w:val="0"/>
          <w:lang w:val="en-US"/>
        </w:rPr>
        <w:t>). This implies that vivid or recent information often dominates decision-making because it is readily recalled, even if it is not objectively more informative. A closely related phenomenon is recency bias, the inclination to give disproportionately high weight to the most recent events or data points when forming judgments. Evidence in behavioral finance indicates that investors and other decision-makers overweight recent outcomes relative to earlier information, thereby distorting expectations (</w:t>
      </w:r>
      <w:r>
        <w:rPr>
          <w:rStyle w:val="Hyperlink.0"/>
        </w:rPr>
        <w:fldChar w:fldCharType="begin" w:fldLock="0"/>
      </w:r>
      <w:r>
        <w:rPr>
          <w:rStyle w:val="Hyperlink.0"/>
        </w:rPr>
        <w:instrText xml:space="preserve"> HYPERLINK "https://doi.org/10.1146/annurev-financial-092214-043752"</w:instrText>
      </w:r>
      <w:r>
        <w:rPr>
          <w:rStyle w:val="Hyperlink.0"/>
        </w:rPr>
        <w:fldChar w:fldCharType="separate" w:fldLock="0"/>
      </w:r>
      <w:r>
        <w:rPr>
          <w:rStyle w:val="Hyperlink.0"/>
          <w:rtl w:val="0"/>
        </w:rPr>
        <w:t>Hirshleifer, 2015</w:t>
      </w:r>
      <w:r>
        <w:rPr/>
        <w:fldChar w:fldCharType="end" w:fldLock="0"/>
      </w:r>
      <w:r>
        <w:rPr>
          <w:rtl w:val="0"/>
          <w:lang w:val="en-US"/>
        </w:rPr>
        <w:t>). Even seasoned professionals are susceptible: mutual fund managers have been shown to extrapolate their fund</w:t>
      </w:r>
      <w:r>
        <w:rPr>
          <w:rtl w:val="0"/>
          <w:lang w:val="en-US"/>
        </w:rPr>
        <w:t>’</w:t>
      </w:r>
      <w:r>
        <w:rPr>
          <w:rtl w:val="0"/>
          <w:lang w:val="en-US"/>
        </w:rPr>
        <w:t>s recent performance into their outlook for the overall market, effectively basing forecasts on the latest returns rather than long-term fundamentals (</w:t>
      </w:r>
      <w:r>
        <w:rPr>
          <w:rStyle w:val="Hyperlink.0"/>
        </w:rPr>
        <w:fldChar w:fldCharType="begin" w:fldLock="0"/>
      </w:r>
      <w:r>
        <w:rPr>
          <w:rStyle w:val="Hyperlink.0"/>
        </w:rPr>
        <w:instrText xml:space="preserve"> HYPERLINK "https://doi.org/10.2139/ssrn.3462776"</w:instrText>
      </w:r>
      <w:r>
        <w:rPr>
          <w:rStyle w:val="Hyperlink.0"/>
        </w:rPr>
        <w:fldChar w:fldCharType="separate" w:fldLock="0"/>
      </w:r>
      <w:r>
        <w:rPr>
          <w:rStyle w:val="Hyperlink.0"/>
          <w:rtl w:val="0"/>
        </w:rPr>
        <w:t>Azimi, 2019</w:t>
      </w:r>
      <w:r>
        <w:rPr/>
        <w:fldChar w:fldCharType="end" w:fldLock="0"/>
      </w:r>
      <w:r>
        <w:rPr>
          <w:rtl w:val="0"/>
          <w:lang w:val="en-US"/>
        </w:rPr>
        <w:t>). Such availability and recency biases can amplify short-term volatility by fueling overreactions to salient news, as prices may temporarily overshoot intrinsic values before expectations adjust. In this study, availability and recency bias are treated as factors that may cause portfolio managers to overweight the most recent or salient information shock signal; the Shock Score counteracts this by aggregating multiple objective information shock dimensions rather than relying on subjective perception.</w:t>
      </w:r>
    </w:p>
    <w:p>
      <w:pPr>
        <w:pStyle w:val="Body Text"/>
      </w:pPr>
      <w:r>
        <w:rPr>
          <w:rtl w:val="0"/>
          <w:lang w:val="en-US"/>
        </w:rPr>
        <w:t xml:space="preserve">Herding describes the tendency of investors to mimic the actions of others instead of relying on their own independent analysis. In uncertain environments, </w:t>
      </w:r>
      <w:r>
        <w:rPr>
          <w:rStyle w:val="Hyperlink.0"/>
        </w:rPr>
        <w:fldChar w:fldCharType="begin" w:fldLock="0"/>
      </w:r>
      <w:r>
        <w:rPr>
          <w:rStyle w:val="Hyperlink.0"/>
        </w:rPr>
        <w:instrText xml:space="preserve"> HYPERLINK "https://doi.org/10.2307/3867650"</w:instrText>
      </w:r>
      <w:r>
        <w:rPr>
          <w:rStyle w:val="Hyperlink.0"/>
        </w:rPr>
        <w:fldChar w:fldCharType="separate" w:fldLock="0"/>
      </w:r>
      <w:r>
        <w:rPr>
          <w:rStyle w:val="Hyperlink.0"/>
          <w:rtl w:val="0"/>
        </w:rPr>
        <w:t>Bikhchandani &amp; Sharma, 2000</w:t>
      </w:r>
      <w:r>
        <w:rPr/>
        <w:fldChar w:fldCharType="end" w:fldLock="0"/>
      </w:r>
      <w:r>
        <w:rPr>
          <w:rtl w:val="0"/>
          <w:lang w:val="en-US"/>
        </w:rPr>
        <w:t xml:space="preserve"> and Brown et al.</w:t>
      </w:r>
      <w:r>
        <w:rPr>
          <w:rtl w:val="0"/>
          <w:lang w:val="en-US"/>
        </w:rPr>
        <w:t> </w:t>
      </w:r>
      <w:r>
        <w:rPr>
          <w:rtl w:val="0"/>
          <w:lang w:val="en-US"/>
        </w:rPr>
        <w:t>(2014) document that even professional investors may follow the crowd, for instance by buying or selling a stock because many of their peers are doing so, either assuming that the collective might know better or as a form of career risk management (it may feel safer to err in a crowd than to err alone) (</w:t>
      </w:r>
      <w:r>
        <w:rPr>
          <w:rStyle w:val="Hyperlink.0"/>
        </w:rPr>
        <w:fldChar w:fldCharType="begin" w:fldLock="0"/>
      </w:r>
      <w:r>
        <w:rPr>
          <w:rStyle w:val="Hyperlink.0"/>
        </w:rPr>
        <w:instrText xml:space="preserve"> HYPERLINK "https://doi.org/10.1111/jofi.12699"</w:instrText>
      </w:r>
      <w:r>
        <w:rPr>
          <w:rStyle w:val="Hyperlink.0"/>
        </w:rPr>
        <w:fldChar w:fldCharType="separate" w:fldLock="0"/>
      </w:r>
      <w:r>
        <w:rPr>
          <w:rStyle w:val="Hyperlink.0"/>
          <w:rtl w:val="0"/>
        </w:rPr>
        <w:t>Jiang &amp; Verardo, 2018</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"https://doi.org/10.1086/261849"</w:instrText>
      </w:r>
      <w:r>
        <w:rPr>
          <w:rStyle w:val="Hyperlink.0"/>
        </w:rPr>
        <w:fldChar w:fldCharType="separate" w:fldLock="0"/>
      </w:r>
      <w:r>
        <w:rPr>
          <w:rStyle w:val="Hyperlink.0"/>
          <w:rtl w:val="0"/>
        </w:rPr>
        <w:t>Bikhchandani et al., 1992</w:t>
      </w:r>
      <w:r>
        <w:rPr/>
        <w:fldChar w:fldCharType="end" w:fldLock="0"/>
      </w:r>
      <w:r>
        <w:rPr>
          <w:rtl w:val="0"/>
          <w:lang w:val="en-US"/>
        </w:rPr>
        <w:t>). In formal terms, herd behavior occurs when investors follow or copy others</w:t>
      </w:r>
      <w:r>
        <w:rPr>
          <w:rtl w:val="0"/>
          <w:lang w:val="en-US"/>
        </w:rPr>
        <w:t xml:space="preserve">’ </w:t>
      </w:r>
      <w:r>
        <w:rPr>
          <w:rtl w:val="0"/>
          <w:lang w:val="en-US"/>
        </w:rPr>
        <w:t xml:space="preserve">investment decisions rather than act on their private information. The herding heuristic can amplify short-term market movements: coordinated buying may push prices above fundamentals and coordinated selling below. </w:t>
      </w:r>
      <w:r>
        <w:rPr>
          <w:rStyle w:val="Hyperlink.0"/>
        </w:rPr>
        <w:fldChar w:fldCharType="begin" w:fldLock="0"/>
      </w:r>
      <w:r>
        <w:rPr>
          <w:rStyle w:val="Hyperlink.0"/>
        </w:rPr>
        <w:instrText xml:space="preserve"> HYPERLINK "https://doi.org/10.1111/jofi.12699"</w:instrText>
      </w:r>
      <w:r>
        <w:rPr>
          <w:rStyle w:val="Hyperlink.0"/>
        </w:rPr>
        <w:fldChar w:fldCharType="separate" w:fldLock="0"/>
      </w:r>
      <w:r>
        <w:rPr>
          <w:rStyle w:val="Hyperlink.0"/>
          <w:rtl w:val="0"/>
        </w:rPr>
        <w:t>Jiang &amp; Verardo, 2018</w:t>
      </w:r>
      <w:r>
        <w:rPr/>
        <w:fldChar w:fldCharType="end" w:fldLock="0"/>
      </w:r>
      <w:r>
        <w:rPr>
          <w:rtl w:val="0"/>
          <w:lang w:val="en-US"/>
        </w:rPr>
        <w:t xml:space="preserve"> and </w:t>
      </w:r>
      <w:r>
        <w:rPr>
          <w:rStyle w:val="Hyperlink.0"/>
        </w:rPr>
        <w:fldChar w:fldCharType="begin" w:fldLock="0"/>
      </w:r>
      <w:r>
        <w:rPr>
          <w:rStyle w:val="Hyperlink.0"/>
        </w:rPr>
        <w:instrText xml:space="preserve"> HYPERLINK "https://doi.org/10.1287/mnsc.2013.1751"</w:instrText>
      </w:r>
      <w:r>
        <w:rPr>
          <w:rStyle w:val="Hyperlink.0"/>
        </w:rPr>
        <w:fldChar w:fldCharType="separate" w:fldLock="0"/>
      </w:r>
      <w:r>
        <w:rPr>
          <w:rStyle w:val="Hyperlink.0"/>
          <w:rtl w:val="0"/>
        </w:rPr>
        <w:t>Brown et al., 2014</w:t>
      </w:r>
      <w:r>
        <w:rPr/>
        <w:fldChar w:fldCharType="end" w:fldLock="0"/>
      </w:r>
      <w:r>
        <w:rPr>
          <w:rtl w:val="0"/>
          <w:lang w:val="en-US"/>
        </w:rPr>
        <w:t xml:space="preserve"> show that herding-induced price pressures can be short-lived: stocks persistently bought by institutions tend to earn negative subsequent returns as prices correct, while persistently sold stocks tend to rebound. Accordingly, herding by professional investors can contribute to short-run price instability and volatility around information events. In the present study, herding represents a confounding behavioral factor; by presenting the Shock Score individually to each respondent in a controlled scenario design, the study isolates individual decision responses from peer influence.</w:t>
      </w:r>
    </w:p>
    <w:p>
      <w:pPr>
        <w:pStyle w:val="Body Text"/>
      </w:pPr>
      <w:r>
        <w:rPr>
          <w:rtl w:val="0"/>
          <w:lang w:val="en-US"/>
        </w:rPr>
        <w:t>Beyond cognitive heuristics, emotional and physiological factors can heavily influence investors</w:t>
      </w:r>
      <w:r>
        <w:rPr>
          <w:rtl w:val="0"/>
          <w:lang w:val="en-US"/>
        </w:rPr>
        <w:t xml:space="preserve">’ </w:t>
      </w:r>
      <w:r>
        <w:rPr>
          <w:rtl w:val="0"/>
          <w:lang w:val="en-US"/>
        </w:rPr>
        <w:t xml:space="preserve">judgment under stress. Professional decision-makers are not emotionless agents; feelings such as fear, greed, anxiety, or over-excitement can bias choices, particularly during market shocks. </w:t>
      </w:r>
      <w:r>
        <w:rPr>
          <w:rStyle w:val="Hyperlink.0"/>
        </w:rPr>
        <w:fldChar w:fldCharType="begin" w:fldLock="0"/>
      </w:r>
      <w:r>
        <w:rPr>
          <w:rStyle w:val="Hyperlink.0"/>
        </w:rPr>
        <w:instrText xml:space="preserve"> HYPERLINK "https://doi.org/10.1257/000282805774670095"</w:instrText>
      </w:r>
      <w:r>
        <w:rPr>
          <w:rStyle w:val="Hyperlink.0"/>
        </w:rPr>
        <w:fldChar w:fldCharType="separate" w:fldLock="0"/>
      </w:r>
      <w:r>
        <w:rPr>
          <w:rStyle w:val="Hyperlink.0"/>
          <w:rtl w:val="0"/>
        </w:rPr>
        <w:t>Lo et al., 2005</w:t>
      </w:r>
      <w:r>
        <w:rPr/>
        <w:fldChar w:fldCharType="end" w:fldLock="0"/>
      </w:r>
      <w:r>
        <w:rPr>
          <w:rtl w:val="0"/>
          <w:lang w:val="en-US"/>
        </w:rPr>
        <w:t xml:space="preserve"> document that acute stress and arousal can impair decision-making even in expert traders (</w:t>
      </w:r>
      <w:r>
        <w:rPr>
          <w:rStyle w:val="Hyperlink.0"/>
        </w:rPr>
        <w:fldChar w:fldCharType="begin" w:fldLock="0"/>
      </w:r>
      <w:r>
        <w:rPr>
          <w:rStyle w:val="Hyperlink.0"/>
        </w:rPr>
        <w:instrText xml:space="preserve"> HYPERLINK "https://doi.org/10.1073/pnas.0704025105"</w:instrText>
      </w:r>
      <w:r>
        <w:rPr>
          <w:rStyle w:val="Hyperlink.0"/>
        </w:rPr>
        <w:fldChar w:fldCharType="separate" w:fldLock="0"/>
      </w:r>
      <w:r>
        <w:rPr>
          <w:rStyle w:val="Hyperlink.0"/>
          <w:rtl w:val="0"/>
        </w:rPr>
        <w:t>Coates &amp; Herbert, 2008</w:t>
      </w:r>
      <w:r>
        <w:rPr/>
        <w:fldChar w:fldCharType="end" w:fldLock="0"/>
      </w:r>
      <w:r>
        <w:rPr>
          <w:rtl w:val="0"/>
          <w:lang w:val="en-US"/>
        </w:rPr>
        <w:t>). During periods of market turmoil, fear can trigger a physiological stress response that inclines investors to flee from risk. Elevated cortisol levels have been shown to correspond with such conditions; under high cortisol, traders become more risk-averse, potentially intensifying sell-offs (</w:t>
      </w:r>
      <w:r>
        <w:rPr>
          <w:rStyle w:val="Hyperlink.0"/>
        </w:rPr>
        <w:fldChar w:fldCharType="begin" w:fldLock="0"/>
      </w:r>
      <w:r>
        <w:rPr>
          <w:rStyle w:val="Hyperlink.0"/>
        </w:rPr>
        <w:instrText xml:space="preserve"> HYPERLINK "https://doi.org/10.1073/pnas.0704025105"</w:instrText>
      </w:r>
      <w:r>
        <w:rPr>
          <w:rStyle w:val="Hyperlink.0"/>
        </w:rPr>
        <w:fldChar w:fldCharType="separate" w:fldLock="0"/>
      </w:r>
      <w:r>
        <w:rPr>
          <w:rStyle w:val="Hyperlink.0"/>
          <w:rtl w:val="0"/>
        </w:rPr>
        <w:t>Coates &amp; Herbert, 2008</w:t>
      </w:r>
      <w:r>
        <w:rPr/>
        <w:fldChar w:fldCharType="end" w:fldLock="0"/>
      </w:r>
      <w:r>
        <w:rPr>
          <w:rtl w:val="0"/>
          <w:lang w:val="en-US"/>
        </w:rPr>
        <w:t>). Evidence further indicates that traders exhibiting extremely intense emotional reactions tend to make poorer trading decisions and achieve worse outcomes on average (</w:t>
      </w:r>
      <w:r>
        <w:rPr>
          <w:rStyle w:val="Hyperlink.0"/>
        </w:rPr>
        <w:fldChar w:fldCharType="begin" w:fldLock="0"/>
      </w:r>
      <w:r>
        <w:rPr>
          <w:rStyle w:val="Hyperlink.0"/>
        </w:rPr>
        <w:instrText xml:space="preserve"> HYPERLINK "https://doi.org/10.1257/000282805774670095"</w:instrText>
      </w:r>
      <w:r>
        <w:rPr>
          <w:rStyle w:val="Hyperlink.0"/>
        </w:rPr>
        <w:fldChar w:fldCharType="separate" w:fldLock="0"/>
      </w:r>
      <w:r>
        <w:rPr>
          <w:rStyle w:val="Hyperlink.0"/>
          <w:rtl w:val="0"/>
        </w:rPr>
        <w:t>Lo et al., 2005</w:t>
      </w:r>
      <w:r>
        <w:rPr/>
        <w:fldChar w:fldCharType="end" w:fldLock="0"/>
      </w:r>
      <w:r>
        <w:rPr>
          <w:rtl w:val="0"/>
          <w:lang w:val="en-US"/>
        </w:rPr>
        <w:t>). Overall, emotional and physiological biases contribute to short-term market instability by driving overreactions to information shocks. This study treats emotional bias as a latent driver of deviation from neutral risk stance; the Shock Score is intended to provide a stabilising informational anchor at the point when information is consumed and a decision response is forming.</w:t>
      </w:r>
    </w:p>
    <w:p>
      <w:pPr>
        <w:pStyle w:val="Heading 3"/>
      </w:pPr>
      <w:bookmarkStart w:name="X73aba0042d5953f5d207171abee266926389920" w:id="61"/>
      <w:r>
        <w:rPr>
          <w:rFonts w:cs="Arial Unicode MS" w:eastAsia="Arial Unicode MS"/>
          <w:rtl w:val="0"/>
          <w:lang w:val="en-US"/>
        </w:rPr>
        <w:t>3.2.2 Loss aversion and asymmetric responses to negative information</w:t>
      </w:r>
    </w:p>
    <w:p>
      <w:pPr>
        <w:pStyle w:val="First Paragraph"/>
      </w:pPr>
      <w:r>
        <w:rPr>
          <w:rtl w:val="0"/>
          <w:lang w:val="en-US"/>
        </w:rPr>
        <w:t>Prospect theory, as developed by Kahneman and Tversky, posits that individuals exhibit loss aversion, meaning that losses are experienced more intensely than gains of equal magnitude (</w:t>
      </w:r>
      <w:r>
        <w:rPr>
          <w:rStyle w:val="Hyperlink.0"/>
        </w:rPr>
        <w:fldChar w:fldCharType="begin" w:fldLock="0"/>
      </w:r>
      <w:r>
        <w:rPr>
          <w:rStyle w:val="Hyperlink.0"/>
        </w:rPr>
        <w:instrText xml:space="preserve"> HYPERLINK "https://doi.org/10.2307/1914185"</w:instrText>
      </w:r>
      <w:r>
        <w:rPr>
          <w:rStyle w:val="Hyperlink.0"/>
        </w:rPr>
        <w:fldChar w:fldCharType="separate" w:fldLock="0"/>
      </w:r>
      <w:r>
        <w:rPr>
          <w:rStyle w:val="Hyperlink.0"/>
          <w:rtl w:val="0"/>
        </w:rPr>
        <w:t>Kahneman &amp; Tversky, 1979</w:t>
      </w:r>
      <w:r>
        <w:rPr/>
        <w:fldChar w:fldCharType="end" w:fldLock="0"/>
      </w:r>
      <w:r>
        <w:rPr>
          <w:rtl w:val="0"/>
          <w:lang w:val="en-US"/>
        </w:rPr>
        <w:t>). This framework shapes how decision-makers respond to financial news information shocks.</w:t>
      </w:r>
    </w:p>
    <w:p>
      <w:pPr>
        <w:pStyle w:val="Body Text"/>
      </w:pPr>
      <w:r>
        <w:rPr>
          <w:rStyle w:val="Hyperlink.0"/>
        </w:rPr>
        <w:fldChar w:fldCharType="begin" w:fldLock="0"/>
      </w:r>
      <w:r>
        <w:rPr>
          <w:rStyle w:val="Hyperlink.0"/>
        </w:rPr>
        <w:instrText xml:space="preserve"> HYPERLINK "https://doi.org/10.1111/j.1540-6261.2007.01232.x"</w:instrText>
      </w:r>
      <w:r>
        <w:rPr>
          <w:rStyle w:val="Hyperlink.0"/>
        </w:rPr>
        <w:fldChar w:fldCharType="separate" w:fldLock="0"/>
      </w:r>
      <w:r>
        <w:rPr>
          <w:rStyle w:val="Hyperlink.0"/>
          <w:rtl w:val="0"/>
        </w:rPr>
        <w:t>Tetlock (2007)</w:t>
      </w:r>
      <w:r>
        <w:rPr/>
        <w:fldChar w:fldCharType="end" w:fldLock="0"/>
      </w:r>
      <w:r>
        <w:rPr>
          <w:rtl w:val="0"/>
          <w:lang w:val="en-US"/>
        </w:rPr>
        <w:t xml:space="preserve"> finds that market participants, including professional investors, exhibit asymmetric reactions to negative versus positive information. For example, Tetlock (2007) finds that negative media sentiment predicts a temporary decline in daily market returns, with prices typically rebounding shortly thereafter, a pattern consistent with overreaction to pessimistic news.</w:t>
      </w:r>
    </w:p>
    <w:p>
      <w:pPr>
        <w:pStyle w:val="Body Text"/>
      </w:pPr>
      <w:r>
        <w:rPr>
          <w:rtl w:val="0"/>
          <w:lang w:val="en-US"/>
        </w:rPr>
        <w:t>L</w:t>
      </w:r>
      <w:r>
        <w:rPr>
          <w:rtl w:val="0"/>
          <w:lang w:val="en-US"/>
        </w:rPr>
        <w:t>ö</w:t>
      </w:r>
      <w:r>
        <w:rPr>
          <w:rtl w:val="0"/>
          <w:lang w:val="en-US"/>
        </w:rPr>
        <w:t>ffler et al.</w:t>
      </w:r>
      <w:r>
        <w:rPr>
          <w:rtl w:val="0"/>
          <w:lang w:val="en-US"/>
        </w:rPr>
        <w:t> </w:t>
      </w:r>
      <w:r>
        <w:rPr>
          <w:rtl w:val="0"/>
          <w:lang w:val="en-US"/>
        </w:rPr>
        <w:t>(2021) analyze market reactions to credit rating changes and show that downgrades trigger substantially larger price movements than upgrades. This pronounced asymmetry indicates that markets penalize negative credit news far more strongly than they reward positive revisions, even when the underlying informational content is comparable (</w:t>
      </w:r>
      <w:r>
        <w:rPr>
          <w:rStyle w:val="Hyperlink.0"/>
        </w:rPr>
        <w:fldChar w:fldCharType="begin" w:fldLock="0"/>
      </w:r>
      <w:r>
        <w:rPr>
          <w:rStyle w:val="Hyperlink.0"/>
        </w:rPr>
        <w:instrText xml:space="preserve"> HYPERLINK "https://dx.doi.org/10.2139/ssrn.2802570"</w:instrText>
      </w:r>
      <w:r>
        <w:rPr>
          <w:rStyle w:val="Hyperlink.0"/>
        </w:rPr>
        <w:fldChar w:fldCharType="separate" w:fldLock="0"/>
      </w:r>
      <w:r>
        <w:rPr>
          <w:rStyle w:val="Hyperlink.0"/>
          <w:rtl w:val="0"/>
        </w:rPr>
        <w:t>L</w:t>
      </w:r>
      <w:r>
        <w:rPr>
          <w:rStyle w:val="Hyperlink.0"/>
          <w:rtl w:val="0"/>
        </w:rPr>
        <w:t>ö</w:t>
      </w:r>
      <w:r>
        <w:rPr>
          <w:rStyle w:val="Hyperlink.0"/>
          <w:rtl w:val="0"/>
        </w:rPr>
        <w:t>ffler et al., 2021</w:t>
      </w:r>
      <w:r>
        <w:rPr/>
        <w:fldChar w:fldCharType="end" w:fldLock="0"/>
      </w:r>
      <w:r>
        <w:rPr>
          <w:rtl w:val="0"/>
          <w:lang w:val="en-US"/>
        </w:rPr>
        <w:t>).</w:t>
      </w:r>
    </w:p>
    <w:p>
      <w:pPr>
        <w:pStyle w:val="Body Text"/>
      </w:pPr>
      <w:r>
        <w:rPr>
          <w:rtl w:val="0"/>
          <w:lang w:val="en-US"/>
        </w:rPr>
        <w:t xml:space="preserve">Neel (2024) provides cross-country evidence that institutional investors operating in more loss-averse cultural environments react more strongly to negative earnings surprises than to positive ones. This cultural perspective reinforces the systematic nature of asymmetric reaction patterns and supports the view that overreaction </w:t>
      </w:r>
      <w:r>
        <w:rPr>
          <w:rtl w:val="0"/>
          <w:lang w:val="en-US"/>
        </w:rPr>
        <w:t xml:space="preserve">— </w:t>
      </w:r>
      <w:r>
        <w:rPr>
          <w:rtl w:val="0"/>
          <w:lang w:val="en-US"/>
        </w:rPr>
        <w:t xml:space="preserve">particularly in response to loss-related information </w:t>
      </w:r>
      <w:r>
        <w:rPr>
          <w:rtl w:val="0"/>
          <w:lang w:val="en-US"/>
        </w:rPr>
        <w:t xml:space="preserve">— </w:t>
      </w:r>
      <w:r>
        <w:rPr>
          <w:rtl w:val="0"/>
          <w:lang w:val="en-US"/>
        </w:rPr>
        <w:t>is a persistent behavioral feature of financial markets.</w:t>
      </w:r>
    </w:p>
    <w:p>
      <w:pPr>
        <w:pStyle w:val="Body Text"/>
      </w:pPr>
      <w:r>
        <w:rPr>
          <w:rtl w:val="0"/>
          <w:lang w:val="en-US"/>
        </w:rPr>
        <w:t>Taken together, these findings are synthesized in this thesis to support the assumption that negative financial information shocks tend to provoke more immediate and emotionally amplified responses than positive information shocks, thereby increasing the likelihood of short-term overreaction and subsequent reversal dynamics. This asymmetry is reflected in the study design through the inclusion of both positive and negative information shocks across scenarios, allowing H1 to be tested across the full directional range of the Net Risk Stance variable.</w:t>
      </w:r>
    </w:p>
    <w:p>
      <w:pPr>
        <w:pStyle w:val="Heading 3"/>
      </w:pPr>
      <w:bookmarkStart w:name="Xa785dd27434210884714c004b98b5ead46c76e3" w:id="62"/>
      <w:r>
        <w:rPr>
          <w:rFonts w:cs="Arial Unicode MS" w:eastAsia="Arial Unicode MS"/>
          <w:rtl w:val="0"/>
          <w:lang w:val="en-US"/>
        </w:rPr>
        <w:t>3.2.3 The disposition effect and emotion-driven trading behavior</w:t>
      </w:r>
    </w:p>
    <w:p>
      <w:pPr>
        <w:pStyle w:val="First Paragraph"/>
      </w:pPr>
      <w:r>
        <w:rPr>
          <w:rtl w:val="0"/>
          <w:lang w:val="en-US"/>
        </w:rPr>
        <w:t xml:space="preserve">The disposition effect refers to the tendency of investors to sell assets that have performed well while retaining assets that have incurred losses, a behavior leading to suboptimal portfolio rebalancing. While initially documented among retail investors, </w:t>
      </w:r>
      <w:r>
        <w:rPr>
          <w:rStyle w:val="Hyperlink.0"/>
        </w:rPr>
        <w:fldChar w:fldCharType="begin" w:fldLock="0"/>
      </w:r>
      <w:r>
        <w:rPr>
          <w:rStyle w:val="Hyperlink.0"/>
        </w:rPr>
        <w:instrText xml:space="preserve"> HYPERLINK "https://doi.org/10.1111/j.1540-6261.2006.00896.x"</w:instrText>
      </w:r>
      <w:r>
        <w:rPr>
          <w:rStyle w:val="Hyperlink.0"/>
        </w:rPr>
        <w:fldChar w:fldCharType="separate" w:fldLock="0"/>
      </w:r>
      <w:r>
        <w:rPr>
          <w:rStyle w:val="Hyperlink.0"/>
          <w:rtl w:val="0"/>
        </w:rPr>
        <w:t>Frazzini (2006)</w:t>
      </w:r>
      <w:r>
        <w:rPr/>
        <w:fldChar w:fldCharType="end" w:fldLock="0"/>
      </w:r>
      <w:r>
        <w:rPr>
          <w:rtl w:val="0"/>
          <w:lang w:val="en-US"/>
        </w:rPr>
        <w:t xml:space="preserve"> and </w:t>
      </w:r>
      <w:r>
        <w:rPr>
          <w:rStyle w:val="Hyperlink.0"/>
        </w:rPr>
        <w:fldChar w:fldCharType="begin" w:fldLock="0"/>
      </w:r>
      <w:r>
        <w:rPr>
          <w:rStyle w:val="Hyperlink.0"/>
        </w:rPr>
        <w:instrText xml:space="preserve"> HYPERLINK "https://doi.org/10.1111/0022-1082.00338"</w:instrText>
      </w:r>
      <w:r>
        <w:rPr>
          <w:rStyle w:val="Hyperlink.0"/>
        </w:rPr>
        <w:fldChar w:fldCharType="separate" w:fldLock="0"/>
      </w:r>
      <w:r>
        <w:rPr>
          <w:rStyle w:val="Hyperlink.0"/>
          <w:rtl w:val="0"/>
        </w:rPr>
        <w:t>Grinblatt and Keloharju (2001)</w:t>
      </w:r>
      <w:r>
        <w:rPr/>
        <w:fldChar w:fldCharType="end" w:fldLock="0"/>
      </w:r>
      <w:r>
        <w:rPr>
          <w:rtl w:val="0"/>
          <w:lang w:val="en-US"/>
        </w:rPr>
        <w:t xml:space="preserve"> document that the disposition effect is also present among professional decision-makers, including institutional investors. Using detailed trading records, </w:t>
      </w:r>
      <w:r>
        <w:rPr>
          <w:rStyle w:val="Hyperlink.0"/>
        </w:rPr>
        <w:fldChar w:fldCharType="begin" w:fldLock="0"/>
      </w:r>
      <w:r>
        <w:rPr>
          <w:rStyle w:val="Hyperlink.0"/>
        </w:rPr>
        <w:instrText xml:space="preserve"> HYPERLINK "https://doi.org/10.1111/0022-1082.00338"</w:instrText>
      </w:r>
      <w:r>
        <w:rPr>
          <w:rStyle w:val="Hyperlink.0"/>
        </w:rPr>
        <w:fldChar w:fldCharType="separate" w:fldLock="0"/>
      </w:r>
      <w:r>
        <w:rPr>
          <w:rStyle w:val="Hyperlink.0"/>
          <w:rtl w:val="0"/>
        </w:rPr>
        <w:t>Grinblatt and Keloharju (2001)</w:t>
      </w:r>
      <w:r>
        <w:rPr/>
        <w:fldChar w:fldCharType="end" w:fldLock="0"/>
      </w:r>
      <w:r>
        <w:rPr>
          <w:rtl w:val="0"/>
          <w:lang w:val="en-US"/>
        </w:rPr>
        <w:t xml:space="preserve"> show that investors are more likely to sell winning positions than losing ones, even after controlling for tax considerations and liquidity needs. Similarly, </w:t>
      </w:r>
      <w:r>
        <w:rPr>
          <w:rStyle w:val="Hyperlink.0"/>
        </w:rPr>
        <w:fldChar w:fldCharType="begin" w:fldLock="0"/>
      </w:r>
      <w:r>
        <w:rPr>
          <w:rStyle w:val="Hyperlink.0"/>
        </w:rPr>
        <w:instrText xml:space="preserve"> HYPERLINK "https://doi.org/10.1111/j.1540-6261.2006.00896.x"</w:instrText>
      </w:r>
      <w:r>
        <w:rPr>
          <w:rStyle w:val="Hyperlink.0"/>
        </w:rPr>
        <w:fldChar w:fldCharType="separate" w:fldLock="0"/>
      </w:r>
      <w:r>
        <w:rPr>
          <w:rStyle w:val="Hyperlink.0"/>
          <w:rtl w:val="0"/>
        </w:rPr>
        <w:t>Frazzini (2006)</w:t>
      </w:r>
      <w:r>
        <w:rPr/>
        <w:fldChar w:fldCharType="end" w:fldLock="0"/>
      </w:r>
      <w:r>
        <w:rPr>
          <w:rtl w:val="0"/>
          <w:lang w:val="en-US"/>
        </w:rPr>
        <w:t xml:space="preserve"> finds that the disposition effect contributes to underreaction to news and predictable return patterns, consistent with investors holding losing positions too long and realizing losses too slowly. These findings indicate that regret avoidance and emotional attachment to losses can interfere with rational rebalancing decisions even in institutional settings.</w:t>
      </w:r>
    </w:p>
    <w:p>
      <w:pPr>
        <w:pStyle w:val="Body Text"/>
      </w:pPr>
      <w:r>
        <w:rPr>
          <w:rStyle w:val="Hyperlink.0"/>
        </w:rPr>
        <w:fldChar w:fldCharType="begin" w:fldLock="0"/>
      </w:r>
      <w:r>
        <w:rPr>
          <w:rStyle w:val="Hyperlink.0"/>
        </w:rPr>
        <w:instrText xml:space="preserve"> HYPERLINK "https://doi.org/10.1111/0022-1082.00077"</w:instrText>
      </w:r>
      <w:r>
        <w:rPr>
          <w:rStyle w:val="Hyperlink.0"/>
        </w:rPr>
        <w:fldChar w:fldCharType="separate" w:fldLock="0"/>
      </w:r>
      <w:r>
        <w:rPr>
          <w:rStyle w:val="Hyperlink.0"/>
          <w:rtl w:val="0"/>
        </w:rPr>
        <w:t>Daniel et al., 1998</w:t>
      </w:r>
      <w:r>
        <w:rPr/>
        <w:fldChar w:fldCharType="end" w:fldLock="0"/>
      </w:r>
      <w:r>
        <w:rPr>
          <w:rtl w:val="0"/>
          <w:lang w:val="en-US"/>
        </w:rPr>
        <w:t xml:space="preserve"> model how overreaction driven by overconfidence can produce short-horizon return predictability, while </w:t>
      </w:r>
      <w:r>
        <w:rPr>
          <w:rStyle w:val="Hyperlink.0"/>
        </w:rPr>
        <w:fldChar w:fldCharType="begin" w:fldLock="0"/>
      </w:r>
      <w:r>
        <w:rPr>
          <w:rStyle w:val="Hyperlink.0"/>
        </w:rPr>
        <w:instrText xml:space="preserve"> HYPERLINK "https://doi.org/10.1111/j.1540-6261.2006.00896.x"</w:instrText>
      </w:r>
      <w:r>
        <w:rPr>
          <w:rStyle w:val="Hyperlink.0"/>
        </w:rPr>
        <w:fldChar w:fldCharType="separate" w:fldLock="0"/>
      </w:r>
      <w:r>
        <w:rPr>
          <w:rStyle w:val="Hyperlink.0"/>
          <w:rtl w:val="0"/>
        </w:rPr>
        <w:t>Frazzini, 2006</w:t>
      </w:r>
      <w:r>
        <w:rPr/>
        <w:fldChar w:fldCharType="end" w:fldLock="0"/>
      </w:r>
      <w:r>
        <w:rPr>
          <w:rtl w:val="0"/>
          <w:lang w:val="en-US"/>
        </w:rPr>
        <w:t xml:space="preserve"> documents that the disposition effect produces underreaction to news </w:t>
      </w:r>
      <w:r>
        <w:rPr>
          <w:rtl w:val="0"/>
          <w:lang w:val="en-US"/>
        </w:rPr>
        <w:t xml:space="preserve">— </w:t>
      </w:r>
      <w:r>
        <w:rPr>
          <w:rtl w:val="0"/>
          <w:lang w:val="en-US"/>
        </w:rPr>
        <w:t>investors hold losing positions and realize gains prematurely, leading to post-announcement price drift. These two channels represent complementary behavioral mechanisms through which information shocks distort price adjustment. In the latter interpretation, emotionally salient losses increase the tendency to hold losing positions longer, while salient gains increase the tendency to realize winners prematurely, thereby embedding short-horizon decision errors into portfolio turnover and performance outcomes. Empirical evidence supports this mechanism: Da, Engelberg, and Gao (2011) show that attention-driven trading around news events increases turnover in attention-grabbing stocks, consistent with a stronger propensity to trade recent winners and delayed adjustment in losers (</w:t>
      </w:r>
      <w:r>
        <w:rPr>
          <w:rStyle w:val="Hyperlink.0"/>
        </w:rPr>
        <w:fldChar w:fldCharType="begin" w:fldLock="0"/>
      </w:r>
      <w:r>
        <w:rPr>
          <w:rStyle w:val="Hyperlink.0"/>
        </w:rPr>
        <w:instrText xml:space="preserve"> HYPERLINK "https://doi.org/10.1111/j.1540-6261.2011.01679.x"</w:instrText>
      </w:r>
      <w:r>
        <w:rPr>
          <w:rStyle w:val="Hyperlink.0"/>
        </w:rPr>
        <w:fldChar w:fldCharType="separate" w:fldLock="0"/>
      </w:r>
      <w:r>
        <w:rPr>
          <w:rStyle w:val="Hyperlink.0"/>
          <w:rtl w:val="0"/>
        </w:rPr>
        <w:t>Da et al., 2011</w:t>
      </w:r>
      <w:r>
        <w:rPr/>
        <w:fldChar w:fldCharType="end" w:fldLock="0"/>
      </w:r>
      <w:r>
        <w:rPr>
          <w:rtl w:val="0"/>
          <w:lang w:val="en-US"/>
        </w:rPr>
        <w:t>). As a result, emotion-driven trading following information shocks not only amplifies short-term volatility but also induces systematic rebalancing inefficiencies consistent with the disposition effect. In this study, the disposition effect represents a potential source of asymmetric bias in the Net Risk Stance variable, where managers may respond differently to positive and negative information shocks independent of their objective severity as measured by the Shock Score.</w:t>
      </w:r>
    </w:p>
    <w:p>
      <w:pPr>
        <w:pStyle w:val="Heading 3"/>
      </w:pPr>
      <w:bookmarkStart w:name="Xabab0cb9fec60cb4e8a9be601473f119130247d" w:id="63"/>
      <w:r>
        <w:rPr>
          <w:rFonts w:cs="Arial Unicode MS" w:eastAsia="Arial Unicode MS"/>
          <w:rtl w:val="0"/>
          <w:lang w:val="en-US"/>
        </w:rPr>
        <w:t>3.2.4 Overreaction and subsequent reversals following public news</w:t>
      </w:r>
    </w:p>
    <w:p>
      <w:pPr>
        <w:pStyle w:val="First Paragraph"/>
      </w:pPr>
      <w:r>
        <w:rPr>
          <w:rStyle w:val="Hyperlink.0"/>
        </w:rPr>
        <w:fldChar w:fldCharType="begin" w:fldLock="0"/>
      </w:r>
      <w:r>
        <w:rPr>
          <w:rStyle w:val="Hyperlink.0"/>
        </w:rPr>
        <w:instrText xml:space="preserve"> HYPERLINK "https://doi.org/10.1111/j.1540-6261.1985.tb05004.x"</w:instrText>
      </w:r>
      <w:r>
        <w:rPr>
          <w:rStyle w:val="Hyperlink.0"/>
        </w:rPr>
        <w:fldChar w:fldCharType="separate" w:fldLock="0"/>
      </w:r>
      <w:r>
        <w:rPr>
          <w:rStyle w:val="Hyperlink.0"/>
          <w:rtl w:val="0"/>
        </w:rPr>
        <w:t>De Bondt &amp; Thaler, 1985</w:t>
      </w:r>
      <w:r>
        <w:rPr/>
        <w:fldChar w:fldCharType="end" w:fldLock="0"/>
      </w:r>
      <w:r>
        <w:rPr>
          <w:rtl w:val="0"/>
          <w:lang w:val="en-US"/>
        </w:rPr>
        <w:t xml:space="preserve"> and Daniel et al.</w:t>
      </w:r>
      <w:r>
        <w:rPr>
          <w:rtl w:val="0"/>
          <w:lang w:val="en-US"/>
        </w:rPr>
        <w:t> </w:t>
      </w:r>
      <w:r>
        <w:rPr>
          <w:rtl w:val="0"/>
          <w:lang w:val="en-US"/>
        </w:rPr>
        <w:t xml:space="preserve">(1998) show that stock prices can overshoot in response to public information shocks, leading to short-term reversals that are consistent with behavioral overreaction rather than immediate convergence to fundamental value. Using event-based analysis, </w:t>
      </w:r>
      <w:r>
        <w:rPr>
          <w:rStyle w:val="Hyperlink.0"/>
        </w:rPr>
        <w:fldChar w:fldCharType="begin" w:fldLock="0"/>
      </w:r>
      <w:r>
        <w:rPr>
          <w:rStyle w:val="Hyperlink.0"/>
        </w:rPr>
        <w:instrText xml:space="preserve"> HYPERLINK "https://doi.org/10.1016/j.irfa.2024.103219"</w:instrText>
      </w:r>
      <w:r>
        <w:rPr>
          <w:rStyle w:val="Hyperlink.0"/>
        </w:rPr>
        <w:fldChar w:fldCharType="separate" w:fldLock="0"/>
      </w:r>
      <w:r>
        <w:rPr>
          <w:rStyle w:val="Hyperlink.0"/>
          <w:rtl w:val="0"/>
        </w:rPr>
        <w:t>Meng et al.</w:t>
      </w:r>
      <w:r>
        <w:rPr>
          <w:rStyle w:val="Hyperlink.0"/>
          <w:rtl w:val="0"/>
        </w:rPr>
        <w:t> </w:t>
      </w:r>
      <w:r>
        <w:rPr>
          <w:rStyle w:val="Hyperlink.0"/>
          <w:rtl w:val="0"/>
        </w:rPr>
        <w:t>(2024)</w:t>
      </w:r>
      <w:r>
        <w:rPr/>
        <w:fldChar w:fldCharType="end" w:fldLock="0"/>
      </w:r>
      <w:r>
        <w:rPr>
          <w:rtl w:val="0"/>
          <w:lang w:val="en-US"/>
        </w:rPr>
        <w:t xml:space="preserve"> document that sharp price movements following public news often exceed what can be justified by fundamentals and are partially corrected in the days that follow, consistent with investor overreaction rather than efficient price adjustment.</w:t>
      </w:r>
    </w:p>
    <w:p>
      <w:pPr>
        <w:pStyle w:val="Body Text"/>
      </w:pPr>
      <w:r>
        <w:rPr>
          <w:rtl w:val="0"/>
          <w:lang w:val="en-US"/>
        </w:rPr>
        <w:t>These findings imply that public information shocks can generate short-term volatility and return predictability, as initial reactions reflect behavioral biases such as salience and confirmation rather than fully rational updating (</w:t>
      </w:r>
      <w:r>
        <w:rPr>
          <w:rStyle w:val="Hyperlink.0"/>
        </w:rPr>
        <w:fldChar w:fldCharType="begin" w:fldLock="0"/>
      </w:r>
      <w:r>
        <w:rPr>
          <w:rStyle w:val="Hyperlink.0"/>
        </w:rPr>
        <w:instrText xml:space="preserve"> HYPERLINK "https://doi.org/10.1016/j.irfa.2024.103219"</w:instrText>
      </w:r>
      <w:r>
        <w:rPr>
          <w:rStyle w:val="Hyperlink.0"/>
        </w:rPr>
        <w:fldChar w:fldCharType="separate" w:fldLock="0"/>
      </w:r>
      <w:r>
        <w:rPr>
          <w:rStyle w:val="Hyperlink.0"/>
          <w:rtl w:val="0"/>
        </w:rPr>
        <w:t>Meng et al., 2024</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"https://doi.org/10.1111/0022-1082.00077"</w:instrText>
      </w:r>
      <w:r>
        <w:rPr>
          <w:rStyle w:val="Hyperlink.0"/>
        </w:rPr>
        <w:fldChar w:fldCharType="separate" w:fldLock="0"/>
      </w:r>
      <w:r>
        <w:rPr>
          <w:rStyle w:val="Hyperlink.0"/>
          <w:rtl w:val="0"/>
        </w:rPr>
        <w:t>Daniel et al., 1998</w:t>
      </w:r>
      <w:r>
        <w:rPr/>
        <w:fldChar w:fldCharType="end" w:fldLock="0"/>
      </w:r>
      <w:r>
        <w:rPr>
          <w:rtl w:val="0"/>
          <w:lang w:val="en-US"/>
        </w:rPr>
        <w:t>). As prices gradually revert toward intrinsic values, contrarian strategies become profitable, reinforcing the interpretation of these dynamics as overreaction-driven market responses.</w:t>
      </w:r>
    </w:p>
    <w:p>
      <w:pPr>
        <w:pStyle w:val="Body Text"/>
      </w:pPr>
      <w:r>
        <w:rPr>
          <w:rtl w:val="0"/>
          <w:lang w:val="en-US"/>
        </w:rPr>
        <w:t>Professional traders and institutional investors can amplify these misreactions. Cremers, Pareek, and Sautner (2021) show that stocks with high short-term institutional ownership exhibit particularly large announcement-day price reactions and subsequent reversals around analyst recommendation changes: prior outperformance (underperformance) is followed by negative (positive) future abnormal returns, consistent with overreaction (</w:t>
      </w:r>
      <w:r>
        <w:rPr>
          <w:rStyle w:val="Hyperlink.0"/>
        </w:rPr>
        <w:fldChar w:fldCharType="begin" w:fldLock="0"/>
      </w:r>
      <w:r>
        <w:rPr>
          <w:rStyle w:val="Hyperlink.0"/>
        </w:rPr>
        <w:instrText xml:space="preserve"> HYPERLINK "https://doi.org/10.1111/1475-679X.12352"</w:instrText>
      </w:r>
      <w:r>
        <w:rPr>
          <w:rStyle w:val="Hyperlink.0"/>
        </w:rPr>
        <w:fldChar w:fldCharType="separate" w:fldLock="0"/>
      </w:r>
      <w:r>
        <w:rPr>
          <w:rStyle w:val="Hyperlink.0"/>
          <w:rtl w:val="0"/>
        </w:rPr>
        <w:t>Cremers et al., 2021</w:t>
      </w:r>
      <w:r>
        <w:rPr/>
        <w:fldChar w:fldCharType="end" w:fldLock="0"/>
      </w:r>
      <w:r>
        <w:rPr>
          <w:rtl w:val="0"/>
          <w:lang w:val="en-US"/>
        </w:rPr>
        <w:t>).</w:t>
      </w:r>
    </w:p>
    <w:p>
      <w:pPr>
        <w:pStyle w:val="Body Text"/>
      </w:pPr>
      <w:r>
        <w:rPr>
          <w:rStyle w:val="Hyperlink.0"/>
        </w:rPr>
        <w:fldChar w:fldCharType="begin" w:fldLock="0"/>
      </w:r>
      <w:r>
        <w:rPr>
          <w:rStyle w:val="Hyperlink.0"/>
        </w:rPr>
        <w:instrText xml:space="preserve"> HYPERLINK "https://dx.doi.org/10.2139/ssrn.3966758"</w:instrText>
      </w:r>
      <w:r>
        <w:rPr>
          <w:rStyle w:val="Hyperlink.0"/>
        </w:rPr>
        <w:fldChar w:fldCharType="separate" w:fldLock="0"/>
      </w:r>
      <w:r>
        <w:rPr>
          <w:rStyle w:val="Hyperlink.0"/>
          <w:rtl w:val="0"/>
        </w:rPr>
        <w:t>Ben-Rephael et al., 2024</w:t>
      </w:r>
      <w:r>
        <w:rPr/>
        <w:fldChar w:fldCharType="end" w:fldLock="0"/>
      </w:r>
      <w:r>
        <w:rPr>
          <w:rtl w:val="0"/>
          <w:lang w:val="en-US"/>
        </w:rPr>
        <w:t xml:space="preserve"> document that institutional trading around earnings announcements is strongly aligned with the magnitude of the initial price reaction, indicating that institutions tend to trade in the same direction as the earnings-day information shock rather than correcting it. Such synchronized trading behavior can exacerbate short-term volatility and push portfolios away from target allocations.</w:t>
      </w:r>
    </w:p>
    <w:p>
      <w:pPr>
        <w:pStyle w:val="Body Text"/>
      </w:pPr>
      <w:r>
        <w:rPr>
          <w:rtl w:val="0"/>
          <w:lang w:val="en-US"/>
        </w:rPr>
        <w:t>Systematic rebalancing flows further transmit these information shocks into prices. Harvey, Mazzoleni, and Melone (2025) show that mechanical rebalancing by large asset managers generates statistically significant short-term price pressure; for example, when portfolios become overweight equities, subsequent selling pressure depresses equity returns by approximately 17 basis points on the following day (</w:t>
      </w:r>
      <w:r>
        <w:rPr>
          <w:rStyle w:val="Hyperlink.0"/>
        </w:rPr>
        <w:fldChar w:fldCharType="begin" w:fldLock="0"/>
      </w:r>
      <w:r>
        <w:rPr>
          <w:rStyle w:val="Hyperlink.0"/>
        </w:rPr>
        <w:instrText xml:space="preserve"> HYPERLINK "https://doi.org/10.2139/ssrn.5122748"</w:instrText>
      </w:r>
      <w:r>
        <w:rPr>
          <w:rStyle w:val="Hyperlink.0"/>
        </w:rPr>
        <w:fldChar w:fldCharType="separate" w:fldLock="0"/>
      </w:r>
      <w:r>
        <w:rPr>
          <w:rStyle w:val="Hyperlink.0"/>
          <w:rtl w:val="0"/>
        </w:rPr>
        <w:t>Harvey et al., 2025</w:t>
      </w:r>
      <w:r>
        <w:rPr/>
        <w:fldChar w:fldCharType="end" w:fldLock="0"/>
      </w:r>
      <w:r>
        <w:rPr>
          <w:rtl w:val="0"/>
          <w:lang w:val="en-US"/>
        </w:rPr>
        <w:t>). Taken together, the evidence indicates that news-driven overreactions by institutional investors produce transient mispricings and heightened volatility, creating pressure on portfolio allocation and rebalancing decisions.</w:t>
      </w:r>
    </w:p>
    <w:p>
      <w:pPr>
        <w:pStyle w:val="Heading 3"/>
      </w:pPr>
      <w:bookmarkStart w:name="Xca39414d447230bbfbade374445a6ede381b9e0" w:id="64"/>
      <w:r>
        <w:rPr>
          <w:rFonts w:cs="Arial Unicode MS" w:eastAsia="Arial Unicode MS"/>
          <w:rtl w:val="0"/>
          <w:lang w:val="en-US"/>
        </w:rPr>
        <w:t>3.2.5 Portfolio implications of behavioral biases</w:t>
      </w:r>
    </w:p>
    <w:p>
      <w:pPr>
        <w:pStyle w:val="First Paragraph"/>
      </w:pPr>
      <w:r>
        <w:rPr>
          <w:rStyle w:val="Hyperlink.0"/>
        </w:rPr>
        <w:fldChar w:fldCharType="begin" w:fldLock="0"/>
      </w:r>
      <w:r>
        <w:rPr>
          <w:rStyle w:val="Hyperlink.0"/>
        </w:rPr>
        <w:instrText xml:space="preserve"> HYPERLINK "https://dx.doi.org/10.2139/ssrn.327880"</w:instrText>
      </w:r>
      <w:r>
        <w:rPr>
          <w:rStyle w:val="Hyperlink.0"/>
        </w:rPr>
        <w:fldChar w:fldCharType="separate" w:fldLock="0"/>
      </w:r>
      <w:r>
        <w:rPr>
          <w:rStyle w:val="Hyperlink.0"/>
          <w:rtl w:val="0"/>
        </w:rPr>
        <w:t>Barberis &amp; Thaler, 2002</w:t>
      </w:r>
      <w:r>
        <w:rPr/>
        <w:fldChar w:fldCharType="end" w:fldLock="0"/>
      </w:r>
      <w:r>
        <w:rPr>
          <w:rtl w:val="0"/>
          <w:lang w:val="en-US"/>
        </w:rPr>
        <w:t xml:space="preserve"> and </w:t>
      </w:r>
      <w:r>
        <w:rPr>
          <w:rStyle w:val="Hyperlink.0"/>
        </w:rPr>
        <w:fldChar w:fldCharType="begin" w:fldLock="0"/>
      </w:r>
      <w:r>
        <w:rPr>
          <w:rStyle w:val="Hyperlink.0"/>
        </w:rPr>
        <w:instrText xml:space="preserve"> HYPERLINK "https://doi.org/10.1146/annurev-financial-092214-043752"</w:instrText>
      </w:r>
      <w:r>
        <w:rPr>
          <w:rStyle w:val="Hyperlink.0"/>
        </w:rPr>
        <w:fldChar w:fldCharType="separate" w:fldLock="0"/>
      </w:r>
      <w:r>
        <w:rPr>
          <w:rStyle w:val="Hyperlink.0"/>
          <w:rtl w:val="0"/>
        </w:rPr>
        <w:t>Hirshleifer, 2015</w:t>
      </w:r>
      <w:r>
        <w:rPr/>
        <w:fldChar w:fldCharType="end" w:fldLock="0"/>
      </w:r>
      <w:r>
        <w:rPr>
          <w:rtl w:val="0"/>
          <w:lang w:val="en-US"/>
        </w:rPr>
        <w:t xml:space="preserve"> document that behavioral biases</w:t>
      </w:r>
      <w:r>
        <w:rPr>
          <w:rtl w:val="0"/>
          <w:lang w:val="en-US"/>
        </w:rPr>
        <w:t>—</w:t>
      </w:r>
      <w:r>
        <w:rPr>
          <w:rtl w:val="0"/>
          <w:lang w:val="en-US"/>
        </w:rPr>
        <w:t>particularly overconfidence, availability heuristics, herding, and loss aversion</w:t>
      </w:r>
      <w:r>
        <w:rPr>
          <w:rtl w:val="0"/>
          <w:lang w:val="en-US"/>
        </w:rPr>
        <w:t>—</w:t>
      </w:r>
      <w:r>
        <w:rPr>
          <w:rtl w:val="0"/>
          <w:lang w:val="en-US"/>
        </w:rPr>
        <w:t>distort professional investors</w:t>
      </w:r>
      <w:r>
        <w:rPr>
          <w:rtl w:val="0"/>
          <w:lang w:val="en-US"/>
        </w:rPr>
        <w:t xml:space="preserve">’ </w:t>
      </w:r>
      <w:r>
        <w:rPr>
          <w:rtl w:val="0"/>
          <w:lang w:val="en-US"/>
        </w:rPr>
        <w:t xml:space="preserve">judgment during information shocks. These biases impair rational processing of news, leading to </w:t>
      </w:r>
      <w:r>
        <w:rPr>
          <w:b w:val="1"/>
          <w:bCs w:val="1"/>
          <w:rtl w:val="0"/>
          <w:lang w:val="en-US"/>
        </w:rPr>
        <w:t>overreactions in asset prices</w:t>
      </w:r>
      <w:r>
        <w:rPr>
          <w:rtl w:val="0"/>
          <w:lang w:val="en-US"/>
        </w:rPr>
        <w:t xml:space="preserve"> characterized by short-term volatility spikes and predictable reversals. Even experienced institutional investors are not immune: emotional and cognitive biases alter risk perceptions, induce crowd behavior, and lead to premature or delayed trading decisions.</w:t>
      </w:r>
    </w:p>
    <w:p>
      <w:pPr>
        <w:pStyle w:val="Body Text"/>
      </w:pPr>
      <w:r>
        <w:rPr>
          <w:rtl w:val="0"/>
          <w:lang w:val="en-US"/>
        </w:rPr>
        <w:t xml:space="preserve">These distortions have clear implications for portfolio management. Emotional overreactions often result in </w:t>
      </w:r>
      <w:r>
        <w:rPr>
          <w:b w:val="1"/>
          <w:bCs w:val="1"/>
          <w:rtl w:val="0"/>
          <w:lang w:val="en-US"/>
        </w:rPr>
        <w:t>suboptimal rebalancing</w:t>
      </w:r>
      <w:r>
        <w:rPr>
          <w:rtl w:val="0"/>
          <w:lang w:val="en-US"/>
        </w:rPr>
        <w:t>—</w:t>
      </w:r>
      <w:r>
        <w:rPr>
          <w:rtl w:val="0"/>
          <w:lang w:val="en-US"/>
        </w:rPr>
        <w:t xml:space="preserve">selling winners too early, holding losers too long, or overexposing portfolios to assets that have already experienced sharp price moves. The disposition effect, in particular, illustrates how reluctance to realize losses and eagerness to lock in gains can drag on long-term performance. Moreover, market-wide overreactions propagate through institutional flows, creating </w:t>
      </w:r>
      <w:r>
        <w:rPr>
          <w:b w:val="1"/>
          <w:bCs w:val="1"/>
          <w:rtl w:val="0"/>
          <w:lang w:val="en-US"/>
        </w:rPr>
        <w:t>systematic mispricing</w:t>
      </w:r>
      <w:r>
        <w:rPr>
          <w:rtl w:val="0"/>
          <w:lang w:val="en-US"/>
        </w:rPr>
        <w:t xml:space="preserve"> that challenges the efficiency of portfolio allocation.</w:t>
      </w:r>
    </w:p>
    <w:p>
      <w:pPr>
        <w:pStyle w:val="Body Text"/>
      </w:pPr>
      <w:r>
        <w:rPr>
          <w:rtl w:val="0"/>
          <w:lang w:val="en-US"/>
        </w:rPr>
        <w:t>In sum, research across these studies indicates that behavioral biases shape short-term price dynamics and introduce persistent frictions into portfolio decision-making. These distortions manifest as excess volatility, predictable reversals, and suboptimal rebalancing behavior. This synthesis concludes the theoretical foundation for bias-driven market reactions; subsequent sections focus on how these mechanisms persist in professional contexts and how they can be mitigated in practice.</w:t>
      </w:r>
    </w:p>
    <w:p>
      <w:pPr>
        <w:pStyle w:val="Heading 2"/>
      </w:pPr>
      <w:bookmarkStart w:name="X382a3d6d7ed0e4d3e9ffcb83b9de1c25d1c7f11" w:id="65"/>
      <w:r>
        <w:rPr>
          <w:rFonts w:cs="Arial Unicode MS" w:eastAsia="Arial Unicode MS"/>
          <w:rtl w:val="0"/>
          <w:lang w:val="en-US"/>
        </w:rPr>
        <w:t>3.3 Managerial Decision-Making Under Uncertainty</w:t>
      </w:r>
    </w:p>
    <w:p>
      <w:pPr>
        <w:pStyle w:val="First Paragraph"/>
      </w:pPr>
      <w:r>
        <w:rPr>
          <w:rtl w:val="0"/>
          <w:lang w:val="en-US"/>
        </w:rPr>
        <w:t xml:space="preserve">This section examines how behavioral biases persist in professional investment decision-making despite training and experience. Research by </w:t>
      </w:r>
      <w:r>
        <w:rPr>
          <w:rStyle w:val="Hyperlink.0"/>
        </w:rPr>
        <w:fldChar w:fldCharType="begin" w:fldLock="0"/>
      </w:r>
      <w:r>
        <w:rPr>
          <w:rStyle w:val="Hyperlink.0"/>
        </w:rPr>
        <w:instrText xml:space="preserve"> HYPERLINK "https://doi.org/10.2307/1884852"</w:instrText>
      </w:r>
      <w:r>
        <w:rPr>
          <w:rStyle w:val="Hyperlink.0"/>
        </w:rPr>
        <w:fldChar w:fldCharType="separate" w:fldLock="0"/>
      </w:r>
      <w:r>
        <w:rPr>
          <w:rStyle w:val="Hyperlink.0"/>
          <w:rtl w:val="0"/>
        </w:rPr>
        <w:t>Simon, 1955</w:t>
      </w:r>
      <w:r>
        <w:rPr/>
        <w:fldChar w:fldCharType="end" w:fldLock="0"/>
      </w:r>
      <w:r>
        <w:rPr>
          <w:rtl w:val="0"/>
          <w:lang w:val="en-US"/>
        </w:rPr>
        <w:t xml:space="preserve"> and </w:t>
      </w:r>
      <w:r>
        <w:rPr>
          <w:rStyle w:val="Hyperlink.0"/>
        </w:rPr>
        <w:fldChar w:fldCharType="begin" w:fldLock="0"/>
      </w:r>
      <w:r>
        <w:rPr>
          <w:rStyle w:val="Hyperlink.0"/>
        </w:rPr>
        <w:instrText xml:space="preserve"> HYPERLINK "https://doi.org/10.1287/mnsc.39.1.17"</w:instrText>
      </w:r>
      <w:r>
        <w:rPr>
          <w:rStyle w:val="Hyperlink.0"/>
        </w:rPr>
        <w:fldChar w:fldCharType="separate" w:fldLock="0"/>
      </w:r>
      <w:r>
        <w:rPr>
          <w:rStyle w:val="Hyperlink.0"/>
          <w:rtl w:val="0"/>
        </w:rPr>
        <w:t>Kahneman &amp; Lovallo, 1993</w:t>
      </w:r>
      <w:r>
        <w:rPr/>
        <w:fldChar w:fldCharType="end" w:fldLock="0"/>
      </w:r>
      <w:r>
        <w:rPr>
          <w:rtl w:val="0"/>
          <w:lang w:val="en-US"/>
        </w:rPr>
        <w:t xml:space="preserve"> establishes that cognitive capacity constraints are structural rather than correctible through expertise alone, while empirical studies </w:t>
      </w:r>
      <w:r>
        <w:rPr>
          <w:rtl w:val="0"/>
          <w:lang w:val="en-US"/>
        </w:rPr>
        <w:t xml:space="preserve">— </w:t>
      </w:r>
      <w:r>
        <w:rPr>
          <w:rtl w:val="0"/>
          <w:lang w:val="en-US"/>
        </w:rPr>
        <w:t xml:space="preserve">including </w:t>
      </w:r>
      <w:r>
        <w:rPr>
          <w:rStyle w:val="Hyperlink.0"/>
        </w:rPr>
        <w:fldChar w:fldCharType="begin" w:fldLock="0"/>
      </w:r>
      <w:r>
        <w:rPr>
          <w:rStyle w:val="Hyperlink.0"/>
        </w:rPr>
        <w:instrText xml:space="preserve"> HYPERLINK "https://doi.org/10.1093/qje/qjt023"</w:instrText>
      </w:r>
      <w:r>
        <w:rPr>
          <w:rStyle w:val="Hyperlink.0"/>
        </w:rPr>
        <w:fldChar w:fldCharType="separate" w:fldLock="0"/>
      </w:r>
      <w:r>
        <w:rPr>
          <w:rStyle w:val="Hyperlink.0"/>
          <w:rtl w:val="0"/>
        </w:rPr>
        <w:t>Ben-David et al., 2013</w:t>
      </w:r>
      <w:r>
        <w:rPr/>
        <w:fldChar w:fldCharType="end" w:fldLock="0"/>
      </w:r>
      <w:r>
        <w:rPr>
          <w:rtl w:val="0"/>
          <w:lang w:val="en-US"/>
        </w:rPr>
        <w:t xml:space="preserve"> and </w:t>
      </w:r>
      <w:r>
        <w:rPr>
          <w:rStyle w:val="Hyperlink.0"/>
        </w:rPr>
        <w:fldChar w:fldCharType="begin" w:fldLock="0"/>
      </w:r>
      <w:r>
        <w:rPr>
          <w:rStyle w:val="Hyperlink.0"/>
        </w:rPr>
        <w:instrText xml:space="preserve"> HYPERLINK "https://doi.org/10.1016/j.jebo.2021.12.007"</w:instrText>
      </w:r>
      <w:r>
        <w:rPr>
          <w:rStyle w:val="Hyperlink.0"/>
        </w:rPr>
        <w:fldChar w:fldCharType="separate" w:fldLock="0"/>
      </w:r>
      <w:r>
        <w:rPr>
          <w:rStyle w:val="Hyperlink.0"/>
          <w:rtl w:val="0"/>
        </w:rPr>
        <w:t>Huber et al., 2022</w:t>
      </w:r>
      <w:r>
        <w:rPr/>
        <w:fldChar w:fldCharType="end" w:fldLock="0"/>
      </w:r>
      <w:r>
        <w:rPr>
          <w:rtl w:val="0"/>
          <w:lang w:val="en-US"/>
        </w:rPr>
        <w:t xml:space="preserve"> — </w:t>
      </w:r>
      <w:r>
        <w:rPr>
          <w:rtl w:val="0"/>
          <w:lang w:val="en-US"/>
        </w:rPr>
        <w:t>document that professional decision-makers exhibit systematic biases in risk perception and portfolio behavior. The subsections below review the persistence of these biases, situational shifts in risk preference, and procyclical portfolio decisions under market stress.</w:t>
      </w:r>
      <w:bookmarkEnd w:id="65"/>
      <w:bookmarkEnd w:id="64"/>
    </w:p>
    <w:p>
      <w:pPr>
        <w:pStyle w:val="Heading 3"/>
      </w:pPr>
      <w:bookmarkStart w:name="X8390815e78e2170f37bec2a2c169f8e65622323" w:id="66"/>
      <w:r>
        <w:rPr>
          <w:rFonts w:cs="Arial Unicode MS" w:eastAsia="Arial Unicode MS"/>
          <w:rtl w:val="0"/>
          <w:lang w:val="en-US"/>
        </w:rPr>
        <w:t>3.3.1 Persistence of behavioral bias among experienced professionals</w:t>
      </w:r>
    </w:p>
    <w:p>
      <w:pPr>
        <w:pStyle w:val="First Paragraph"/>
      </w:pPr>
      <w:r>
        <w:rPr>
          <w:rtl w:val="0"/>
          <w:lang w:val="en-US"/>
        </w:rPr>
        <w:t xml:space="preserve">The professional investment context is governed by real-world constraints </w:t>
      </w:r>
      <w:r>
        <w:rPr>
          <w:rtl w:val="0"/>
          <w:lang w:val="en-US"/>
        </w:rPr>
        <w:t xml:space="preserve">— </w:t>
      </w:r>
      <w:r>
        <w:rPr>
          <w:rtl w:val="0"/>
          <w:lang w:val="en-US"/>
        </w:rPr>
        <w:t xml:space="preserve">bounded rationality, organizational pressure, and framing effects </w:t>
      </w:r>
      <w:r>
        <w:rPr>
          <w:rtl w:val="0"/>
          <w:lang w:val="en-US"/>
        </w:rPr>
        <w:t xml:space="preserve">— </w:t>
      </w:r>
      <w:r>
        <w:rPr>
          <w:rtl w:val="0"/>
          <w:lang w:val="en-US"/>
        </w:rPr>
        <w:t>under which even experienced experts make predictably biased decisions despite training (</w:t>
      </w:r>
      <w:r>
        <w:rPr>
          <w:rStyle w:val="Hyperlink.0"/>
        </w:rPr>
        <w:fldChar w:fldCharType="begin" w:fldLock="0"/>
      </w:r>
      <w:r>
        <w:rPr>
          <w:rStyle w:val="Hyperlink.0"/>
        </w:rPr>
        <w:instrText xml:space="preserve"> HYPERLINK "https://doi.org/10.2307/1884852"</w:instrText>
      </w:r>
      <w:r>
        <w:rPr>
          <w:rStyle w:val="Hyperlink.0"/>
        </w:rPr>
        <w:fldChar w:fldCharType="separate" w:fldLock="0"/>
      </w:r>
      <w:r>
        <w:rPr>
          <w:rStyle w:val="Hyperlink.0"/>
          <w:rtl w:val="0"/>
        </w:rPr>
        <w:t>Simon, 1955</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"https://doi.org/10.1257/000282803322655392"</w:instrText>
      </w:r>
      <w:r>
        <w:rPr>
          <w:rStyle w:val="Hyperlink.0"/>
        </w:rPr>
        <w:fldChar w:fldCharType="separate" w:fldLock="0"/>
      </w:r>
      <w:r>
        <w:rPr>
          <w:rStyle w:val="Hyperlink.0"/>
          <w:rtl w:val="0"/>
        </w:rPr>
        <w:t>Kahneman, 2003</w:t>
      </w:r>
      <w:r>
        <w:rPr/>
        <w:fldChar w:fldCharType="end" w:fldLock="0"/>
      </w:r>
      <w:r>
        <w:rPr>
          <w:rtl w:val="0"/>
          <w:lang w:val="en-US"/>
        </w:rPr>
        <w:t>). Even seasoned, well-incentivized managers rely on heuristic shortcuts in decision-making, underscoring the limits of human rationality. Bounded rationality</w:t>
      </w:r>
      <w:r>
        <w:rPr>
          <w:rtl w:val="0"/>
          <w:lang w:val="en-US"/>
        </w:rPr>
        <w:t>—</w:t>
      </w:r>
      <w:r>
        <w:rPr>
          <w:rtl w:val="0"/>
          <w:lang w:val="en-US"/>
        </w:rPr>
        <w:t>a concept introduced by Simon (1955)</w:t>
      </w:r>
      <w:r>
        <w:rPr>
          <w:rtl w:val="0"/>
          <w:lang w:val="en-US"/>
        </w:rPr>
        <w:t>—</w:t>
      </w:r>
      <w:r>
        <w:rPr>
          <w:rtl w:val="0"/>
          <w:lang w:val="en-US"/>
        </w:rPr>
        <w:t>posits that individuals face inherent constraints in cognitive capacity and information processing and therefore satisfice (seek a good-enough option) rather than optimally solve complex problems. In practice, this means that even professional managers with extensive training cannot exhaustively evaluate all alternatives or anticipate every possible outcome. Instead, they rely on experience-based rules of thumb and intuitive judgments, particularly under time pressure. While such heuristics facilitate decision-making, they also embed systematic biases, such as overconfidence or anchoring, that persist despite expertise.</w:t>
      </w:r>
    </w:p>
    <w:p>
      <w:pPr>
        <w:pStyle w:val="Body Text"/>
      </w:pPr>
      <w:r>
        <w:rPr>
          <w:rtl w:val="0"/>
          <w:lang w:val="en-US"/>
        </w:rPr>
        <w:t>High-stakes managerial environments often exacerbate this reliance on heuristics. Portfolio and strategic decisions are typically made under tight time constraints and uncertain information, making exhaustive rational evaluation infeasible. The cognitive effort required to weigh all possible options and outcomes is prohibitive when markets move quickly or when a flood of data must be processed in real time. Thus, even rational, incentivized managers resort to mental shortcuts as a practical response to complexity and time pressure (</w:t>
      </w:r>
      <w:r>
        <w:rPr>
          <w:rStyle w:val="Hyperlink.0"/>
        </w:rPr>
        <w:fldChar w:fldCharType="begin" w:fldLock="0"/>
      </w:r>
      <w:r>
        <w:rPr>
          <w:rStyle w:val="Hyperlink.0"/>
        </w:rPr>
        <w:instrText xml:space="preserve"> HYPERLINK "https://doi.org/10.2307/1884852"</w:instrText>
      </w:r>
      <w:r>
        <w:rPr>
          <w:rStyle w:val="Hyperlink.0"/>
        </w:rPr>
        <w:fldChar w:fldCharType="separate" w:fldLock="0"/>
      </w:r>
      <w:r>
        <w:rPr>
          <w:rStyle w:val="Hyperlink.0"/>
          <w:rtl w:val="0"/>
        </w:rPr>
        <w:t>Simon, 1955</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"https://doi.org/10.1287/mnsc.39.1.17"</w:instrText>
      </w:r>
      <w:r>
        <w:rPr>
          <w:rStyle w:val="Hyperlink.0"/>
        </w:rPr>
        <w:fldChar w:fldCharType="separate" w:fldLock="0"/>
      </w:r>
      <w:r>
        <w:rPr>
          <w:rStyle w:val="Hyperlink.0"/>
          <w:rtl w:val="0"/>
        </w:rPr>
        <w:t>Kahneman &amp; Lovallo, 1993</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"https://doi.org/10.1287/mnsc.33.11.1404"</w:instrText>
      </w:r>
      <w:r>
        <w:rPr>
          <w:rStyle w:val="Hyperlink.0"/>
        </w:rPr>
        <w:fldChar w:fldCharType="separate" w:fldLock="0"/>
      </w:r>
      <w:r>
        <w:rPr>
          <w:rStyle w:val="Hyperlink.0"/>
          <w:rtl w:val="0"/>
        </w:rPr>
        <w:t>March &amp; Shapira, 1987</w:t>
      </w:r>
      <w:r>
        <w:rPr/>
        <w:fldChar w:fldCharType="end" w:fldLock="0"/>
      </w:r>
      <w:r>
        <w:rPr>
          <w:rtl w:val="0"/>
          <w:lang w:val="en-US"/>
        </w:rPr>
        <w:t>). This boundedly rational behavior reflects human information-processing limits rather than lack of knowledge or effort. Unfortunately, the shortcuts that make decision-making manageable can systematically skew perceptions of risk and return.</w:t>
      </w:r>
    </w:p>
    <w:p>
      <w:pPr>
        <w:pStyle w:val="Body Text"/>
      </w:pPr>
      <w:r>
        <w:rPr>
          <w:rStyle w:val="Hyperlink.0"/>
        </w:rPr>
        <w:fldChar w:fldCharType="begin" w:fldLock="0"/>
      </w:r>
      <w:r>
        <w:rPr>
          <w:rStyle w:val="Hyperlink.0"/>
        </w:rPr>
        <w:instrText xml:space="preserve"> HYPERLINK "https://onlinelibrary.wiley.com/doi/10.1002/(SICI)1097-0266(199910)20:10%253C977::AID-SMJ58%253E3.0.CO;2-X"</w:instrText>
      </w:r>
      <w:r>
        <w:rPr>
          <w:rStyle w:val="Hyperlink.0"/>
        </w:rPr>
        <w:fldChar w:fldCharType="separate" w:fldLock="0"/>
      </w:r>
      <w:r>
        <w:rPr>
          <w:rStyle w:val="Hyperlink.0"/>
          <w:rtl w:val="0"/>
        </w:rPr>
        <w:t>Hodgkinson et al., 1999</w:t>
      </w:r>
      <w:r>
        <w:rPr/>
        <w:fldChar w:fldCharType="end" w:fldLock="0"/>
      </w:r>
      <w:r>
        <w:rPr>
          <w:rtl w:val="0"/>
          <w:lang w:val="en-US"/>
        </w:rPr>
        <w:t xml:space="preserve"> show that experience and expertise alone do not eliminate biases. </w:t>
      </w:r>
      <w:r>
        <w:rPr>
          <w:rStyle w:val="Hyperlink.0"/>
        </w:rPr>
        <w:fldChar w:fldCharType="begin" w:fldLock="0"/>
      </w:r>
      <w:r>
        <w:rPr>
          <w:rStyle w:val="Hyperlink.0"/>
        </w:rPr>
        <w:instrText xml:space="preserve"> HYPERLINK "https://onlinelibrary.wiley.com/doi/10.1002/(SICI)1097-0266(199910)20:10%253C977::AID-SMJ58%253E3.0.CO;2-X"</w:instrText>
      </w:r>
      <w:r>
        <w:rPr>
          <w:rStyle w:val="Hyperlink.0"/>
        </w:rPr>
        <w:fldChar w:fldCharType="separate" w:fldLock="0"/>
      </w:r>
      <w:r>
        <w:rPr>
          <w:rStyle w:val="Hyperlink.0"/>
          <w:rtl w:val="0"/>
        </w:rPr>
        <w:t>Hodgkinson et al., 1999</w:t>
      </w:r>
      <w:r>
        <w:rPr/>
        <w:fldChar w:fldCharType="end" w:fldLock="0"/>
      </w:r>
      <w:r>
        <w:rPr>
          <w:rtl w:val="0"/>
          <w:lang w:val="en-US"/>
        </w:rPr>
        <w:t xml:space="preserve"> show that framing can materially shift risky choices in strategic decision contexts, indicating that such effects can persist even among decision-makers with substantial managerial exposure. Likewise, Ben-David, Graham, and Harvey (2013) find that CFOs and other financial professionals produce severely miscalibrated forecasts, with confidence intervals far too narrow relative to realized market outcomes (</w:t>
      </w:r>
      <w:r>
        <w:rPr>
          <w:rStyle w:val="Hyperlink.0"/>
        </w:rPr>
        <w:fldChar w:fldCharType="begin" w:fldLock="0"/>
      </w:r>
      <w:r>
        <w:rPr>
          <w:rStyle w:val="Hyperlink.0"/>
        </w:rPr>
        <w:instrText xml:space="preserve"> HYPERLINK "https://doi.org/10.1093/qje/qjt023"</w:instrText>
      </w:r>
      <w:r>
        <w:rPr>
          <w:rStyle w:val="Hyperlink.0"/>
        </w:rPr>
        <w:fldChar w:fldCharType="separate" w:fldLock="0"/>
      </w:r>
      <w:r>
        <w:rPr>
          <w:rStyle w:val="Hyperlink.0"/>
          <w:rtl w:val="0"/>
        </w:rPr>
        <w:t>Ben-David et al., 2013</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"https://doi.org/10.1287/mnsc.33.11.1404"</w:instrText>
      </w:r>
      <w:r>
        <w:rPr>
          <w:rStyle w:val="Hyperlink.0"/>
        </w:rPr>
        <w:fldChar w:fldCharType="separate" w:fldLock="0"/>
      </w:r>
      <w:r>
        <w:rPr>
          <w:rStyle w:val="Hyperlink.0"/>
          <w:rtl w:val="0"/>
        </w:rPr>
        <w:t>March and Shapira (1987)</w:t>
      </w:r>
      <w:r>
        <w:rPr/>
        <w:fldChar w:fldCharType="end" w:fldLock="0"/>
      </w:r>
      <w:r>
        <w:rPr>
          <w:rtl w:val="0"/>
          <w:lang w:val="en-US"/>
        </w:rPr>
        <w:t xml:space="preserve"> also find that many managers perceive themselves as less risk-averse than their peers and view risk as largely controllable through skill and information, consistent with overconfidence and an illusion of control. In short, professional training may raise awareness, but it does not fully immunize managers against bias in how they perceive and act on risky decisions.</w:t>
      </w:r>
    </w:p>
    <w:p>
      <w:pPr>
        <w:pStyle w:val="Body Text"/>
      </w:pPr>
      <w:r>
        <w:rPr>
          <w:rtl w:val="0"/>
          <w:lang w:val="en-US"/>
        </w:rPr>
        <w:t>The persistence of bias is evident in professional portfolio management as well. Frazzini (2006) documents that even institutional investors and fund managers exhibit many of the same biases as retail investors. For instance, extrapolation and optimism biases can lead market participants to overweight recent winners in their expectations and take on excessive risk, a pattern that can backfire when prices mean-revert and subsequent returns disappoint (</w:t>
      </w:r>
      <w:r>
        <w:rPr>
          <w:rStyle w:val="Hyperlink.0"/>
        </w:rPr>
        <w:fldChar w:fldCharType="begin" w:fldLock="0"/>
      </w:r>
      <w:r>
        <w:rPr>
          <w:rStyle w:val="Hyperlink.0"/>
        </w:rPr>
        <w:instrText xml:space="preserve"> HYPERLINK "https://doi.org/10.1257/jep.21.2.129"</w:instrText>
      </w:r>
      <w:r>
        <w:rPr>
          <w:rStyle w:val="Hyperlink.0"/>
        </w:rPr>
        <w:fldChar w:fldCharType="separate" w:fldLock="0"/>
      </w:r>
      <w:r>
        <w:rPr>
          <w:rStyle w:val="Hyperlink.0"/>
          <w:rtl w:val="0"/>
        </w:rPr>
        <w:t>Baker &amp; Wurgler, 2007</w:t>
      </w:r>
      <w:r>
        <w:rPr/>
        <w:fldChar w:fldCharType="end" w:fldLock="0"/>
      </w:r>
      <w:r>
        <w:rPr>
          <w:rtl w:val="0"/>
          <w:lang w:val="en-US"/>
        </w:rPr>
        <w:t>). Similarly, overconfidence is common: trading evidence shows that biased confidence drives frequent, costly trades and lower net performance (</w:t>
      </w:r>
      <w:r>
        <w:rPr>
          <w:rStyle w:val="Hyperlink.0"/>
        </w:rPr>
        <w:fldChar w:fldCharType="begin" w:fldLock="0"/>
      </w:r>
      <w:r>
        <w:rPr>
          <w:rStyle w:val="Hyperlink.0"/>
        </w:rPr>
        <w:instrText xml:space="preserve"> HYPERLINK "https://doi.org/10.1162/003355301556400"</w:instrText>
      </w:r>
      <w:r>
        <w:rPr>
          <w:rStyle w:val="Hyperlink.0"/>
        </w:rPr>
        <w:fldChar w:fldCharType="separate" w:fldLock="0"/>
      </w:r>
      <w:r>
        <w:rPr>
          <w:rStyle w:val="Hyperlink.0"/>
          <w:rtl w:val="0"/>
        </w:rPr>
        <w:t>Barber &amp; Odean, 2001</w:t>
      </w:r>
      <w:r>
        <w:rPr/>
        <w:fldChar w:fldCharType="end" w:fldLock="0"/>
      </w:r>
      <w:r>
        <w:rPr>
          <w:rtl w:val="0"/>
          <w:lang w:val="en-US"/>
        </w:rPr>
        <w:t>). Professional decision-makers are also prone to herding and loss aversion, contributing to under-diversified portfolios and suboptimal investment timing (</w:t>
      </w:r>
      <w:r>
        <w:rPr>
          <w:rStyle w:val="Hyperlink.0"/>
        </w:rPr>
        <w:fldChar w:fldCharType="begin" w:fldLock="0"/>
      </w:r>
      <w:r>
        <w:rPr>
          <w:rStyle w:val="Hyperlink.0"/>
        </w:rPr>
        <w:instrText xml:space="preserve"> HYPERLINK "https://doi.org/10.2139/ssrn.3668963"</w:instrText>
      </w:r>
      <w:r>
        <w:rPr>
          <w:rStyle w:val="Hyperlink.0"/>
        </w:rPr>
        <w:fldChar w:fldCharType="separate" w:fldLock="0"/>
      </w:r>
      <w:r>
        <w:rPr>
          <w:rStyle w:val="Hyperlink.0"/>
          <w:rtl w:val="0"/>
        </w:rPr>
        <w:t>Statman, 2019</w:t>
      </w:r>
      <w:r>
        <w:rPr/>
        <w:fldChar w:fldCharType="end" w:fldLock="0"/>
      </w:r>
      <w:r>
        <w:rPr>
          <w:rtl w:val="0"/>
          <w:lang w:val="en-US"/>
        </w:rPr>
        <w:t>).</w:t>
      </w:r>
    </w:p>
    <w:p>
      <w:pPr>
        <w:pStyle w:val="Body Text"/>
      </w:pPr>
      <w:r>
        <w:rPr>
          <w:rtl w:val="0"/>
          <w:lang w:val="en-US"/>
        </w:rPr>
        <w:t xml:space="preserve">Knowing about cognitive biases is not sufficient to guarantee unbiased decisions. Decades of research and practical experience indicate that psychological insight must be complemented by structured decision support to improve judgment. </w:t>
      </w:r>
      <w:r>
        <w:rPr>
          <w:rStyle w:val="Hyperlink.0"/>
        </w:rPr>
        <w:fldChar w:fldCharType="begin" w:fldLock="0"/>
      </w:r>
      <w:r>
        <w:rPr>
          <w:rStyle w:val="Hyperlink.0"/>
        </w:rPr>
        <w:instrText xml:space="preserve"> HYPERLINK "https://www.worldcat.org/oclc/1242782025"</w:instrText>
      </w:r>
      <w:r>
        <w:rPr>
          <w:rStyle w:val="Hyperlink.0"/>
        </w:rPr>
        <w:fldChar w:fldCharType="separate" w:fldLock="0"/>
      </w:r>
      <w:r>
        <w:rPr>
          <w:rStyle w:val="Hyperlink.0"/>
          <w:rtl w:val="0"/>
        </w:rPr>
        <w:t>Kahneman et al., 2021</w:t>
      </w:r>
      <w:r>
        <w:rPr/>
        <w:fldChar w:fldCharType="end" w:fldLock="0"/>
      </w:r>
      <w:r>
        <w:rPr>
          <w:rtl w:val="0"/>
          <w:lang w:val="en-US"/>
        </w:rPr>
        <w:t xml:space="preserve"> argue that biases and noise cannot be reliably corrected through individual awareness alone and that organizations should instead rely on structured decision processes, rules, and judgment aggregation procedures to improve decision quality. In other words, mitigating bias requires more than awareness or good intentions; it demands systematic support tools and procedures that guide managers toward more rational and consistent choices. This need for structured debiasing mechanisms motivates the analysis in Section 3.4, which examines how decision-support frameworks can be designed to counteract persistent biases in managerial decision-making.</w:t>
      </w:r>
    </w:p>
    <w:p>
      <w:pPr>
        <w:pStyle w:val="Heading 3"/>
      </w:pPr>
      <w:bookmarkStart w:name="situationalriskpreferencesinpractice" w:id="67"/>
      <w:r>
        <w:rPr>
          <w:rFonts w:cs="Arial Unicode MS" w:eastAsia="Arial Unicode MS"/>
          <w:rtl w:val="0"/>
          <w:lang w:val="en-US"/>
        </w:rPr>
        <w:t>3.3.2 Situational Risk Preferences in Practice</w:t>
      </w:r>
    </w:p>
    <w:p>
      <w:pPr>
        <w:pStyle w:val="First Paragraph"/>
      </w:pPr>
      <w:r>
        <w:rPr>
          <w:rStyle w:val="Hyperlink.0"/>
        </w:rPr>
        <w:fldChar w:fldCharType="begin" w:fldLock="0"/>
      </w:r>
      <w:r>
        <w:rPr>
          <w:rStyle w:val="Hyperlink.0"/>
        </w:rPr>
        <w:instrText xml:space="preserve"> HYPERLINK "https://doi.org/10.1287/mnsc.33.11.1404"</w:instrText>
      </w:r>
      <w:r>
        <w:rPr>
          <w:rStyle w:val="Hyperlink.0"/>
        </w:rPr>
        <w:fldChar w:fldCharType="separate" w:fldLock="0"/>
      </w:r>
      <w:r>
        <w:rPr>
          <w:rStyle w:val="Hyperlink.0"/>
          <w:rtl w:val="0"/>
        </w:rPr>
        <w:t>March &amp; Shapira, 1987</w:t>
      </w:r>
      <w:r>
        <w:rPr/>
        <w:fldChar w:fldCharType="end" w:fldLock="0"/>
      </w:r>
      <w:r>
        <w:rPr>
          <w:rtl w:val="0"/>
          <w:lang w:val="en-US"/>
        </w:rPr>
        <w:t xml:space="preserve"> and </w:t>
      </w:r>
      <w:r>
        <w:rPr>
          <w:rStyle w:val="Hyperlink.0"/>
        </w:rPr>
        <w:fldChar w:fldCharType="begin" w:fldLock="0"/>
      </w:r>
      <w:r>
        <w:rPr>
          <w:rStyle w:val="Hyperlink.0"/>
        </w:rPr>
        <w:instrText xml:space="preserve"> HYPERLINK "https://doi.org/10.2307/1914185"</w:instrText>
      </w:r>
      <w:r>
        <w:rPr>
          <w:rStyle w:val="Hyperlink.0"/>
        </w:rPr>
        <w:fldChar w:fldCharType="separate" w:fldLock="0"/>
      </w:r>
      <w:r>
        <w:rPr>
          <w:rStyle w:val="Hyperlink.0"/>
          <w:rtl w:val="0"/>
        </w:rPr>
        <w:t>Kahneman &amp; Tversky, 1979</w:t>
      </w:r>
      <w:r>
        <w:rPr/>
        <w:fldChar w:fldCharType="end" w:fldLock="0"/>
      </w:r>
      <w:r>
        <w:rPr>
          <w:rtl w:val="0"/>
          <w:lang w:val="en-US"/>
        </w:rPr>
        <w:t xml:space="preserve"> show that professional decision-makers become risk-seeking when performance falls short of an aspiration or target. </w:t>
      </w:r>
      <w:r>
        <w:rPr>
          <w:rStyle w:val="Hyperlink.0"/>
        </w:rPr>
        <w:fldChar w:fldCharType="begin" w:fldLock="0"/>
      </w:r>
      <w:r>
        <w:rPr>
          <w:rStyle w:val="Hyperlink.0"/>
        </w:rPr>
        <w:instrText xml:space="preserve"> HYPERLINK "https://doi.org/10.1287/mnsc.33.11.1404"</w:instrText>
      </w:r>
      <w:r>
        <w:rPr>
          <w:rStyle w:val="Hyperlink.0"/>
        </w:rPr>
        <w:fldChar w:fldCharType="separate" w:fldLock="0"/>
      </w:r>
      <w:r>
        <w:rPr>
          <w:rStyle w:val="Hyperlink.0"/>
          <w:rtl w:val="0"/>
        </w:rPr>
        <w:t>March and Shapira (1987)</w:t>
      </w:r>
      <w:r>
        <w:rPr/>
        <w:fldChar w:fldCharType="end" w:fldLock="0"/>
      </w:r>
      <w:r>
        <w:rPr>
          <w:rtl w:val="0"/>
          <w:lang w:val="en-US"/>
        </w:rPr>
        <w:t xml:space="preserve"> provide early managerial evidence of this pattern: consistent with prospect theory intuition, a fixed target acts as a reference point, so when outcomes fall below the aspiration level, managers enter the loss domain and tend to increase risk-taking in an attempt to recover losses. </w:t>
      </w:r>
      <w:r>
        <w:rPr>
          <w:rStyle w:val="Hyperlink.0"/>
        </w:rPr>
        <w:fldChar w:fldCharType="begin" w:fldLock="0"/>
      </w:r>
      <w:r>
        <w:rPr>
          <w:rStyle w:val="Hyperlink.0"/>
        </w:rPr>
        <w:instrText xml:space="preserve"> HYPERLINK "https://doi.org/10.5465/AMR.1998.192967"</w:instrText>
      </w:r>
      <w:r>
        <w:rPr>
          <w:rStyle w:val="Hyperlink.0"/>
        </w:rPr>
        <w:fldChar w:fldCharType="separate" w:fldLock="0"/>
      </w:r>
      <w:r>
        <w:rPr>
          <w:rStyle w:val="Hyperlink.0"/>
          <w:rtl w:val="0"/>
        </w:rPr>
        <w:t>Wiseman and Gomez-Mejia (1998)</w:t>
      </w:r>
      <w:r>
        <w:rPr/>
        <w:fldChar w:fldCharType="end" w:fldLock="0"/>
      </w:r>
      <w:r>
        <w:rPr>
          <w:rtl w:val="0"/>
          <w:lang w:val="en-US"/>
        </w:rPr>
        <w:t xml:space="preserve"> formalize this mechanism within a behavioral agency framework, showing that organizations whose performance falls below aspirations become more willing to take risks, particularly as they approach distress thresholds such as financial distress or bankruptcy. Extending the evidence to entrepreneurial contexts, Wennberg, Delmar, and McKelvie (2016) find that risk preferences are variable rather than fixed: decision-makers behave in a relatively risk-averse manner when performance meets or exceeds aspirations but become more risk-seeking once outcomes fall below benchmark levels (</w:t>
      </w:r>
      <w:r>
        <w:rPr>
          <w:rStyle w:val="Hyperlink.0"/>
        </w:rPr>
        <w:fldChar w:fldCharType="begin" w:fldLock="0"/>
      </w:r>
      <w:r>
        <w:rPr>
          <w:rStyle w:val="Hyperlink.0"/>
        </w:rPr>
        <w:instrText xml:space="preserve"> HYPERLINK "https://doi.org/10.1016/j.jbusvent.2016.05.001"</w:instrText>
      </w:r>
      <w:r>
        <w:rPr>
          <w:rStyle w:val="Hyperlink.0"/>
        </w:rPr>
        <w:fldChar w:fldCharType="separate" w:fldLock="0"/>
      </w:r>
      <w:r>
        <w:rPr>
          <w:rStyle w:val="Hyperlink.0"/>
          <w:rtl w:val="0"/>
        </w:rPr>
        <w:t>Wennberg et al., 2016</w:t>
      </w:r>
      <w:r>
        <w:rPr/>
        <w:fldChar w:fldCharType="end" w:fldLock="0"/>
      </w:r>
      <w:r>
        <w:rPr>
          <w:rtl w:val="0"/>
          <w:lang w:val="en-US"/>
        </w:rPr>
        <w:t>). Together, these findings indicate that framing outcomes relative to aspiration benchmarks can systematically flip risk preferences, even in the absence of explicit incentive changes.</w:t>
      </w:r>
    </w:p>
    <w:p>
      <w:pPr>
        <w:pStyle w:val="Body Text"/>
      </w:pPr>
      <w:r>
        <w:rPr>
          <w:rtl w:val="0"/>
          <w:lang w:val="en-US"/>
        </w:rPr>
        <w:t>These biases often intensify during market downturns, despite managers</w:t>
      </w:r>
      <w:r>
        <w:rPr>
          <w:rtl w:val="0"/>
          <w:lang w:val="en-US"/>
        </w:rPr>
        <w:t xml:space="preserve">’ </w:t>
      </w:r>
      <w:r>
        <w:rPr>
          <w:rtl w:val="0"/>
          <w:lang w:val="en-US"/>
        </w:rPr>
        <w:t xml:space="preserve">professional training. </w:t>
      </w:r>
      <w:r>
        <w:rPr>
          <w:rStyle w:val="Hyperlink.0"/>
        </w:rPr>
        <w:fldChar w:fldCharType="begin" w:fldLock="0"/>
      </w:r>
      <w:r>
        <w:rPr>
          <w:rStyle w:val="Hyperlink.0"/>
        </w:rPr>
        <w:instrText xml:space="preserve"> HYPERLINK "https://doi.org/10.1016/j.jebo.2021.12.007"</w:instrText>
      </w:r>
      <w:r>
        <w:rPr>
          <w:rStyle w:val="Hyperlink.0"/>
        </w:rPr>
        <w:fldChar w:fldCharType="separate" w:fldLock="0"/>
      </w:r>
      <w:r>
        <w:rPr>
          <w:rStyle w:val="Hyperlink.0"/>
          <w:rtl w:val="0"/>
        </w:rPr>
        <w:t>Huber et al.</w:t>
      </w:r>
      <w:r>
        <w:rPr>
          <w:rStyle w:val="Hyperlink.0"/>
          <w:rtl w:val="0"/>
        </w:rPr>
        <w:t> </w:t>
      </w:r>
      <w:r>
        <w:rPr>
          <w:rStyle w:val="Hyperlink.0"/>
          <w:rtl w:val="0"/>
        </w:rPr>
        <w:t>(2022)</w:t>
      </w:r>
      <w:r>
        <w:rPr/>
        <w:fldChar w:fldCharType="end" w:fldLock="0"/>
      </w:r>
      <w:r>
        <w:rPr>
          <w:rtl w:val="0"/>
          <w:lang w:val="en-US"/>
        </w:rPr>
        <w:t xml:space="preserve"> find that during the COVID-19 market crash, finance professionals significantly reduced their allocations to risky assets even though fundamentals and price expectations remained unchanged </w:t>
      </w:r>
      <w:r>
        <w:rPr>
          <w:rtl w:val="0"/>
          <w:lang w:val="en-US"/>
        </w:rPr>
        <w:t xml:space="preserve">— </w:t>
      </w:r>
      <w:r>
        <w:rPr>
          <w:rtl w:val="0"/>
          <w:lang w:val="en-US"/>
        </w:rPr>
        <w:t>a pattern consistent with heightened situational risk aversion under stress. This suggests that acute stress during sharp market declines can override deliberative planning, amplifying situational risk preferences even among experienced decision-makers.</w:t>
      </w:r>
    </w:p>
    <w:p>
      <w:pPr>
        <w:pStyle w:val="Heading 3"/>
      </w:pPr>
      <w:bookmarkStart w:name="X06fecd710e4774543c7d03ad1a07b3e878128a0" w:id="68"/>
      <w:r>
        <w:rPr>
          <w:rFonts w:cs="Arial Unicode MS" w:eastAsia="Arial Unicode MS"/>
          <w:rtl w:val="0"/>
          <w:lang w:val="en-US"/>
        </w:rPr>
        <w:t>3.3.3 Procyclical portfolio decisions under stress</w:t>
      </w:r>
    </w:p>
    <w:p>
      <w:pPr>
        <w:pStyle w:val="First Paragraph"/>
      </w:pPr>
      <w:r>
        <w:rPr>
          <w:rtl w:val="0"/>
          <w:lang w:val="en-US"/>
        </w:rPr>
        <w:t xml:space="preserve">The situational biases documented above translate into observable portfolio-level decision patterns. Herding and trend-chasing can creep into rebalancing practices, and stress can push professionals toward procyclical behavior consistent with </w:t>
      </w:r>
      <w:r>
        <w:rPr>
          <w:rtl w:val="0"/>
          <w:lang w:val="en-US"/>
        </w:rPr>
        <w:t>‘</w:t>
      </w:r>
      <w:r>
        <w:rPr>
          <w:rtl w:val="0"/>
          <w:lang w:val="en-US"/>
        </w:rPr>
        <w:t>buying high and selling low.</w:t>
      </w:r>
      <w:r>
        <w:rPr>
          <w:rtl w:val="0"/>
          <w:lang w:val="en-US"/>
        </w:rPr>
        <w:t xml:space="preserve">’ </w:t>
      </w:r>
      <w:r>
        <w:rPr>
          <w:rStyle w:val="Hyperlink.0"/>
        </w:rPr>
        <w:fldChar w:fldCharType="begin" w:fldLock="0"/>
      </w:r>
      <w:r>
        <w:rPr>
          <w:rStyle w:val="Hyperlink.0"/>
        </w:rPr>
        <w:instrText xml:space="preserve"> HYPERLINK "https://doi.org/10.1162/089892902317361877"</w:instrText>
      </w:r>
      <w:r>
        <w:rPr>
          <w:rStyle w:val="Hyperlink.0"/>
        </w:rPr>
        <w:fldChar w:fldCharType="separate" w:fldLock="0"/>
      </w:r>
      <w:r>
        <w:rPr>
          <w:rStyle w:val="Hyperlink.0"/>
          <w:rtl w:val="0"/>
        </w:rPr>
        <w:t>Lo and Repin (2002)</w:t>
      </w:r>
      <w:r>
        <w:rPr/>
        <w:fldChar w:fldCharType="end" w:fldLock="0"/>
      </w:r>
      <w:r>
        <w:rPr>
          <w:rtl w:val="0"/>
          <w:lang w:val="en-US"/>
        </w:rPr>
        <w:t xml:space="preserve"> show through physiological measurement that emotional arousal and stress measurably affect professional traders</w:t>
      </w:r>
      <w:r>
        <w:rPr>
          <w:rtl w:val="0"/>
          <w:lang w:val="en-US"/>
        </w:rPr>
        <w:t xml:space="preserve">’ </w:t>
      </w:r>
      <w:r>
        <w:rPr>
          <w:rtl w:val="0"/>
          <w:lang w:val="en-US"/>
        </w:rPr>
        <w:t>real-time risk processing, helping explain panic-like trading under pressure.</w:t>
      </w:r>
    </w:p>
    <w:p>
      <w:pPr>
        <w:pStyle w:val="Body Text"/>
      </w:pPr>
      <w:r>
        <w:rPr>
          <w:rtl w:val="0"/>
          <w:lang w:val="en-US"/>
        </w:rPr>
        <w:t>Consistent with this mechanism, Elkind et al.</w:t>
      </w:r>
      <w:r>
        <w:rPr>
          <w:rtl w:val="0"/>
          <w:lang w:val="en-US"/>
        </w:rPr>
        <w:t> </w:t>
      </w:r>
      <w:r>
        <w:rPr>
          <w:rtl w:val="0"/>
          <w:lang w:val="en-US"/>
        </w:rPr>
        <w:t xml:space="preserve">(2022) show that extreme market conditions trigger panic selling and rapid exits rather than disciplined rebalancing, leading to excessive turnover and destabilizing price pressure. Under stress, managers may also de-risk portfolios for non-fundamental reasons. For example, fund managers reduce risk exposure by nearly 9 percent during culturally </w:t>
      </w:r>
      <w:r>
        <w:rPr>
          <w:rtl w:val="0"/>
          <w:lang w:val="en-US"/>
        </w:rPr>
        <w:t>‘</w:t>
      </w:r>
      <w:r>
        <w:rPr>
          <w:rtl w:val="0"/>
          <w:lang w:val="en-US"/>
        </w:rPr>
        <w:t>unlucky</w:t>
      </w:r>
      <w:r>
        <w:rPr>
          <w:rtl w:val="0"/>
          <w:lang w:val="en-US"/>
        </w:rPr>
        <w:t xml:space="preserve">’ </w:t>
      </w:r>
      <w:r>
        <w:rPr>
          <w:rtl w:val="0"/>
          <w:lang w:val="en-US"/>
        </w:rPr>
        <w:t>periods, highlighting how non-financial pressures and superstition can induce systematic allocation errors (</w:t>
      </w:r>
      <w:r>
        <w:rPr>
          <w:rStyle w:val="Hyperlink.0"/>
        </w:rPr>
        <w:fldChar w:fldCharType="begin" w:fldLock="0"/>
      </w:r>
      <w:r>
        <w:rPr>
          <w:rStyle w:val="Hyperlink.0"/>
        </w:rPr>
        <w:instrText xml:space="preserve"> HYPERLINK "http://doi.org/10.2139/ssrn.4942370"</w:instrText>
      </w:r>
      <w:r>
        <w:rPr>
          <w:rStyle w:val="Hyperlink.0"/>
        </w:rPr>
        <w:fldChar w:fldCharType="separate" w:fldLock="0"/>
      </w:r>
      <w:r>
        <w:rPr>
          <w:rStyle w:val="Hyperlink.0"/>
          <w:rtl w:val="0"/>
        </w:rPr>
        <w:t>Chen et al., 2024</w:t>
      </w:r>
      <w:r>
        <w:rPr/>
        <w:fldChar w:fldCharType="end" w:fldLock="0"/>
      </w:r>
      <w:r>
        <w:rPr>
          <w:rtl w:val="0"/>
          <w:lang w:val="en-US"/>
        </w:rPr>
        <w:t>).</w:t>
      </w:r>
    </w:p>
    <w:p>
      <w:pPr>
        <w:pStyle w:val="Body Text"/>
      </w:pPr>
      <w:r>
        <w:rPr>
          <w:rStyle w:val="Hyperlink.0"/>
        </w:rPr>
        <w:fldChar w:fldCharType="begin" w:fldLock="0"/>
      </w:r>
      <w:r>
        <w:rPr>
          <w:rStyle w:val="Hyperlink.0"/>
        </w:rPr>
        <w:instrText xml:space="preserve"> HYPERLINK "https://dx.doi.org/10.2139/ssrn.3825110"</w:instrText>
      </w:r>
      <w:r>
        <w:rPr>
          <w:rStyle w:val="Hyperlink.0"/>
        </w:rPr>
        <w:fldChar w:fldCharType="separate" w:fldLock="0"/>
      </w:r>
      <w:r>
        <w:rPr>
          <w:rStyle w:val="Hyperlink.0"/>
          <w:rtl w:val="0"/>
        </w:rPr>
        <w:t>Bianchi et al., 2022</w:t>
      </w:r>
      <w:r>
        <w:rPr/>
        <w:fldChar w:fldCharType="end" w:fldLock="0"/>
      </w:r>
      <w:r>
        <w:rPr>
          <w:rtl w:val="0"/>
          <w:lang w:val="en-US"/>
        </w:rPr>
        <w:t xml:space="preserve"> study how explainability in robo-advisory systems affects investor trust and delegation decisions, highlighting the importance of transparent, rule-based decision support in human</w:t>
      </w:r>
      <w:r>
        <w:rPr>
          <w:rtl w:val="0"/>
          <w:lang w:val="en-US"/>
        </w:rPr>
        <w:t>–</w:t>
      </w:r>
      <w:r>
        <w:rPr>
          <w:rtl w:val="0"/>
          <w:lang w:val="en-US"/>
        </w:rPr>
        <w:t>AI interaction. Complementary work recommends rule-based protocols</w:t>
      </w:r>
      <w:r>
        <w:rPr>
          <w:rtl w:val="0"/>
          <w:lang w:val="en-US"/>
        </w:rPr>
        <w:t>—</w:t>
      </w:r>
      <w:r>
        <w:rPr>
          <w:rtl w:val="0"/>
          <w:lang w:val="en-US"/>
        </w:rPr>
        <w:t>such as fixed-schedule rebalancing or performance-triggered adjustments</w:t>
      </w:r>
      <w:r>
        <w:rPr>
          <w:rtl w:val="0"/>
          <w:lang w:val="en-US"/>
        </w:rPr>
        <w:t>—</w:t>
      </w:r>
      <w:r>
        <w:rPr>
          <w:rtl w:val="0"/>
          <w:lang w:val="en-US"/>
        </w:rPr>
        <w:t>as a way to limit emotional interference in portfolio decisions (</w:t>
      </w:r>
      <w:r>
        <w:rPr>
          <w:rStyle w:val="Hyperlink.0"/>
        </w:rPr>
        <w:fldChar w:fldCharType="begin" w:fldLock="0"/>
      </w:r>
      <w:r>
        <w:rPr>
          <w:rStyle w:val="Hyperlink.0"/>
        </w:rPr>
        <w:instrText xml:space="preserve"> HYPERLINK "https://doi.org/10.2139/ssrn.3668963"</w:instrText>
      </w:r>
      <w:r>
        <w:rPr>
          <w:rStyle w:val="Hyperlink.0"/>
        </w:rPr>
        <w:fldChar w:fldCharType="separate" w:fldLock="0"/>
      </w:r>
      <w:r>
        <w:rPr>
          <w:rStyle w:val="Hyperlink.0"/>
          <w:rtl w:val="0"/>
        </w:rPr>
        <w:t>Statman, 2019</w:t>
      </w:r>
      <w:r>
        <w:rPr/>
        <w:fldChar w:fldCharType="end" w:fldLock="0"/>
      </w:r>
      <w:r>
        <w:rPr>
          <w:rtl w:val="0"/>
          <w:lang w:val="en-US"/>
        </w:rPr>
        <w:t>). In summary, structured tools and disciplined procedures, rather than intuition alone, are required to help professional investors avoid persistent cognitive traps.</w:t>
      </w:r>
    </w:p>
    <w:p>
      <w:pPr>
        <w:pStyle w:val="Heading 2"/>
      </w:pPr>
      <w:bookmarkStart w:name="Xa1294a1114faffc2f83c756547fa7775ca115c0" w:id="69"/>
      <w:r>
        <w:rPr>
          <w:rFonts w:cs="Arial Unicode MS" w:eastAsia="Arial Unicode MS"/>
          <w:rtl w:val="0"/>
          <w:lang w:val="en-US"/>
        </w:rPr>
        <w:t>3.4 Tools to Mitigate Emotional and Behavioral Bias</w:t>
      </w:r>
    </w:p>
    <w:p>
      <w:pPr>
        <w:pStyle w:val="First Paragraph"/>
      </w:pPr>
      <w:r>
        <w:rPr>
          <w:rtl w:val="0"/>
          <w:lang w:val="en-US"/>
        </w:rPr>
        <w:t xml:space="preserve">This section surveys the principal mechanisms developed to reduce the influence of behavioral bias in investment decision-making. Rule-based pre-commitment tools and automated systems </w:t>
      </w:r>
      <w:r>
        <w:rPr>
          <w:rtl w:val="0"/>
          <w:lang w:val="en-US"/>
        </w:rPr>
        <w:t xml:space="preserve">— </w:t>
      </w:r>
      <w:r>
        <w:rPr>
          <w:rtl w:val="0"/>
          <w:lang w:val="en-US"/>
        </w:rPr>
        <w:t xml:space="preserve">reviewed by </w:t>
      </w:r>
      <w:r>
        <w:rPr>
          <w:rStyle w:val="Hyperlink.0"/>
        </w:rPr>
        <w:fldChar w:fldCharType="begin" w:fldLock="0"/>
      </w:r>
      <w:r>
        <w:rPr>
          <w:rStyle w:val="Hyperlink.0"/>
        </w:rPr>
        <w:instrText xml:space="preserve"> HYPERLINK "https://doi.org/10.2139/ssrn.3668963"</w:instrText>
      </w:r>
      <w:r>
        <w:rPr>
          <w:rStyle w:val="Hyperlink.0"/>
        </w:rPr>
        <w:fldChar w:fldCharType="separate" w:fldLock="0"/>
      </w:r>
      <w:r>
        <w:rPr>
          <w:rStyle w:val="Hyperlink.0"/>
          <w:rtl w:val="0"/>
        </w:rPr>
        <w:t>Statman, 2019</w:t>
      </w:r>
      <w:r>
        <w:rPr/>
        <w:fldChar w:fldCharType="end" w:fldLock="0"/>
      </w:r>
      <w:r>
        <w:rPr>
          <w:rtl w:val="0"/>
          <w:lang w:val="en-US"/>
        </w:rPr>
        <w:t xml:space="preserve"> and </w:t>
      </w:r>
      <w:r>
        <w:rPr>
          <w:rStyle w:val="Hyperlink.0"/>
        </w:rPr>
        <w:fldChar w:fldCharType="begin" w:fldLock="0"/>
      </w:r>
      <w:r>
        <w:rPr>
          <w:rStyle w:val="Hyperlink.0"/>
        </w:rPr>
        <w:instrText xml:space="preserve"> HYPERLINK "https://doi.org/10.1016/j.jet.2018.10.002"</w:instrText>
      </w:r>
      <w:r>
        <w:rPr>
          <w:rStyle w:val="Hyperlink.0"/>
        </w:rPr>
        <w:fldChar w:fldCharType="separate" w:fldLock="0"/>
      </w:r>
      <w:r>
        <w:rPr>
          <w:rStyle w:val="Hyperlink.0"/>
          <w:rtl w:val="0"/>
        </w:rPr>
        <w:t>Henderson et al., 2018</w:t>
      </w:r>
      <w:r>
        <w:rPr/>
        <w:fldChar w:fldCharType="end" w:fldLock="0"/>
      </w:r>
      <w:r>
        <w:rPr>
          <w:rtl w:val="0"/>
          <w:lang w:val="en-US"/>
        </w:rPr>
        <w:t xml:space="preserve"> — </w:t>
      </w:r>
      <w:r>
        <w:rPr>
          <w:rtl w:val="0"/>
          <w:lang w:val="en-US"/>
        </w:rPr>
        <w:t xml:space="preserve">represent the dominant approaches, while </w:t>
      </w:r>
      <w:r>
        <w:rPr>
          <w:rStyle w:val="Hyperlink.0"/>
        </w:rPr>
        <w:fldChar w:fldCharType="begin" w:fldLock="0"/>
      </w:r>
      <w:r>
        <w:rPr>
          <w:rStyle w:val="Hyperlink.0"/>
        </w:rPr>
        <w:instrText xml:space="preserve"> HYPERLINK "https://doi.org/10.1016/j.jbef.2022.100722"</w:instrText>
      </w:r>
      <w:r>
        <w:rPr>
          <w:rStyle w:val="Hyperlink.0"/>
        </w:rPr>
        <w:fldChar w:fldCharType="separate" w:fldLock="0"/>
      </w:r>
      <w:r>
        <w:rPr>
          <w:rStyle w:val="Hyperlink.0"/>
          <w:rtl w:val="0"/>
        </w:rPr>
        <w:t>Goodell et al., 2023</w:t>
      </w:r>
      <w:r>
        <w:rPr/>
        <w:fldChar w:fldCharType="end" w:fldLock="0"/>
      </w:r>
      <w:r>
        <w:rPr>
          <w:rtl w:val="0"/>
          <w:lang w:val="en-US"/>
        </w:rPr>
        <w:t xml:space="preserve"> and </w:t>
      </w:r>
      <w:r>
        <w:rPr>
          <w:rStyle w:val="Hyperlink.0"/>
        </w:rPr>
        <w:fldChar w:fldCharType="begin" w:fldLock="0"/>
      </w:r>
      <w:r>
        <w:rPr>
          <w:rStyle w:val="Hyperlink.0"/>
        </w:rPr>
        <w:instrText xml:space="preserve"> HYPERLINK "https://dx.doi.org/10.2139/ssrn.3825110"</w:instrText>
      </w:r>
      <w:r>
        <w:rPr>
          <w:rStyle w:val="Hyperlink.0"/>
        </w:rPr>
        <w:fldChar w:fldCharType="separate" w:fldLock="0"/>
      </w:r>
      <w:r>
        <w:rPr>
          <w:rStyle w:val="Hyperlink.0"/>
          <w:rtl w:val="0"/>
        </w:rPr>
        <w:t>Bianchi et al., 2022</w:t>
      </w:r>
      <w:r>
        <w:rPr/>
        <w:fldChar w:fldCharType="end" w:fldLock="0"/>
      </w:r>
      <w:r>
        <w:rPr>
          <w:rtl w:val="0"/>
          <w:lang w:val="en-US"/>
        </w:rPr>
        <w:t xml:space="preserve"> highlight the limitations of these tools in addressing behavioral vulnerability at the point of decision. The subsections below assess each approach and identify the gap that motivates the Shock Score developed in this thesis.</w:t>
      </w:r>
      <w:bookmarkEnd w:id="69"/>
      <w:bookmarkEnd w:id="68"/>
    </w:p>
    <w:p>
      <w:pPr>
        <w:pStyle w:val="Heading 3"/>
      </w:pPr>
      <w:bookmarkStart w:name="Xf21543b61e72516548d9125bdce9de0b60f4e4f" w:id="70"/>
      <w:r>
        <w:rPr>
          <w:rFonts w:cs="Arial Unicode MS" w:eastAsia="Arial Unicode MS"/>
          <w:rtl w:val="0"/>
          <w:lang w:val="en-US"/>
        </w:rPr>
        <w:t>3.4.1 Rule-Based Approaches and Pre-Commitment Mechanisms</w:t>
      </w:r>
    </w:p>
    <w:p>
      <w:pPr>
        <w:pStyle w:val="First Paragraph"/>
      </w:pPr>
      <w:r>
        <w:rPr>
          <w:rtl w:val="0"/>
          <w:lang w:val="en-US"/>
        </w:rPr>
        <w:t>Many advisors rely on structured plans and decision rules to curb emotion-driven trading. For example, drafting an Investment Policy Statement (IPS) that clearly defines objectives, risk limits, and rebalancing rules can provide an objective framework for portfolio management and help reduce emotional reactions (</w:t>
      </w:r>
      <w:r>
        <w:rPr>
          <w:rStyle w:val="Hyperlink.0"/>
        </w:rPr>
        <w:fldChar w:fldCharType="begin" w:fldLock="0"/>
      </w:r>
      <w:r>
        <w:rPr>
          <w:rStyle w:val="Hyperlink.0"/>
        </w:rPr>
        <w:instrText xml:space="preserve"> HYPERLINK "https://doi.org/10.2139/ssrn.3668963"</w:instrText>
      </w:r>
      <w:r>
        <w:rPr>
          <w:rStyle w:val="Hyperlink.0"/>
        </w:rPr>
        <w:fldChar w:fldCharType="separate" w:fldLock="0"/>
      </w:r>
      <w:r>
        <w:rPr>
          <w:rStyle w:val="Hyperlink.0"/>
          <w:rtl w:val="0"/>
        </w:rPr>
        <w:t>Statman, 2019</w:t>
      </w:r>
      <w:r>
        <w:rPr/>
        <w:fldChar w:fldCharType="end" w:fldLock="0"/>
      </w:r>
      <w:r>
        <w:rPr>
          <w:rtl w:val="0"/>
          <w:lang w:val="en-US"/>
        </w:rPr>
        <w:t>).</w:t>
      </w:r>
    </w:p>
    <w:p>
      <w:pPr>
        <w:pStyle w:val="Body Text"/>
      </w:pPr>
      <w:r>
        <w:rPr>
          <w:rtl w:val="0"/>
          <w:lang w:val="en-US"/>
        </w:rPr>
        <w:t>Pre-commitment devices</w:t>
      </w:r>
      <w:r>
        <w:rPr>
          <w:rtl w:val="0"/>
          <w:lang w:val="en-US"/>
        </w:rPr>
        <w:t>—</w:t>
      </w:r>
      <w:r>
        <w:rPr>
          <w:rtl w:val="0"/>
          <w:lang w:val="en-US"/>
        </w:rPr>
        <w:t>such as automatic rebalancing schedules or predefined stop-loss and profit-taking triggers</w:t>
      </w:r>
      <w:r>
        <w:rPr>
          <w:rtl w:val="0"/>
          <w:lang w:val="en-US"/>
        </w:rPr>
        <w:t>—</w:t>
      </w:r>
      <w:r>
        <w:rPr>
          <w:rtl w:val="0"/>
          <w:lang w:val="en-US"/>
        </w:rPr>
        <w:t>shift decisions from reactive to procedural. Behavioral finance research emphasizes that committing in advance to explicit decision rules is one of the most effective ways to reduce emotional reactivity because such rules remain binding even when emotions run high (</w:t>
      </w:r>
      <w:r>
        <w:rPr>
          <w:rStyle w:val="Hyperlink.0"/>
        </w:rPr>
        <w:fldChar w:fldCharType="begin" w:fldLock="0"/>
      </w:r>
      <w:r>
        <w:rPr>
          <w:rStyle w:val="Hyperlink.0"/>
        </w:rPr>
        <w:instrText xml:space="preserve"> HYPERLINK "https://doi.org/10.1016/j.jet.2018.10.002"</w:instrText>
      </w:r>
      <w:r>
        <w:rPr>
          <w:rStyle w:val="Hyperlink.0"/>
        </w:rPr>
        <w:fldChar w:fldCharType="separate" w:fldLock="0"/>
      </w:r>
      <w:r>
        <w:rPr>
          <w:rStyle w:val="Hyperlink.0"/>
          <w:rtl w:val="0"/>
        </w:rPr>
        <w:t>Henderson et al., 2018</w:t>
      </w:r>
      <w:r>
        <w:rPr/>
        <w:fldChar w:fldCharType="end" w:fldLock="0"/>
      </w:r>
      <w:r>
        <w:rPr>
          <w:rtl w:val="0"/>
          <w:lang w:val="en-US"/>
        </w:rPr>
        <w:t>).</w:t>
      </w:r>
    </w:p>
    <w:p>
      <w:pPr>
        <w:pStyle w:val="Body Text"/>
      </w:pPr>
      <w:r>
        <w:rPr>
          <w:rtl w:val="0"/>
          <w:lang w:val="en-US"/>
        </w:rPr>
        <w:t>Although effective for discipline, these tools rely entirely on consistent human adherence, and their effectiveness diminishes under high emotional strain, market crises, or cognitive overload.</w:t>
      </w:r>
    </w:p>
    <w:p>
      <w:pPr>
        <w:pStyle w:val="Heading 3"/>
      </w:pPr>
      <w:bookmarkStart w:name="automatedandaidrivenapproaches" w:id="71"/>
      <w:r>
        <w:rPr>
          <w:rFonts w:cs="Arial Unicode MS" w:eastAsia="Arial Unicode MS"/>
          <w:rtl w:val="0"/>
          <w:lang w:val="en-US"/>
        </w:rPr>
        <w:t>3.4.2 Automated and AI-Driven Approaches</w:t>
      </w:r>
    </w:p>
    <w:p>
      <w:pPr>
        <w:pStyle w:val="First Paragraph"/>
      </w:pPr>
      <w:r>
        <w:rPr>
          <w:rtl w:val="0"/>
          <w:lang w:val="en-US"/>
        </w:rPr>
        <w:t>Beyond static rules, automation can reduce the influence of human emotion on trading decisions. Robo-advisors and algorithmic systems base portfolio actions on data-driven models and predefined rules, limiting discretionary reactions and helping investors remain aligned with long-term strategies (</w:t>
      </w:r>
      <w:r>
        <w:rPr>
          <w:rStyle w:val="Hyperlink.0"/>
        </w:rPr>
        <w:fldChar w:fldCharType="begin" w:fldLock="0"/>
      </w:r>
      <w:r>
        <w:rPr>
          <w:rStyle w:val="Hyperlink.0"/>
        </w:rPr>
        <w:instrText xml:space="preserve"> HYPERLINK "https://doi.org/10.1007/s12599-018-0521-9"</w:instrText>
      </w:r>
      <w:r>
        <w:rPr>
          <w:rStyle w:val="Hyperlink.0"/>
        </w:rPr>
        <w:fldChar w:fldCharType="separate" w:fldLock="0"/>
      </w:r>
      <w:r>
        <w:rPr>
          <w:rStyle w:val="Hyperlink.0"/>
          <w:rtl w:val="0"/>
        </w:rPr>
        <w:t>Jung et al., 2018</w:t>
      </w:r>
      <w:r>
        <w:rPr/>
        <w:fldChar w:fldCharType="end" w:fldLock="0"/>
      </w:r>
      <w:r>
        <w:rPr>
          <w:rtl w:val="0"/>
          <w:lang w:val="en-US"/>
        </w:rPr>
        <w:t xml:space="preserve">; </w:t>
      </w:r>
      <w:r>
        <w:rPr>
          <w:rStyle w:val="Hyperlink.0"/>
        </w:rPr>
        <w:fldChar w:fldCharType="begin" w:fldLock="0"/>
      </w:r>
      <w:r>
        <w:rPr>
          <w:rStyle w:val="Hyperlink.0"/>
        </w:rPr>
        <w:instrText xml:space="preserve"> HYPERLINK "https://scholarship.law.upenn.edu/faculty_scholarship/1740/"</w:instrText>
      </w:r>
      <w:r>
        <w:rPr>
          <w:rStyle w:val="Hyperlink.0"/>
        </w:rPr>
        <w:fldChar w:fldCharType="separate" w:fldLock="0"/>
      </w:r>
      <w:r>
        <w:rPr>
          <w:rStyle w:val="Hyperlink.0"/>
          <w:rtl w:val="0"/>
        </w:rPr>
        <w:t>Baker &amp; Dellaert, 2018</w:t>
      </w:r>
      <w:r>
        <w:rPr/>
        <w:fldChar w:fldCharType="end" w:fldLock="0"/>
      </w:r>
      <w:r>
        <w:rPr>
          <w:rtl w:val="0"/>
          <w:lang w:val="en-US"/>
        </w:rPr>
        <w:t>). Algorithmic portfolios execute buy and sell decisions according to preset logic, irrespective of investor panic or euphoria.</w:t>
      </w:r>
    </w:p>
    <w:p>
      <w:pPr>
        <w:pStyle w:val="Body Text"/>
      </w:pPr>
      <w:r>
        <w:rPr>
          <w:rtl w:val="0"/>
          <w:lang w:val="en-US"/>
        </w:rPr>
        <w:t>Automated systems have important limitations. They rely on historical data and user-specified inputs, such as risk preferences, which may themselves embed biases. Moreover, purely automated models can struggle in novel or ambiguous environments. For this reason, researchers emphasize that high-stakes decision systems should combine automation with interpretable models, human oversight, and robust governance and audit mechanisms (</w:t>
      </w:r>
      <w:r>
        <w:rPr>
          <w:rStyle w:val="Hyperlink.0"/>
        </w:rPr>
        <w:fldChar w:fldCharType="begin" w:fldLock="0"/>
      </w:r>
      <w:r>
        <w:rPr>
          <w:rStyle w:val="Hyperlink.0"/>
        </w:rPr>
        <w:instrText xml:space="preserve"> HYPERLINK "https://doi.org/10.1038/s42256-019-0048-x"</w:instrText>
      </w:r>
      <w:r>
        <w:rPr>
          <w:rStyle w:val="Hyperlink.0"/>
        </w:rPr>
        <w:fldChar w:fldCharType="separate" w:fldLock="0"/>
      </w:r>
      <w:r>
        <w:rPr>
          <w:rStyle w:val="Hyperlink.0"/>
          <w:rtl w:val="0"/>
        </w:rPr>
        <w:t>Rudin, 2019</w:t>
      </w:r>
      <w:r>
        <w:rPr/>
        <w:fldChar w:fldCharType="end" w:fldLock="0"/>
      </w:r>
      <w:r>
        <w:rPr>
          <w:rtl w:val="0"/>
          <w:lang w:val="en-US"/>
        </w:rPr>
        <w:t>).</w:t>
      </w:r>
    </w:p>
    <w:p>
      <w:pPr>
        <w:pStyle w:val="Body Text"/>
      </w:pPr>
      <w:r>
        <w:rPr>
          <w:rtl w:val="0"/>
          <w:lang w:val="en-US"/>
        </w:rPr>
        <w:t>Some financial institutions employ text-based analytics to detect behavioral signals in analyst reports and news flows. Research using computational analysis of financial language shows that media tone and framing influence investor behavior and market dynamics, enabling the identification of sentiment-driven and herding-related biases (</w:t>
      </w:r>
      <w:r>
        <w:rPr>
          <w:rStyle w:val="Hyperlink.0"/>
        </w:rPr>
        <w:fldChar w:fldCharType="begin" w:fldLock="0"/>
      </w:r>
      <w:r>
        <w:rPr>
          <w:rStyle w:val="Hyperlink.0"/>
        </w:rPr>
        <w:instrText xml:space="preserve"> HYPERLINK "https://doi.org/10.1111/j.1540-6261.2007.01232.x"</w:instrText>
      </w:r>
      <w:r>
        <w:rPr>
          <w:rStyle w:val="Hyperlink.0"/>
        </w:rPr>
        <w:fldChar w:fldCharType="separate" w:fldLock="0"/>
      </w:r>
      <w:r>
        <w:rPr>
          <w:rStyle w:val="Hyperlink.0"/>
          <w:rtl w:val="0"/>
        </w:rPr>
        <w:t>Tetlock, 2007</w:t>
      </w:r>
      <w:r>
        <w:rPr/>
        <w:fldChar w:fldCharType="end" w:fldLock="0"/>
      </w:r>
      <w:r>
        <w:rPr>
          <w:rtl w:val="0"/>
          <w:lang w:val="en-US"/>
        </w:rPr>
        <w:t>).</w:t>
      </w:r>
    </w:p>
    <w:p>
      <w:pPr>
        <w:pStyle w:val="Body Text"/>
      </w:pPr>
      <w:r>
        <w:rPr>
          <w:rtl w:val="0"/>
          <w:lang w:val="en-US"/>
        </w:rPr>
        <w:t>A recent proof-of-concept study by Lim (2026) illustrates the current state of the art in AI-driven behavioral decision support. The system integrates FinBERT for real-time market sentiment classification, DistilBERT for behavioral profiling of trader actions, and a large language model for personalized risk advisory generation. Evaluated across 1,500 simulated trading sessions spanning crisis, speculative, and stable market regimes, the system reduced panic-driven trade volume by approximately 44 percent in the high-volatility scenario and achieved statistically significant reductions in portfolio variance (</w:t>
      </w:r>
      <w:r>
        <w:rPr>
          <w:rStyle w:val="Hyperlink.0"/>
        </w:rPr>
        <w:fldChar w:fldCharType="begin" w:fldLock="0"/>
      </w:r>
      <w:r>
        <w:rPr>
          <w:rStyle w:val="Hyperlink.0"/>
        </w:rPr>
        <w:instrText xml:space="preserve"> HYPERLINK "https://doi.org/10.1080/15427560.2025.2609644"</w:instrText>
      </w:r>
      <w:r>
        <w:rPr>
          <w:rStyle w:val="Hyperlink.0"/>
        </w:rPr>
        <w:fldChar w:fldCharType="separate" w:fldLock="0"/>
      </w:r>
      <w:r>
        <w:rPr>
          <w:rStyle w:val="Hyperlink.0"/>
          <w:rtl w:val="0"/>
        </w:rPr>
        <w:t>Lim, 2026</w:t>
      </w:r>
      <w:r>
        <w:rPr/>
        <w:fldChar w:fldCharType="end" w:fldLock="0"/>
      </w:r>
      <w:r>
        <w:rPr>
          <w:rtl w:val="0"/>
          <w:lang w:val="en-US"/>
        </w:rPr>
        <w:t>). However, the study is explicitly a technical feasibility exercise conducted entirely with scripted algorithmic agents: no human participants were involved, and the author acknowledges that the results cannot be interpreted as evidence of behavioral change in real traders. The study consequently calls for future work involving pilot user studies and longitudinal evaluations with practicing investors to establish whether AI-driven advisory interventions produce the behavioral effects observed in simulation.</w:t>
      </w:r>
    </w:p>
    <w:p>
      <w:pPr>
        <w:pStyle w:val="Heading 3"/>
      </w:pPr>
      <w:bookmarkStart w:name="Xe048acef8c629e7ce8258c8e1f69cccf3e15884" w:id="72"/>
      <w:r>
        <w:rPr>
          <w:rFonts w:cs="Arial Unicode MS" w:eastAsia="Arial Unicode MS"/>
          <w:rtl w:val="0"/>
          <w:lang w:val="en-US"/>
        </w:rPr>
        <w:t>3.4.3 Quantifying Bias: Metrics and Behavioral Factor Models</w:t>
      </w:r>
    </w:p>
    <w:p>
      <w:pPr>
        <w:pStyle w:val="First Paragraph"/>
      </w:pPr>
      <w:r>
        <w:rPr>
          <w:rtl w:val="0"/>
          <w:lang w:val="en-US"/>
        </w:rPr>
        <w:t>A critical advancement in behavioral finance is the quantitative operationalization of investor biases. Recent systematic review evidence synthesizes findings on a broad set of behavioral anomalies, including the disposition effect, excessive trading, and attention-driven behavior, and documents how these biases are empirically proxied in portfolio-level and trading data while emphasizing the inherent limitations of such measures (</w:t>
      </w:r>
      <w:r>
        <w:rPr>
          <w:rStyle w:val="Hyperlink.0"/>
        </w:rPr>
        <w:fldChar w:fldCharType="begin" w:fldLock="0"/>
      </w:r>
      <w:r>
        <w:rPr>
          <w:rStyle w:val="Hyperlink.0"/>
        </w:rPr>
        <w:instrText xml:space="preserve"> HYPERLINK "https://doi.org/10.1016/j.jbef.2022.100722"</w:instrText>
      </w:r>
      <w:r>
        <w:rPr>
          <w:rStyle w:val="Hyperlink.0"/>
        </w:rPr>
        <w:fldChar w:fldCharType="separate" w:fldLock="0"/>
      </w:r>
      <w:r>
        <w:rPr>
          <w:rStyle w:val="Hyperlink.0"/>
          <w:rtl w:val="0"/>
        </w:rPr>
        <w:t>Goodell et al., 2023</w:t>
      </w:r>
      <w:r>
        <w:rPr/>
        <w:fldChar w:fldCharType="end" w:fldLock="0"/>
      </w:r>
      <w:r>
        <w:rPr>
          <w:rtl w:val="0"/>
          <w:lang w:val="en-US"/>
        </w:rPr>
        <w:t>).</w:t>
      </w:r>
    </w:p>
    <w:p>
      <w:pPr>
        <w:pStyle w:val="Body Text"/>
      </w:pPr>
      <w:r>
        <w:rPr>
          <w:rStyle w:val="Hyperlink.0"/>
        </w:rPr>
        <w:fldChar w:fldCharType="begin" w:fldLock="0"/>
      </w:r>
      <w:r>
        <w:rPr>
          <w:rStyle w:val="Hyperlink.0"/>
        </w:rPr>
        <w:instrText xml:space="preserve"> HYPERLINK "https://www.worldcat.org/oclc/191578377"</w:instrText>
      </w:r>
      <w:r>
        <w:rPr>
          <w:rStyle w:val="Hyperlink.0"/>
        </w:rPr>
        <w:fldChar w:fldCharType="separate" w:fldLock="0"/>
      </w:r>
      <w:r>
        <w:rPr>
          <w:rStyle w:val="Hyperlink.0"/>
          <w:rtl w:val="0"/>
        </w:rPr>
        <w:t>Thaler &amp; Sunstein, 2008</w:t>
      </w:r>
      <w:r>
        <w:rPr/>
        <w:fldChar w:fldCharType="end" w:fldLock="0"/>
      </w:r>
      <w:r>
        <w:rPr>
          <w:rtl w:val="0"/>
          <w:lang w:val="en-US"/>
        </w:rPr>
        <w:t xml:space="preserve"> and </w:t>
      </w:r>
      <w:r>
        <w:rPr>
          <w:rStyle w:val="Hyperlink.0"/>
        </w:rPr>
        <w:fldChar w:fldCharType="begin" w:fldLock="0"/>
      </w:r>
      <w:r>
        <w:rPr>
          <w:rStyle w:val="Hyperlink.0"/>
        </w:rPr>
        <w:instrText xml:space="preserve"> HYPERLINK "https://www.worldcat.org/oclc/1242782025"</w:instrText>
      </w:r>
      <w:r>
        <w:rPr>
          <w:rStyle w:val="Hyperlink.0"/>
        </w:rPr>
        <w:fldChar w:fldCharType="separate" w:fldLock="0"/>
      </w:r>
      <w:r>
        <w:rPr>
          <w:rStyle w:val="Hyperlink.0"/>
          <w:rtl w:val="0"/>
        </w:rPr>
        <w:t>Kahneman et al., 2021</w:t>
      </w:r>
      <w:r>
        <w:rPr/>
        <w:fldChar w:fldCharType="end" w:fldLock="0"/>
      </w:r>
      <w:r>
        <w:rPr>
          <w:rtl w:val="0"/>
          <w:lang w:val="en-US"/>
        </w:rPr>
        <w:t xml:space="preserve"> establish that improving outcomes under uncertainty requires more than awareness of behavioral biases. Effective mitigation depends on structured, ex ante mechanisms that constrain discretionary judgment when emotional and cognitive pressures are highest. Within this framework, the Shock Score is best understood not as a forecasting model or automated trading system but as a behavioral decision-support trigger. By quantifying the intensity of an information shock in real time, the Shock Score can activate pre-committed decision protocols, such as temporary risk limits, delayed execution, or enhanced review requirements, precisely when managers are most vulnerable to bias. This intervention logic provides the theoretical basis for the second research hypothesis, which evaluates whether incorporating a Shock Score into the decision process improves portfolio outcomes relative to unmanaged discretionary responses during information shocks.</w:t>
      </w:r>
    </w:p>
    <w:p>
      <w:pPr>
        <w:pStyle w:val="Heading 2"/>
      </w:pPr>
      <w:bookmarkStart w:name="implicationsforportfoliomanagement" w:id="73"/>
      <w:r>
        <w:rPr>
          <w:rFonts w:cs="Arial Unicode MS" w:eastAsia="Arial Unicode MS"/>
          <w:rtl w:val="0"/>
          <w:lang w:val="en-US"/>
        </w:rPr>
        <w:t>3.5 Implications for Portfolio Management</w:t>
      </w:r>
    </w:p>
    <w:p>
      <w:pPr>
        <w:pStyle w:val="First Paragraph"/>
      </w:pPr>
      <w:r>
        <w:rPr>
          <w:rtl w:val="0"/>
          <w:lang w:val="en-US"/>
        </w:rPr>
        <w:t xml:space="preserve">Behavioral theory and the empirical finance evidence reviewed in Sections 3.1 to 3.4 converge on a common implication for practical investment management: unmanaged bias degrades portfolio quality at the point of decision, and measurement-based tools designed to operate at that point </w:t>
      </w:r>
      <w:r>
        <w:rPr>
          <w:rtl w:val="0"/>
          <w:lang w:val="en-US"/>
        </w:rPr>
        <w:t xml:space="preserve">— </w:t>
      </w:r>
      <w:r>
        <w:rPr>
          <w:rtl w:val="0"/>
          <w:lang w:val="en-US"/>
        </w:rPr>
        <w:t xml:space="preserve">among them the Shock Score developed in this thesis </w:t>
      </w:r>
      <w:r>
        <w:rPr>
          <w:rtl w:val="0"/>
          <w:lang w:val="en-US"/>
        </w:rPr>
        <w:t xml:space="preserve">— </w:t>
      </w:r>
      <w:r>
        <w:rPr>
          <w:rtl w:val="0"/>
          <w:lang w:val="en-US"/>
        </w:rPr>
        <w:t>provide a candidate mechanism for restoring decision discipline under stress (</w:t>
      </w:r>
      <w:r>
        <w:rPr>
          <w:rStyle w:val="Hyperlink.0"/>
        </w:rPr>
        <w:fldChar w:fldCharType="begin" w:fldLock="0"/>
      </w:r>
      <w:r>
        <w:rPr>
          <w:rStyle w:val="Hyperlink.0"/>
        </w:rPr>
        <w:instrText xml:space="preserve"> HYPERLINK "https://doi.org/10.2139/ssrn.3668963"</w:instrText>
      </w:r>
      <w:r>
        <w:rPr>
          <w:rStyle w:val="Hyperlink.0"/>
        </w:rPr>
        <w:fldChar w:fldCharType="separate" w:fldLock="0"/>
      </w:r>
      <w:r>
        <w:rPr>
          <w:rStyle w:val="Hyperlink.0"/>
          <w:rtl w:val="0"/>
        </w:rPr>
        <w:t>Statman, 2019</w:t>
      </w:r>
      <w:r>
        <w:rPr/>
        <w:fldChar w:fldCharType="end" w:fldLock="0"/>
      </w:r>
      <w:r>
        <w:rPr>
          <w:rtl w:val="0"/>
          <w:lang w:val="en-US"/>
        </w:rPr>
        <w:t xml:space="preserve">; </w:t>
      </w:r>
      <w:r>
        <w:rPr>
          <w:rStyle w:val="Hyperlink.0"/>
        </w:rPr>
        <w:fldChar w:fldCharType="begin" w:fldLock="0"/>
      </w:r>
      <w:r>
        <w:rPr>
          <w:rStyle w:val="Hyperlink.0"/>
        </w:rPr>
        <w:instrText xml:space="preserve"> HYPERLINK "https://dx.doi.org/10.2139/ssrn.3825110"</w:instrText>
      </w:r>
      <w:r>
        <w:rPr>
          <w:rStyle w:val="Hyperlink.0"/>
        </w:rPr>
        <w:fldChar w:fldCharType="separate" w:fldLock="0"/>
      </w:r>
      <w:r>
        <w:rPr>
          <w:rStyle w:val="Hyperlink.0"/>
          <w:rtl w:val="0"/>
        </w:rPr>
        <w:t>Bianchi et al., 2022</w:t>
      </w:r>
      <w:r>
        <w:rPr/>
        <w:fldChar w:fldCharType="end" w:fldLock="0"/>
      </w:r>
      <w:r>
        <w:rPr>
          <w:rtl w:val="0"/>
          <w:lang w:val="en-US"/>
        </w:rPr>
        <w:t>).</w:t>
      </w:r>
    </w:p>
    <w:p>
      <w:pPr>
        <w:pStyle w:val="Body Text"/>
      </w:pPr>
      <w:r>
        <w:rPr>
          <w:rtl w:val="0"/>
          <w:lang w:val="en-US"/>
        </w:rPr>
        <w:t>Given the presence of bounded rationality and behavioral biases documented in prior sections, investment professionals rely on heuristics and simplified decision frames when processing complex market information (</w:t>
      </w:r>
      <w:r>
        <w:rPr>
          <w:rStyle w:val="Hyperlink.0"/>
        </w:rPr>
        <w:fldChar w:fldCharType="begin" w:fldLock="0"/>
      </w:r>
      <w:r>
        <w:rPr>
          <w:rStyle w:val="Hyperlink.0"/>
        </w:rPr>
        <w:instrText xml:space="preserve"> HYPERLINK "https://doi.org/10.2307/1884852"</w:instrText>
      </w:r>
      <w:r>
        <w:rPr>
          <w:rStyle w:val="Hyperlink.0"/>
        </w:rPr>
        <w:fldChar w:fldCharType="separate" w:fldLock="0"/>
      </w:r>
      <w:r>
        <w:rPr>
          <w:rStyle w:val="Hyperlink.0"/>
          <w:rtl w:val="0"/>
        </w:rPr>
        <w:t>Simon, 1955</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"https://doi.org/10.2139/ssrn.3668963"</w:instrText>
      </w:r>
      <w:r>
        <w:rPr>
          <w:rStyle w:val="Hyperlink.0"/>
        </w:rPr>
        <w:fldChar w:fldCharType="separate" w:fldLock="0"/>
      </w:r>
      <w:r>
        <w:rPr>
          <w:rStyle w:val="Hyperlink.0"/>
          <w:rtl w:val="0"/>
        </w:rPr>
        <w:t>Statman, 2019</w:t>
      </w:r>
      <w:r>
        <w:rPr/>
        <w:fldChar w:fldCharType="end" w:fldLock="0"/>
      </w:r>
      <w:r>
        <w:rPr>
          <w:rtl w:val="0"/>
          <w:lang w:val="en-US"/>
        </w:rPr>
        <w:t xml:space="preserve">). Even senior corporate executives exhibit systematic cognitive biases: </w:t>
      </w:r>
      <w:r>
        <w:rPr>
          <w:rStyle w:val="Hyperlink.0"/>
        </w:rPr>
        <w:fldChar w:fldCharType="begin" w:fldLock="0"/>
      </w:r>
      <w:r>
        <w:rPr>
          <w:rStyle w:val="Hyperlink.0"/>
        </w:rPr>
        <w:instrText xml:space="preserve"> HYPERLINK "https://doi.org/10.1093/qje/qjt023"</w:instrText>
      </w:r>
      <w:r>
        <w:rPr>
          <w:rStyle w:val="Hyperlink.0"/>
        </w:rPr>
        <w:fldChar w:fldCharType="separate" w:fldLock="0"/>
      </w:r>
      <w:r>
        <w:rPr>
          <w:rStyle w:val="Hyperlink.0"/>
          <w:rtl w:val="0"/>
        </w:rPr>
        <w:t>Ben-David et al., 2013</w:t>
      </w:r>
      <w:r>
        <w:rPr/>
        <w:fldChar w:fldCharType="end" w:fldLock="0"/>
      </w:r>
      <w:r>
        <w:rPr>
          <w:rtl w:val="0"/>
          <w:lang w:val="en-US"/>
        </w:rPr>
        <w:t xml:space="preserve"> show that managers display overconfidence and miscalibration in their expectations, leading to distorted risk assessments and suboptimal decisions. In addition, cognitive framing implies that equivalent information can produce different choices depending on its presentation, which helps explain persistent behavioral patterns such as home bias, under-diversification, and the disposition effect that ultimately degrade portfolio performance (</w:t>
      </w:r>
      <w:r>
        <w:rPr>
          <w:rStyle w:val="Hyperlink.0"/>
        </w:rPr>
        <w:fldChar w:fldCharType="begin" w:fldLock="0"/>
      </w:r>
      <w:r>
        <w:rPr>
          <w:rStyle w:val="Hyperlink.0"/>
        </w:rPr>
        <w:instrText xml:space="preserve"> HYPERLINK "https://doi.org/10.2307/1914185"</w:instrText>
      </w:r>
      <w:r>
        <w:rPr>
          <w:rStyle w:val="Hyperlink.0"/>
        </w:rPr>
        <w:fldChar w:fldCharType="separate" w:fldLock="0"/>
      </w:r>
      <w:r>
        <w:rPr>
          <w:rStyle w:val="Hyperlink.0"/>
          <w:rtl w:val="0"/>
        </w:rPr>
        <w:t>Kahneman &amp; Tversky, 1979</w:t>
      </w:r>
      <w:r>
        <w:rPr/>
        <w:fldChar w:fldCharType="end" w:fldLock="0"/>
      </w:r>
      <w:r>
        <w:rPr>
          <w:rtl w:val="0"/>
          <w:lang w:val="en-US"/>
        </w:rPr>
        <w:t>).</w:t>
      </w:r>
    </w:p>
    <w:p>
      <w:pPr>
        <w:pStyle w:val="Body Text"/>
      </w:pPr>
      <w:r>
        <w:rPr>
          <w:rtl w:val="0"/>
          <w:lang w:val="en-US"/>
        </w:rPr>
        <w:t>These biases are magnified under market information shocks and stress. Heightened uncertainty impairs deliberative reasoning and shifts decision-makers toward intuition and habitual responses, amplifying heuristics and framing biases (</w:t>
      </w:r>
      <w:r>
        <w:rPr>
          <w:rStyle w:val="Hyperlink.0"/>
        </w:rPr>
        <w:fldChar w:fldCharType="begin" w:fldLock="0"/>
      </w:r>
      <w:r>
        <w:rPr>
          <w:rStyle w:val="Hyperlink.0"/>
        </w:rPr>
        <w:instrText xml:space="preserve"> HYPERLINK "https://doi.org/10.3905/jpm.2004.442611"</w:instrText>
      </w:r>
      <w:r>
        <w:rPr>
          <w:rStyle w:val="Hyperlink.0"/>
        </w:rPr>
        <w:fldChar w:fldCharType="separate" w:fldLock="0"/>
      </w:r>
      <w:r>
        <w:rPr>
          <w:rStyle w:val="Hyperlink.0"/>
          <w:rtl w:val="0"/>
        </w:rPr>
        <w:t>Lo, 2004</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"https://doi.org/10.1287/mnsc.39.1.17"</w:instrText>
      </w:r>
      <w:r>
        <w:rPr>
          <w:rStyle w:val="Hyperlink.0"/>
        </w:rPr>
        <w:fldChar w:fldCharType="separate" w:fldLock="0"/>
      </w:r>
      <w:r>
        <w:rPr>
          <w:rStyle w:val="Hyperlink.0"/>
          <w:rtl w:val="0"/>
        </w:rPr>
        <w:t>Kahneman &amp; Lovallo, 1993</w:t>
      </w:r>
      <w:r>
        <w:rPr/>
        <w:fldChar w:fldCharType="end" w:fldLock="0"/>
      </w:r>
      <w:r>
        <w:rPr>
          <w:rtl w:val="0"/>
          <w:lang w:val="en-US"/>
        </w:rPr>
        <w:t>). Empirical evidence from the COVID-19 crisis indicates that investors responded strongly to salient news and policy developments amid sharply elevated uncertainty (</w:t>
      </w:r>
      <w:r>
        <w:rPr>
          <w:rStyle w:val="Hyperlink.0"/>
        </w:rPr>
        <w:fldChar w:fldCharType="begin" w:fldLock="0"/>
      </w:r>
      <w:r>
        <w:rPr>
          <w:rStyle w:val="Hyperlink.0"/>
        </w:rPr>
        <w:instrText xml:space="preserve"> HYPERLINK "https://doi.org/10.3386/w26983"</w:instrText>
      </w:r>
      <w:r>
        <w:rPr>
          <w:rStyle w:val="Hyperlink.0"/>
        </w:rPr>
        <w:fldChar w:fldCharType="separate" w:fldLock="0"/>
      </w:r>
      <w:r>
        <w:rPr>
          <w:rStyle w:val="Hyperlink.0"/>
          <w:rtl w:val="0"/>
        </w:rPr>
        <w:t>Baker et al., 2020</w:t>
      </w:r>
      <w:r>
        <w:rPr/>
        <w:fldChar w:fldCharType="end" w:fldLock="0"/>
      </w:r>
      <w:r>
        <w:rPr>
          <w:rtl w:val="0"/>
          <w:lang w:val="en-US"/>
        </w:rPr>
        <w:t>). Moreover, volatility spillovers and information shock transmission can persist over longer horizons, consistent with time-frequency evidence on how information shocks propagate through volatility dynamics (</w:t>
      </w:r>
      <w:r>
        <w:rPr>
          <w:rStyle w:val="Hyperlink.0"/>
        </w:rPr>
        <w:fldChar w:fldCharType="begin" w:fldLock="0"/>
      </w:r>
      <w:r>
        <w:rPr>
          <w:rStyle w:val="Hyperlink.0"/>
        </w:rPr>
        <w:instrText xml:space="preserve"> HYPERLINK "https://doi.org/10.1093/jjfinec/nby001"</w:instrText>
      </w:r>
      <w:r>
        <w:rPr>
          <w:rStyle w:val="Hyperlink.0"/>
        </w:rPr>
        <w:fldChar w:fldCharType="separate" w:fldLock="0"/>
      </w:r>
      <w:r>
        <w:rPr>
          <w:rStyle w:val="Hyperlink.0"/>
          <w:rtl w:val="0"/>
        </w:rPr>
        <w:t>Barun</w:t>
      </w:r>
      <w:r>
        <w:rPr>
          <w:rStyle w:val="Hyperlink.0"/>
          <w:rtl w:val="0"/>
        </w:rPr>
        <w:t>í</w:t>
      </w:r>
      <w:r>
        <w:rPr>
          <w:rStyle w:val="Hyperlink.0"/>
          <w:rtl w:val="0"/>
        </w:rPr>
        <w:t>k &amp; K</w:t>
      </w:r>
      <w:r>
        <w:rPr>
          <w:rStyle w:val="Hyperlink.0"/>
          <w:rtl w:val="0"/>
        </w:rPr>
        <w:t>ř</w:t>
      </w:r>
      <w:r>
        <w:rPr>
          <w:rStyle w:val="Hyperlink.0"/>
          <w:rtl w:val="0"/>
        </w:rPr>
        <w:t>ehl</w:t>
      </w:r>
      <w:r>
        <w:rPr>
          <w:rStyle w:val="Hyperlink.0"/>
          <w:rtl w:val="0"/>
        </w:rPr>
        <w:t>í</w:t>
      </w:r>
      <w:r>
        <w:rPr>
          <w:rStyle w:val="Hyperlink.0"/>
          <w:rtl w:val="0"/>
        </w:rPr>
        <w:t>k, 2018</w:t>
      </w:r>
      <w:r>
        <w:rPr/>
        <w:fldChar w:fldCharType="end" w:fldLock="0"/>
      </w:r>
      <w:r>
        <w:rPr>
          <w:rtl w:val="0"/>
          <w:lang w:val="en-US"/>
        </w:rPr>
        <w:t>). Consequently, bounded rationality combined with stress and framing effects produces persistent portfolio errors during periods of market disruption.</w:t>
      </w:r>
    </w:p>
    <w:p>
      <w:pPr>
        <w:pStyle w:val="Body Text"/>
      </w:pPr>
      <w:r>
        <w:rPr>
          <w:rStyle w:val="Hyperlink.0"/>
        </w:rPr>
        <w:fldChar w:fldCharType="begin" w:fldLock="0"/>
      </w:r>
      <w:r>
        <w:rPr>
          <w:rStyle w:val="Hyperlink.0"/>
        </w:rPr>
        <w:instrText xml:space="preserve"> HYPERLINK "https://doi.org/10.1162/089892902317361877"</w:instrText>
      </w:r>
      <w:r>
        <w:rPr>
          <w:rStyle w:val="Hyperlink.0"/>
        </w:rPr>
        <w:fldChar w:fldCharType="separate" w:fldLock="0"/>
      </w:r>
      <w:r>
        <w:rPr>
          <w:rStyle w:val="Hyperlink.0"/>
          <w:rtl w:val="0"/>
        </w:rPr>
        <w:t>Lo and Repin (2002)</w:t>
      </w:r>
      <w:r>
        <w:rPr/>
        <w:fldChar w:fldCharType="end" w:fldLock="0"/>
      </w:r>
      <w:r>
        <w:rPr>
          <w:rtl w:val="0"/>
          <w:lang w:val="en-US"/>
        </w:rPr>
        <w:t xml:space="preserve"> demonstrate that time-pressured decision environments degrade professional financial decision quality, even among experienced practitioners. Lo and Repin (2002) measured physiological responses of a small sample of professional traders to real-time market events, finding that emotional arousal was a significant factor in financial decision-making for both novice and experienced traders. Critically, less experienced traders showed stronger physiological arousal in response to short-term market fluctuations, indicating that emotions become particularly salient in novel, time-constrained situations (</w:t>
      </w:r>
      <w:r>
        <w:rPr>
          <w:rStyle w:val="Hyperlink.0"/>
        </w:rPr>
        <w:fldChar w:fldCharType="begin" w:fldLock="0"/>
      </w:r>
      <w:r>
        <w:rPr>
          <w:rStyle w:val="Hyperlink.0"/>
        </w:rPr>
        <w:instrText xml:space="preserve"> HYPERLINK "https://doi.org/10.1162/089892902317361877"</w:instrText>
      </w:r>
      <w:r>
        <w:rPr>
          <w:rStyle w:val="Hyperlink.0"/>
        </w:rPr>
        <w:fldChar w:fldCharType="separate" w:fldLock="0"/>
      </w:r>
      <w:r>
        <w:rPr>
          <w:rStyle w:val="Hyperlink.0"/>
          <w:rtl w:val="0"/>
        </w:rPr>
        <w:t>Lo &amp; Repin, 2002</w:t>
      </w:r>
      <w:r>
        <w:rPr/>
        <w:fldChar w:fldCharType="end" w:fldLock="0"/>
      </w:r>
      <w:r>
        <w:rPr>
          <w:rtl w:val="0"/>
          <w:lang w:val="en-US"/>
        </w:rPr>
        <w:t>).</w:t>
      </w:r>
    </w:p>
    <w:p>
      <w:pPr>
        <w:pStyle w:val="Body Text"/>
      </w:pPr>
      <w:r>
        <w:rPr>
          <w:rStyle w:val="Hyperlink.0"/>
        </w:rPr>
        <w:fldChar w:fldCharType="begin" w:fldLock="0"/>
      </w:r>
      <w:r>
        <w:rPr>
          <w:rStyle w:val="Hyperlink.0"/>
        </w:rPr>
        <w:instrText xml:space="preserve"> HYPERLINK "https://doi.org/10.3905/JFDS.2021.1.085"</w:instrText>
      </w:r>
      <w:r>
        <w:rPr>
          <w:rStyle w:val="Hyperlink.0"/>
        </w:rPr>
        <w:fldChar w:fldCharType="separate" w:fldLock="0"/>
      </w:r>
      <w:r>
        <w:rPr>
          <w:rStyle w:val="Hyperlink.0"/>
          <w:rtl w:val="0"/>
        </w:rPr>
        <w:t>Elkind et al.</w:t>
      </w:r>
      <w:r>
        <w:rPr>
          <w:rStyle w:val="Hyperlink.0"/>
          <w:rtl w:val="0"/>
        </w:rPr>
        <w:t> </w:t>
      </w:r>
      <w:r>
        <w:rPr>
          <w:rStyle w:val="Hyperlink.0"/>
          <w:rtl w:val="0"/>
        </w:rPr>
        <w:t>(2022)</w:t>
      </w:r>
      <w:r>
        <w:rPr/>
        <w:fldChar w:fldCharType="end" w:fldLock="0"/>
      </w:r>
      <w:r>
        <w:rPr>
          <w:rtl w:val="0"/>
          <w:lang w:val="en-US"/>
        </w:rPr>
        <w:t xml:space="preserve"> document that acute stress translates directly into portfolio-level actions </w:t>
      </w:r>
      <w:r>
        <w:rPr>
          <w:rtl w:val="0"/>
          <w:lang w:val="en-US"/>
        </w:rPr>
        <w:t xml:space="preserve">— </w:t>
      </w:r>
      <w:r>
        <w:rPr>
          <w:rtl w:val="0"/>
          <w:lang w:val="en-US"/>
        </w:rPr>
        <w:t>extreme market conditions trigger panic selling and rapid exits rather than disciplined rebalancing, with excessive turnover concentrated in managers facing heightened emotional pressure. Experimental evidence from the COVID-19 market crash shows that even finance professionals reduced allocations to risky assets when fundamentals and expectations were held constant, consistent with situational risk aversion under stress rather than fundamental reassessment (</w:t>
      </w:r>
      <w:r>
        <w:rPr>
          <w:rStyle w:val="Hyperlink.0"/>
        </w:rPr>
        <w:fldChar w:fldCharType="begin" w:fldLock="0"/>
      </w:r>
      <w:r>
        <w:rPr>
          <w:rStyle w:val="Hyperlink.0"/>
        </w:rPr>
        <w:instrText xml:space="preserve"> HYPERLINK "https://doi.org/10.1016/j.jebo.2021.12.007"</w:instrText>
      </w:r>
      <w:r>
        <w:rPr>
          <w:rStyle w:val="Hyperlink.0"/>
        </w:rPr>
        <w:fldChar w:fldCharType="separate" w:fldLock="0"/>
      </w:r>
      <w:r>
        <w:rPr>
          <w:rStyle w:val="Hyperlink.0"/>
          <w:rtl w:val="0"/>
        </w:rPr>
        <w:t>Huber et al., 2022</w:t>
      </w:r>
      <w:r>
        <w:rPr/>
        <w:fldChar w:fldCharType="end" w:fldLock="0"/>
      </w:r>
      <w:r>
        <w:rPr>
          <w:rtl w:val="0"/>
          <w:lang w:val="en-US"/>
        </w:rPr>
        <w:t>). Taken together, these findings indicate that time pressure and emotional arousal systematically affect professional decision quality outside the laboratory.</w:t>
      </w:r>
    </w:p>
    <w:p>
      <w:pPr>
        <w:pStyle w:val="Body Text"/>
      </w:pPr>
      <w:r>
        <w:rPr>
          <w:rtl w:val="0"/>
          <w:lang w:val="en-US"/>
        </w:rPr>
        <w:t>Information overload compounds these time-pressure effects. When the volume and velocity of market news exceeds cognitive processing capacity, even sophisticated investors face binding attention constraints that affect how information is weighted (</w:t>
      </w:r>
      <w:r>
        <w:rPr>
          <w:rStyle w:val="Hyperlink.0"/>
        </w:rPr>
        <w:fldChar w:fldCharType="begin" w:fldLock="0"/>
      </w:r>
      <w:r>
        <w:rPr>
          <w:rStyle w:val="Hyperlink.0"/>
        </w:rPr>
        <w:instrText xml:space="preserve"> HYPERLINK "https://doi.org/10.1016/j.jfineco.2005.05.003"</w:instrText>
      </w:r>
      <w:r>
        <w:rPr>
          <w:rStyle w:val="Hyperlink.0"/>
        </w:rPr>
        <w:fldChar w:fldCharType="separate" w:fldLock="0"/>
      </w:r>
      <w:r>
        <w:rPr>
          <w:rStyle w:val="Hyperlink.0"/>
          <w:rtl w:val="0"/>
        </w:rPr>
        <w:t>Peng &amp; Xiong, 2006</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"https://doi.org/10.1111/j.1540-6261.2011.01679.x"</w:instrText>
      </w:r>
      <w:r>
        <w:rPr>
          <w:rStyle w:val="Hyperlink.0"/>
        </w:rPr>
        <w:fldChar w:fldCharType="separate" w:fldLock="0"/>
      </w:r>
      <w:r>
        <w:rPr>
          <w:rStyle w:val="Hyperlink.0"/>
          <w:rtl w:val="0"/>
        </w:rPr>
        <w:t>Da et al., 2011</w:t>
      </w:r>
      <w:r>
        <w:rPr/>
        <w:fldChar w:fldCharType="end" w:fldLock="0"/>
      </w:r>
      <w:r>
        <w:rPr>
          <w:rtl w:val="0"/>
          <w:lang w:val="en-US"/>
        </w:rPr>
        <w:t>). Attention-driven trading around salient news events is associated with increased turnover and short-horizon mispricing, which propagate through institutional flows into portfolio outcomes (</w:t>
      </w:r>
      <w:r>
        <w:rPr>
          <w:rStyle w:val="Hyperlink.0"/>
        </w:rPr>
        <w:fldChar w:fldCharType="begin" w:fldLock="0"/>
      </w:r>
      <w:r>
        <w:rPr>
          <w:rStyle w:val="Hyperlink.0"/>
        </w:rPr>
        <w:instrText xml:space="preserve"> HYPERLINK "https://doi.org/10.1093/rfs/hhm079"</w:instrText>
      </w:r>
      <w:r>
        <w:rPr>
          <w:rStyle w:val="Hyperlink.0"/>
        </w:rPr>
        <w:fldChar w:fldCharType="separate" w:fldLock="0"/>
      </w:r>
      <w:r>
        <w:rPr>
          <w:rStyle w:val="Hyperlink.0"/>
          <w:rtl w:val="0"/>
        </w:rPr>
        <w:t>Barber &amp; Odean, 2008</w:t>
      </w:r>
      <w:r>
        <w:rPr/>
        <w:fldChar w:fldCharType="end" w:fldLock="0"/>
      </w:r>
      <w:r>
        <w:rPr>
          <w:rtl w:val="0"/>
          <w:lang w:val="en-US"/>
        </w:rPr>
        <w:t>).</w:t>
      </w:r>
    </w:p>
    <w:p>
      <w:pPr>
        <w:pStyle w:val="Body Text"/>
      </w:pPr>
      <w:r>
        <w:rPr>
          <w:rtl w:val="0"/>
          <w:lang w:val="en-US"/>
        </w:rPr>
        <w:t>The implications for portfolio management during information shocks are direct: when managers face simultaneous time pressure (rapid market movements) and information overload (high news intensity), cognitive capacity constraints bind, forcing reliance on heuristics and emotional cues rather than deliberative analysis. Under these conditions, systematic biases such as loss aversion, anchoring, and overconfidence become more pronounced, directly supporting the theoretical mechanism underlying Hypothesis 1.</w:t>
      </w:r>
    </w:p>
    <w:p>
      <w:pPr>
        <w:pStyle w:val="Body Text"/>
      </w:pPr>
      <w:r>
        <w:rPr>
          <w:rtl w:val="0"/>
          <w:lang w:val="en-US"/>
        </w:rPr>
        <w:t xml:space="preserve">The implication for portfolio management is that human decision-making alone is often insufficiently consistent. </w:t>
      </w:r>
      <w:r>
        <w:rPr>
          <w:rStyle w:val="Hyperlink.0"/>
        </w:rPr>
        <w:fldChar w:fldCharType="begin" w:fldLock="0"/>
      </w:r>
      <w:r>
        <w:rPr>
          <w:rStyle w:val="Hyperlink.0"/>
        </w:rPr>
        <w:instrText xml:space="preserve"> HYPERLINK "https://dx.doi.org/10.2139/ssrn.219228"</w:instrText>
      </w:r>
      <w:r>
        <w:rPr>
          <w:rStyle w:val="Hyperlink.0"/>
        </w:rPr>
        <w:fldChar w:fldCharType="separate" w:fldLock="0"/>
      </w:r>
      <w:r>
        <w:rPr>
          <w:rStyle w:val="Hyperlink.0"/>
          <w:rtl w:val="0"/>
        </w:rPr>
        <w:t>Barber &amp; Odean (2000)</w:t>
      </w:r>
      <w:r>
        <w:rPr/>
        <w:fldChar w:fldCharType="end" w:fldLock="0"/>
      </w:r>
      <w:r>
        <w:rPr>
          <w:rtl w:val="0"/>
          <w:lang w:val="en-US"/>
        </w:rPr>
        <w:t xml:space="preserve"> show that behaviorally driven trading patterns such as overtrading and trend chasing systematically reduce investment performance. Even sophisticated institutions are not immune: senior corporate executives routinely exhibit overconfidence and miscalibration in market forecasts, which distort risk assessments and corporate financial decisions (</w:t>
      </w:r>
      <w:r>
        <w:rPr>
          <w:rStyle w:val="Hyperlink.0"/>
        </w:rPr>
        <w:fldChar w:fldCharType="begin" w:fldLock="0"/>
      </w:r>
      <w:r>
        <w:rPr>
          <w:rStyle w:val="Hyperlink.0"/>
        </w:rPr>
        <w:instrText xml:space="preserve"> HYPERLINK "https://doi.org/10.1093/qje/qjt023"</w:instrText>
      </w:r>
      <w:r>
        <w:rPr>
          <w:rStyle w:val="Hyperlink.0"/>
        </w:rPr>
        <w:fldChar w:fldCharType="separate" w:fldLock="0"/>
      </w:r>
      <w:r>
        <w:rPr>
          <w:rStyle w:val="Hyperlink.0"/>
          <w:rtl w:val="0"/>
        </w:rPr>
        <w:t>Ben-David et al., 2013</w:t>
      </w:r>
      <w:r>
        <w:rPr/>
        <w:fldChar w:fldCharType="end" w:fldLock="0"/>
      </w:r>
      <w:r>
        <w:rPr>
          <w:rtl w:val="0"/>
          <w:lang w:val="en-US"/>
        </w:rPr>
        <w:t>). Attempts to mitigate these biases through training or informal decision rules have limited effectiveness, particularly under stress. As a result, modern portfolio management increasingly complements human judgment with structured tools and algorithmic support. Advanced dashboards, real-time analytics, and data-driven models can support decision discipline by systematically surfacing signals and alerts, thereby reducing delayed or emotionally driven reactions (</w:t>
      </w:r>
      <w:r>
        <w:rPr>
          <w:rStyle w:val="Hyperlink.0"/>
        </w:rPr>
        <w:fldChar w:fldCharType="begin" w:fldLock="0"/>
      </w:r>
      <w:r>
        <w:rPr>
          <w:rStyle w:val="Hyperlink.0"/>
        </w:rPr>
        <w:instrText xml:space="preserve"> HYPERLINK "https://doi.org/10.2139/ssrn.3668963"</w:instrText>
      </w:r>
      <w:r>
        <w:rPr>
          <w:rStyle w:val="Hyperlink.0"/>
        </w:rPr>
        <w:fldChar w:fldCharType="separate" w:fldLock="0"/>
      </w:r>
      <w:r>
        <w:rPr>
          <w:rStyle w:val="Hyperlink.0"/>
          <w:rtl w:val="0"/>
        </w:rPr>
        <w:t>Statman, 2019</w:t>
      </w:r>
      <w:r>
        <w:rPr/>
        <w:fldChar w:fldCharType="end" w:fldLock="0"/>
      </w:r>
      <w:r>
        <w:rPr>
          <w:rtl w:val="0"/>
          <w:lang w:val="en-US"/>
        </w:rPr>
        <w:t xml:space="preserve">; </w:t>
      </w:r>
      <w:r>
        <w:rPr>
          <w:rStyle w:val="Hyperlink.0"/>
        </w:rPr>
        <w:fldChar w:fldCharType="begin" w:fldLock="0"/>
      </w:r>
      <w:r>
        <w:rPr>
          <w:rStyle w:val="Hyperlink.0"/>
        </w:rPr>
        <w:instrText xml:space="preserve"> HYPERLINK "https://dx.doi.org/10.2139/ssrn.3825110"</w:instrText>
      </w:r>
      <w:r>
        <w:rPr>
          <w:rStyle w:val="Hyperlink.0"/>
        </w:rPr>
        <w:fldChar w:fldCharType="separate" w:fldLock="0"/>
      </w:r>
      <w:r>
        <w:rPr>
          <w:rStyle w:val="Hyperlink.0"/>
          <w:rtl w:val="0"/>
        </w:rPr>
        <w:t>Bianchi et al., 2022</w:t>
      </w:r>
      <w:r>
        <w:rPr/>
        <w:fldChar w:fldCharType="end" w:fldLock="0"/>
      </w:r>
      <w:r>
        <w:rPr>
          <w:rtl w:val="0"/>
          <w:lang w:val="en-US"/>
        </w:rPr>
        <w:t>).</w:t>
      </w:r>
    </w:p>
    <w:p>
      <w:pPr>
        <w:pStyle w:val="Body Text"/>
      </w:pPr>
      <w:r>
        <w:rPr>
          <w:rtl w:val="0"/>
          <w:lang w:val="en-US"/>
        </w:rPr>
        <w:t>In this context, there is a clear need for a quantitative information shock indicator. Just as the literature distinguishes news-driven information shocks from pure volatility shocks (</w:t>
      </w:r>
      <w:r>
        <w:rPr>
          <w:rStyle w:val="Hyperlink.0"/>
        </w:rPr>
        <w:fldChar w:fldCharType="begin" w:fldLock="0"/>
      </w:r>
      <w:r>
        <w:rPr>
          <w:rStyle w:val="Hyperlink.0"/>
        </w:rPr>
        <w:instrText xml:space="preserve"> HYPERLINK "https://doi.org/10.1162/003465303772815727"</w:instrText>
      </w:r>
      <w:r>
        <w:rPr>
          <w:rStyle w:val="Hyperlink.0"/>
        </w:rPr>
        <w:fldChar w:fldCharType="separate" w:fldLock="0"/>
      </w:r>
      <w:r>
        <w:rPr>
          <w:rStyle w:val="Hyperlink.0"/>
          <w:rtl w:val="0"/>
        </w:rPr>
        <w:t>Rigobon, 2003</w:t>
      </w:r>
      <w:r>
        <w:rPr/>
        <w:fldChar w:fldCharType="end" w:fldLock="0"/>
      </w:r>
      <w:r>
        <w:rPr>
          <w:rtl w:val="0"/>
          <w:lang w:val="en-US"/>
        </w:rPr>
        <w:t xml:space="preserve">), a Shock Score would quantify the magnitude of new and unexpected information impacting a portfolio. Such an objective metric could trigger disciplined responses, such as temporary leverage reductions or rule-based rebalancing, precisely when managers might otherwise panic or remain anchored to outdated beliefs. </w:t>
      </w:r>
      <w:r>
        <w:rPr>
          <w:rStyle w:val="Hyperlink.0"/>
        </w:rPr>
        <w:fldChar w:fldCharType="begin" w:fldLock="0"/>
      </w:r>
      <w:r>
        <w:rPr>
          <w:rStyle w:val="Hyperlink.0"/>
        </w:rPr>
        <w:instrText xml:space="preserve"> HYPERLINK "https://doi.org/10.2139/ssrn.1462416"</w:instrText>
      </w:r>
      <w:r>
        <w:rPr>
          <w:rStyle w:val="Hyperlink.0"/>
        </w:rPr>
        <w:fldChar w:fldCharType="separate" w:fldLock="0"/>
      </w:r>
      <w:r>
        <w:rPr>
          <w:rStyle w:val="Hyperlink.0"/>
          <w:rtl w:val="0"/>
        </w:rPr>
        <w:t>Engelberg and Parsons (2009)</w:t>
      </w:r>
      <w:r>
        <w:rPr/>
        <w:fldChar w:fldCharType="end" w:fldLock="0"/>
      </w:r>
      <w:r>
        <w:rPr>
          <w:rtl w:val="0"/>
          <w:lang w:val="en-US"/>
        </w:rPr>
        <w:t xml:space="preserve"> demonstrate the value of operationalizing news intensity and investor attention to capture extreme information-driven market reactions; news-based measures have been used to identify sharp trading responses to localized information shocks. By explicitly measuring information shock intensity, the Shock Score aims to improve decision consistency during turbulent market conditions and mitigate stress-induced portfolio errors.</w:t>
      </w:r>
    </w:p>
    <w:p>
      <w:pPr>
        <w:pStyle w:val="Body Text"/>
      </w:pPr>
      <w:r>
        <w:rPr>
          <w:rtl w:val="0"/>
          <w:lang w:val="en-US"/>
        </w:rPr>
        <w:t>From an empirical perspective, the studies reviewed in this chapter motivate a focus on observable portfolio-level indicators that capture the behavioral impact of information shocks. Prior research links information-shock-driven overreaction and stress to short-term volatility spikes, drawdowns, return reversals, and deviations from target risk exposure, all of which affect realized risk-return efficiency. Accordingly, changes in portfolio risk-return characteristics around high-intensity information shocks provide a natural testing ground for assessing both the presence of behaviorally induced distortions and the effectiveness of decision-support interventions. By examining how these outcomes differ conditional on Shock Score intensity and usage, the empirical analysis in subsequent chapters directly operationalizes the theoretical mechanisms identified in the literature.</w:t>
      </w:r>
    </w:p>
    <w:p>
      <w:pPr>
        <w:pStyle w:val="Heading 2"/>
      </w:pPr>
      <w:bookmarkStart w:name="Xc534a788407a6a509e878e265a968f215020252" w:id="74"/>
      <w:r>
        <w:rPr>
          <w:rFonts w:cs="Arial Unicode MS" w:eastAsia="Arial Unicode MS"/>
          <w:rtl w:val="0"/>
          <w:lang w:val="en-US"/>
        </w:rPr>
        <w:t>3.6 Limitations in Behavioral Finance Research</w:t>
      </w:r>
      <w:bookmarkEnd w:id="74"/>
      <w:bookmarkEnd w:id="73"/>
    </w:p>
    <w:p>
      <w:pPr>
        <w:pStyle w:val="Heading 3"/>
      </w:pPr>
      <w:bookmarkStart w:name="Xe7fbed1324b613dd96fa63089e43ac2372cec8b" w:id="75"/>
      <w:r>
        <w:rPr>
          <w:rFonts w:cs="Arial Unicode MS" w:eastAsia="Arial Unicode MS"/>
          <w:rtl w:val="0"/>
          <w:lang w:val="en-US"/>
        </w:rPr>
        <w:t>3.6.1 Limitations of Existing Behavioral Finance Research</w:t>
      </w:r>
    </w:p>
    <w:p>
      <w:pPr>
        <w:pStyle w:val="First Paragraph"/>
      </w:pPr>
      <w:r>
        <w:rPr>
          <w:rtl w:val="0"/>
          <w:lang w:val="en-US"/>
        </w:rPr>
        <w:t>Behavioral finance has produced extensive evidence of biases in investment decision-making (</w:t>
      </w:r>
      <w:r>
        <w:rPr>
          <w:rStyle w:val="Hyperlink.0"/>
        </w:rPr>
        <w:fldChar w:fldCharType="begin" w:fldLock="0"/>
      </w:r>
      <w:r>
        <w:rPr>
          <w:rStyle w:val="Hyperlink.0"/>
        </w:rPr>
        <w:instrText xml:space="preserve"> HYPERLINK "https://dx.doi.org/10.2139/ssrn.327880"</w:instrText>
      </w:r>
      <w:r>
        <w:rPr>
          <w:rStyle w:val="Hyperlink.0"/>
        </w:rPr>
        <w:fldChar w:fldCharType="separate" w:fldLock="0"/>
      </w:r>
      <w:r>
        <w:rPr>
          <w:rStyle w:val="Hyperlink.0"/>
          <w:rtl w:val="0"/>
        </w:rPr>
        <w:t>Barberis &amp; Thaler, 2002</w:t>
      </w:r>
      <w:r>
        <w:rPr/>
        <w:fldChar w:fldCharType="end" w:fldLock="0"/>
      </w:r>
      <w:r>
        <w:rPr>
          <w:rtl w:val="0"/>
          <w:lang w:val="en-US"/>
        </w:rPr>
        <w:t xml:space="preserve">); however, much of this literature remains predominantly descriptive and ex post. Many studies rely on laboratory settings or retrospective analyzes, which provide limited operational guidance for forward-looking portfolio decisions. In the decision-support systems literature, </w:t>
      </w:r>
      <w:r>
        <w:rPr>
          <w:rStyle w:val="Hyperlink.0"/>
        </w:rPr>
        <w:fldChar w:fldCharType="begin" w:fldLock="0"/>
      </w:r>
      <w:r>
        <w:rPr>
          <w:rStyle w:val="Hyperlink.0"/>
        </w:rPr>
        <w:instrText xml:space="preserve"> HYPERLINK "https://doi.org/10.1016/j.dss.2008.07.010"</w:instrText>
      </w:r>
      <w:r>
        <w:rPr>
          <w:rStyle w:val="Hyperlink.0"/>
        </w:rPr>
        <w:fldChar w:fldCharType="separate" w:fldLock="0"/>
      </w:r>
      <w:r>
        <w:rPr>
          <w:rStyle w:val="Hyperlink.0"/>
          <w:rtl w:val="0"/>
        </w:rPr>
        <w:t>Bhandari et al., 2008</w:t>
      </w:r>
      <w:r>
        <w:rPr/>
        <w:fldChar w:fldCharType="end" w:fldLock="0"/>
      </w:r>
      <w:r>
        <w:rPr>
          <w:rtl w:val="0"/>
          <w:lang w:val="en-US"/>
        </w:rPr>
        <w:t xml:space="preserve"> argue that conventional financial decision-support tools primarily emphasize computational analyzes of information, risk, and trends, while offering limited mechanisms designed explicitly to mitigate behavioral biases in investor decision-making. Consequently, despite robust academic documentation of behavioral distortions, these insights have not been consistently translated into practical, bias-aware investment decision tools.</w:t>
      </w:r>
    </w:p>
    <w:p>
      <w:pPr>
        <w:pStyle w:val="Body Text"/>
      </w:pPr>
      <w:r>
        <w:rPr>
          <w:rtl w:val="0"/>
          <w:lang w:val="en-US"/>
        </w:rPr>
        <w:t>Another limitation in behavioral finance research is the lack of professional context. Many behavioral experiments rely on students or lay investors rather than practicing professionals, raising concerns about external validity (</w:t>
      </w:r>
      <w:r>
        <w:rPr>
          <w:rStyle w:val="Hyperlink.0"/>
        </w:rPr>
        <w:fldChar w:fldCharType="begin" w:fldLock="0"/>
      </w:r>
      <w:r>
        <w:rPr>
          <w:rStyle w:val="Hyperlink.0"/>
        </w:rPr>
        <w:instrText xml:space="preserve"> HYPERLINK "https://doi.org/10.2139/ssrn.3462776"</w:instrText>
      </w:r>
      <w:r>
        <w:rPr>
          <w:rStyle w:val="Hyperlink.0"/>
        </w:rPr>
        <w:fldChar w:fldCharType="separate" w:fldLock="0"/>
      </w:r>
      <w:r>
        <w:rPr>
          <w:rStyle w:val="Hyperlink.0"/>
          <w:rtl w:val="0"/>
        </w:rPr>
        <w:t>Azimi, 2019</w:t>
      </w:r>
      <w:r>
        <w:rPr/>
        <w:fldChar w:fldCharType="end" w:fldLock="0"/>
      </w:r>
      <w:r>
        <w:rPr>
          <w:rtl w:val="0"/>
          <w:lang w:val="en-US"/>
        </w:rPr>
        <w:t>). Evidence from studies comparing professionals and non-professionals indicates that experience materially alters behavioral responses to market conditions. For example, Huber, Huber, and Kirchler (2022) show that professionals and students react differently to volatility information shocks: professionals</w:t>
      </w:r>
      <w:r>
        <w:rPr>
          <w:rtl w:val="0"/>
          <w:lang w:val="en-US"/>
        </w:rPr>
        <w:t xml:space="preserve">’ </w:t>
      </w:r>
      <w:r>
        <w:rPr>
          <w:rtl w:val="0"/>
          <w:lang w:val="en-US"/>
        </w:rPr>
        <w:t>perceived risk increases similarly following information shocks of all directions, whereas students</w:t>
      </w:r>
      <w:r>
        <w:rPr>
          <w:rtl w:val="0"/>
          <w:lang w:val="en-US"/>
        </w:rPr>
        <w:t xml:space="preserve">’ </w:t>
      </w:r>
      <w:r>
        <w:rPr>
          <w:rtl w:val="0"/>
          <w:lang w:val="en-US"/>
        </w:rPr>
        <w:t>risk perception is more closely related to the frequency of negative returns rather than an increase in volatility (</w:t>
      </w:r>
      <w:r>
        <w:rPr>
          <w:rStyle w:val="Hyperlink.0"/>
        </w:rPr>
        <w:fldChar w:fldCharType="begin" w:fldLock="0"/>
      </w:r>
      <w:r>
        <w:rPr>
          <w:rStyle w:val="Hyperlink.0"/>
        </w:rPr>
        <w:instrText xml:space="preserve"> HYPERLINK "https://doi.org/10.1016/j.jebo.2021.12.007"</w:instrText>
      </w:r>
      <w:r>
        <w:rPr>
          <w:rStyle w:val="Hyperlink.0"/>
        </w:rPr>
        <w:fldChar w:fldCharType="separate" w:fldLock="0"/>
      </w:r>
      <w:r>
        <w:rPr>
          <w:rStyle w:val="Hyperlink.0"/>
          <w:rtl w:val="0"/>
        </w:rPr>
        <w:t>Huber et al., 2022</w:t>
      </w:r>
      <w:r>
        <w:rPr/>
        <w:fldChar w:fldCharType="end" w:fldLock="0"/>
      </w:r>
      <w:r>
        <w:rPr>
          <w:rtl w:val="0"/>
          <w:lang w:val="en-US"/>
        </w:rPr>
        <w:t>). These findings indicate that financial expertise changes the manifestation of behavioral responses and suggest that results derived from homogeneous or student-based samples may not generalize to experienced financial professionals in applied settings.</w:t>
      </w:r>
    </w:p>
    <w:p>
      <w:pPr>
        <w:pStyle w:val="Body Text"/>
      </w:pPr>
      <w:r>
        <w:rPr>
          <w:rtl w:val="0"/>
          <w:lang w:val="en-US"/>
        </w:rPr>
        <w:t xml:space="preserve">A further limitation is the lack of ex-ante applicability. </w:t>
      </w:r>
      <w:r>
        <w:rPr>
          <w:rStyle w:val="Hyperlink.0"/>
        </w:rPr>
        <w:fldChar w:fldCharType="begin" w:fldLock="0"/>
      </w:r>
      <w:r>
        <w:rPr>
          <w:rStyle w:val="Hyperlink.0"/>
        </w:rPr>
        <w:instrText xml:space="preserve"> HYPERLINK "https://doi.org/10.1111/j.1540-6261.2006.00896.x"</w:instrText>
      </w:r>
      <w:r>
        <w:rPr>
          <w:rStyle w:val="Hyperlink.0"/>
        </w:rPr>
        <w:fldChar w:fldCharType="separate" w:fldLock="0"/>
      </w:r>
      <w:r>
        <w:rPr>
          <w:rStyle w:val="Hyperlink.0"/>
          <w:rtl w:val="0"/>
        </w:rPr>
        <w:t>Frazzini (2006)</w:t>
      </w:r>
      <w:r>
        <w:rPr/>
        <w:fldChar w:fldCharType="end" w:fldLock="0"/>
      </w:r>
      <w:r>
        <w:rPr>
          <w:rtl w:val="0"/>
          <w:lang w:val="en-US"/>
        </w:rPr>
        <w:t xml:space="preserve"> and </w:t>
      </w:r>
      <w:r>
        <w:rPr>
          <w:rStyle w:val="Hyperlink.0"/>
        </w:rPr>
        <w:fldChar w:fldCharType="begin" w:fldLock="0"/>
      </w:r>
      <w:r>
        <w:rPr>
          <w:rStyle w:val="Hyperlink.0"/>
        </w:rPr>
        <w:instrText xml:space="preserve"> HYPERLINK "https://doi.org/10.1111/0022-1082.00077"</w:instrText>
      </w:r>
      <w:r>
        <w:rPr>
          <w:rStyle w:val="Hyperlink.0"/>
        </w:rPr>
        <w:fldChar w:fldCharType="separate" w:fldLock="0"/>
      </w:r>
      <w:r>
        <w:rPr>
          <w:rStyle w:val="Hyperlink.0"/>
          <w:rtl w:val="0"/>
        </w:rPr>
        <w:t>Daniel et al.</w:t>
      </w:r>
      <w:r>
        <w:rPr>
          <w:rStyle w:val="Hyperlink.0"/>
          <w:rtl w:val="0"/>
        </w:rPr>
        <w:t> </w:t>
      </w:r>
      <w:r>
        <w:rPr>
          <w:rStyle w:val="Hyperlink.0"/>
          <w:rtl w:val="0"/>
        </w:rPr>
        <w:t>(1998)</w:t>
      </w:r>
      <w:r>
        <w:rPr/>
        <w:fldChar w:fldCharType="end" w:fldLock="0"/>
      </w:r>
      <w:r>
        <w:rPr>
          <w:rtl w:val="0"/>
          <w:lang w:val="en-US"/>
        </w:rPr>
        <w:t xml:space="preserve"> are representative examples of studies that document biases after they occur (ex post) rather than providing predictive, forward-looking decision rules that can be applied before or during an information event. As a result, portfolio managers have few tools to anticipate when behavioral distortions are likely to emerge. In practice, cognitive and emotional influences therefore remain latent risks: they are identifiable in hindsight but difficult to integrate into pre-emptive risk management or operational decision-support systems. More broadly, standard asset-pricing and risk models typically abstract from these human factors altogether. In sum, behavioral finance has been highly successful in identifying and explaining anomalies, but offers limited guidance on how to operationalize these insights in dynamic, ex-ante decision-making for practitioners (</w:t>
      </w:r>
      <w:r>
        <w:rPr>
          <w:rStyle w:val="Hyperlink.0"/>
        </w:rPr>
        <w:fldChar w:fldCharType="begin" w:fldLock="0"/>
      </w:r>
      <w:r>
        <w:rPr>
          <w:rStyle w:val="Hyperlink.0"/>
        </w:rPr>
        <w:instrText xml:space="preserve"> HYPERLINK "https://dx.doi.org/10.2139/ssrn.327880"</w:instrText>
      </w:r>
      <w:r>
        <w:rPr>
          <w:rStyle w:val="Hyperlink.0"/>
        </w:rPr>
        <w:fldChar w:fldCharType="separate" w:fldLock="0"/>
      </w:r>
      <w:r>
        <w:rPr>
          <w:rStyle w:val="Hyperlink.0"/>
          <w:rtl w:val="0"/>
        </w:rPr>
        <w:t>Barberis &amp; Thaler, 2002</w:t>
      </w:r>
      <w:r>
        <w:rPr/>
        <w:fldChar w:fldCharType="end" w:fldLock="0"/>
      </w:r>
      <w:r>
        <w:rPr>
          <w:rtl w:val="0"/>
          <w:lang w:val="en-US"/>
        </w:rPr>
        <w:t>).</w:t>
      </w:r>
    </w:p>
    <w:p>
      <w:pPr>
        <w:pStyle w:val="Heading 3"/>
      </w:pPr>
      <w:bookmarkStart w:name="X7735179ebc01e154c8c8102679b8f884835d3e1" w:id="76"/>
      <w:r>
        <w:rPr>
          <w:rFonts w:cs="Arial Unicode MS" w:eastAsia="Arial Unicode MS"/>
          <w:rtl w:val="0"/>
          <w:lang w:val="en-US"/>
        </w:rPr>
        <w:t>3.6.2 Gaps in Ex-Ante Decision Support for Information Shocks</w:t>
      </w:r>
    </w:p>
    <w:p>
      <w:pPr>
        <w:pStyle w:val="First Paragraph"/>
      </w:pPr>
      <w:r>
        <w:rPr>
          <w:rtl w:val="0"/>
          <w:lang w:val="en-US"/>
        </w:rPr>
        <w:t>Information shocks</w:t>
      </w:r>
      <w:r>
        <w:rPr>
          <w:rtl w:val="0"/>
          <w:lang w:val="en-US"/>
        </w:rPr>
        <w:t>—</w:t>
      </w:r>
      <w:r>
        <w:rPr>
          <w:rtl w:val="0"/>
          <w:lang w:val="en-US"/>
        </w:rPr>
        <w:t>sudden news events such as earnings releases, policy announcements, or geopolitical developments</w:t>
      </w:r>
      <w:r>
        <w:rPr>
          <w:rtl w:val="0"/>
          <w:lang w:val="en-US"/>
        </w:rPr>
        <w:t>—</w:t>
      </w:r>
      <w:r>
        <w:rPr>
          <w:rtl w:val="0"/>
          <w:lang w:val="en-US"/>
        </w:rPr>
        <w:t xml:space="preserve">pose a challenge for portfolio managers. While behavioral finance documents that investors may overreact or underreact to such events, most academic models and decision-support tools provide limited ex-ante guidance. Conventional risk-management and advisory systems primarily emphasize quantitative inputs such as volatility, correlations, and static optimization, while offering little structural support for identifying or mitigating behavioral biases before decisions are made. </w:t>
      </w:r>
      <w:r>
        <w:rPr>
          <w:rStyle w:val="Hyperlink.0"/>
        </w:rPr>
        <w:fldChar w:fldCharType="begin" w:fldLock="0"/>
      </w:r>
      <w:r>
        <w:rPr>
          <w:rStyle w:val="Hyperlink.0"/>
        </w:rPr>
        <w:instrText xml:space="preserve"> HYPERLINK "https://doi.org/10.1016/j.dss.2008.07.010"</w:instrText>
      </w:r>
      <w:r>
        <w:rPr>
          <w:rStyle w:val="Hyperlink.0"/>
        </w:rPr>
        <w:fldChar w:fldCharType="separate" w:fldLock="0"/>
      </w:r>
      <w:r>
        <w:rPr>
          <w:rStyle w:val="Hyperlink.0"/>
          <w:rtl w:val="0"/>
        </w:rPr>
        <w:t>Bhandari et al., 2008</w:t>
      </w:r>
      <w:r>
        <w:rPr/>
        <w:fldChar w:fldCharType="end" w:fldLock="0"/>
      </w:r>
      <w:r>
        <w:rPr>
          <w:rtl w:val="0"/>
          <w:lang w:val="en-US"/>
        </w:rPr>
        <w:t xml:space="preserve"> show that prevailing decision-support systems are largely designed for computational analysis rather than for addressing cognitive distortions, with behavioral debiasing typically requiring additional decision aids rather than being embedded by default. As a consequence, existing advisory platforms rarely account for the behavioral vulnerability of decision-makers when responding to unexpected information events.</w:t>
      </w:r>
    </w:p>
    <w:p>
      <w:pPr>
        <w:pStyle w:val="Body Text"/>
      </w:pPr>
      <w:r>
        <w:rPr>
          <w:rtl w:val="0"/>
          <w:lang w:val="en-US"/>
        </w:rPr>
        <w:t>Moreover, the literature offers limited frameworks or algorithms for adaptive decision support under uncertainty (</w:t>
      </w:r>
      <w:r>
        <w:rPr>
          <w:rStyle w:val="Hyperlink.0"/>
        </w:rPr>
        <w:fldChar w:fldCharType="begin" w:fldLock="0"/>
      </w:r>
      <w:r>
        <w:rPr>
          <w:rStyle w:val="Hyperlink.0"/>
        </w:rPr>
        <w:instrText xml:space="preserve"> HYPERLINK "https://doi.org/10.1016/j.dss.2008.07.010"</w:instrText>
      </w:r>
      <w:r>
        <w:rPr>
          <w:rStyle w:val="Hyperlink.0"/>
        </w:rPr>
        <w:fldChar w:fldCharType="separate" w:fldLock="0"/>
      </w:r>
      <w:r>
        <w:rPr>
          <w:rStyle w:val="Hyperlink.0"/>
          <w:rtl w:val="0"/>
        </w:rPr>
        <w:t>Bhandari et al., 2008</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"https://doi.org/10.1080/15427560.2025.2609644"</w:instrText>
      </w:r>
      <w:r>
        <w:rPr>
          <w:rStyle w:val="Hyperlink.0"/>
        </w:rPr>
        <w:fldChar w:fldCharType="separate" w:fldLock="0"/>
      </w:r>
      <w:r>
        <w:rPr>
          <w:rStyle w:val="Hyperlink.0"/>
          <w:rtl w:val="0"/>
        </w:rPr>
        <w:t>Lim, 2026</w:t>
      </w:r>
      <w:r>
        <w:rPr/>
        <w:fldChar w:fldCharType="end" w:fldLock="0"/>
      </w:r>
      <w:r>
        <w:rPr>
          <w:rtl w:val="0"/>
          <w:lang w:val="en-US"/>
        </w:rPr>
        <w:t xml:space="preserve">). While advances in text analytics and sentiment measurement enable the extraction of real-time, news-based signals, these approaches are typically developed to inform forecasting models or algorithmic trading strategies rather than to support human decision-makers during periods of market stress. For example, </w:t>
      </w:r>
      <w:r>
        <w:rPr>
          <w:rStyle w:val="Hyperlink.0"/>
        </w:rPr>
        <w:fldChar w:fldCharType="begin" w:fldLock="0"/>
      </w:r>
      <w:r>
        <w:rPr>
          <w:rStyle w:val="Hyperlink.0"/>
        </w:rPr>
        <w:instrText xml:space="preserve"> HYPERLINK "https://dx.doi.org/10.2139/ssrn.2631135"</w:instrText>
      </w:r>
      <w:r>
        <w:rPr>
          <w:rStyle w:val="Hyperlink.0"/>
        </w:rPr>
        <w:fldChar w:fldCharType="separate" w:fldLock="0"/>
      </w:r>
      <w:r>
        <w:rPr>
          <w:rStyle w:val="Hyperlink.0"/>
          <w:rtl w:val="0"/>
        </w:rPr>
        <w:t>Song et al., 2015</w:t>
      </w:r>
      <w:r>
        <w:rPr/>
        <w:fldChar w:fldCharType="end" w:fldLock="0"/>
      </w:r>
      <w:r>
        <w:rPr>
          <w:rtl w:val="0"/>
          <w:lang w:val="en-US"/>
        </w:rPr>
        <w:t xml:space="preserve"> develop sentiment- and news-intensity measures to improve stock return prediction, yet the resulting signals are intended for automated implementation and do not address how portfolio managers</w:t>
      </w:r>
      <w:r>
        <w:rPr>
          <w:rtl w:val="0"/>
          <w:lang w:val="en-US"/>
        </w:rPr>
        <w:t xml:space="preserve">’ </w:t>
      </w:r>
      <w:r>
        <w:rPr>
          <w:rtl w:val="0"/>
          <w:lang w:val="en-US"/>
        </w:rPr>
        <w:t>behavioral responses might be guided as information shocks unfold. Consequently, existing research has not produced systems that translate incoming information into personalized caution signals or bias-mitigation guidance for managers. In practice, portfolio managers therefore often rely on judgment or static heuristics when major headlines break, despite the availability of technologies capable of tracking news and sentiment in real time.</w:t>
      </w:r>
    </w:p>
    <w:p>
      <w:pPr>
        <w:pStyle w:val="Body Text"/>
      </w:pPr>
      <w:r>
        <w:rPr>
          <w:rtl w:val="0"/>
          <w:lang w:val="en-US"/>
        </w:rPr>
        <w:t>In sum, existing decision-support tools are dynamic in their treatment of prices and risk metrics but largely static in psychological terms. While behavioral finance has documented how cognitive biases influence investment decisions, it has not delivered operational frameworks that account for the evolving behavioral feedback loops through which managers</w:t>
      </w:r>
      <w:r>
        <w:rPr>
          <w:rtl w:val="0"/>
          <w:lang w:val="en-US"/>
        </w:rPr>
        <w:t xml:space="preserve">’ </w:t>
      </w:r>
      <w:r>
        <w:rPr>
          <w:rtl w:val="0"/>
          <w:lang w:val="en-US"/>
        </w:rPr>
        <w:t xml:space="preserve">beliefs and emotions respond to market information shocks. As surveyed by </w:t>
      </w:r>
      <w:r>
        <w:rPr>
          <w:rStyle w:val="Hyperlink.0"/>
        </w:rPr>
        <w:fldChar w:fldCharType="begin" w:fldLock="0"/>
      </w:r>
      <w:r>
        <w:rPr>
          <w:rStyle w:val="Hyperlink.0"/>
        </w:rPr>
        <w:instrText xml:space="preserve"> HYPERLINK "https://doi.org/10.2139/ssrn.327880"</w:instrText>
      </w:r>
      <w:r>
        <w:rPr>
          <w:rStyle w:val="Hyperlink.0"/>
        </w:rPr>
        <w:fldChar w:fldCharType="separate" w:fldLock="0"/>
      </w:r>
      <w:r>
        <w:rPr>
          <w:rStyle w:val="Hyperlink.0"/>
          <w:rtl w:val="0"/>
        </w:rPr>
        <w:t>Barberis and Thaler (2002)</w:t>
      </w:r>
      <w:r>
        <w:rPr/>
        <w:fldChar w:fldCharType="end" w:fldLock="0"/>
      </w:r>
      <w:r>
        <w:rPr>
          <w:rtl w:val="0"/>
          <w:lang w:val="en-US"/>
        </w:rPr>
        <w:t>, behavioral finance has been highly successful in identifying and explaining deviations from rational behavior, yet it provides limited guidance on how such insights can be translated into robust, ex-ante decision support for portfolio management. Against this backdrop, the increasing speed at which news and information propagate through modern financial markets amplifies the practical relevance of this unresolved gap between behavioral theory and decision-making practice.</w:t>
      </w:r>
    </w:p>
    <w:p>
      <w:pPr>
        <w:pStyle w:val="Body Text"/>
      </w:pPr>
      <w:r>
        <w:rPr>
          <w:rtl w:val="0"/>
          <w:lang w:val="en-US"/>
        </w:rPr>
        <w:t>This gap persists even in the most recent AI-driven systems. Lim (2026) develops a modular emotion-aware advisory platform combining FinBERT sentiment analysis, DistilBERT behavioral classification, and LLM-generated risk guidance, and demonstrates its technical feasibility across 1,500 simulated trading sessions. Yet the study is bounded by the same fundamental limitation as earlier algorithmic approaches: all evaluation is conducted with synthetic trader profiles operating under scripted behavioral rules, and no human decision-makers are involved (</w:t>
      </w:r>
      <w:r>
        <w:rPr>
          <w:rStyle w:val="Hyperlink.0"/>
        </w:rPr>
        <w:fldChar w:fldCharType="begin" w:fldLock="0"/>
      </w:r>
      <w:r>
        <w:rPr>
          <w:rStyle w:val="Hyperlink.0"/>
        </w:rPr>
        <w:instrText xml:space="preserve"> HYPERLINK "https://doi.org/10.1080/15427560.2025.2609644"</w:instrText>
      </w:r>
      <w:r>
        <w:rPr>
          <w:rStyle w:val="Hyperlink.0"/>
        </w:rPr>
        <w:fldChar w:fldCharType="separate" w:fldLock="0"/>
      </w:r>
      <w:r>
        <w:rPr>
          <w:rStyle w:val="Hyperlink.0"/>
          <w:rtl w:val="0"/>
        </w:rPr>
        <w:t>Lim, 2026</w:t>
      </w:r>
      <w:r>
        <w:rPr/>
        <w:fldChar w:fldCharType="end" w:fldLock="0"/>
      </w:r>
      <w:r>
        <w:rPr>
          <w:rtl w:val="0"/>
          <w:lang w:val="en-US"/>
        </w:rPr>
        <w:t xml:space="preserve">). The author explicitly identifies the absence of human-participant evidence as the primary gap requiring resolution in future research. Consequently, the literature has not yet produced evidence that structured decision-support tools </w:t>
      </w:r>
      <w:r>
        <w:rPr>
          <w:rtl w:val="0"/>
          <w:lang w:val="en-US"/>
        </w:rPr>
        <w:t xml:space="preserve">– </w:t>
      </w:r>
      <w:r>
        <w:rPr>
          <w:rtl w:val="0"/>
          <w:lang w:val="en-US"/>
        </w:rPr>
        <w:t xml:space="preserve">whether rule-based or AI-driven </w:t>
      </w:r>
      <w:r>
        <w:rPr>
          <w:rtl w:val="0"/>
          <w:lang w:val="en-US"/>
        </w:rPr>
        <w:t xml:space="preserve">– </w:t>
      </w:r>
      <w:r>
        <w:rPr>
          <w:rtl w:val="0"/>
          <w:lang w:val="en-US"/>
        </w:rPr>
        <w:t>measurably alter the real-time decisions of professional equity portfolio managers responding to live information shocks.</w:t>
      </w:r>
    </w:p>
    <w:p>
      <w:pPr>
        <w:pStyle w:val="Body Text"/>
      </w:pPr>
      <w:r>
        <w:rPr>
          <w:rtl w:val="0"/>
          <w:lang w:val="en-US"/>
        </w:rPr>
        <w:t xml:space="preserve">Table 3.1 systematically maps these gaps across relevant studies. The table demonstrates that while individual components of real-time decision support have been addressed in isolation </w:t>
      </w:r>
      <w:r>
        <w:rPr>
          <w:rtl w:val="0"/>
          <w:lang w:val="en-US"/>
        </w:rPr>
        <w:t xml:space="preserve">– </w:t>
      </w:r>
      <w:r>
        <w:rPr>
          <w:rtl w:val="0"/>
          <w:lang w:val="en-US"/>
        </w:rPr>
        <w:t xml:space="preserve">information shock measurement (Song et al., 2015), professional behavioral responses (Huber et al., 2022), behavioral decision-support principles (Statman, 2019), and portfolio outcomes (Tetlock, 2007) </w:t>
      </w:r>
      <w:r>
        <w:rPr>
          <w:rtl w:val="0"/>
          <w:lang w:val="en-US"/>
        </w:rPr>
        <w:t xml:space="preserve">– </w:t>
      </w:r>
      <w:r>
        <w:rPr>
          <w:rtl w:val="0"/>
          <w:lang w:val="en-US"/>
        </w:rPr>
        <w:t>no prior research integrates all four elements in a controlled setting. This thesis fills this gap by combining real-time information shock measurement via the Shock Score, a professional sample of portfolio managers, behavioral decision-support interventions linked to Investment Policy Statements, and portfolio-level risk-return validation.</w:t>
      </w:r>
    </w:p>
    <w:p>
      <w:pPr>
        <w:pStyle w:val="Body Text"/>
        <w:sectPr>
          <w:headerReference w:type="default" r:id="rId6"/>
          <w:footerReference w:type="default" r:id="rId7"/>
          <w:pgSz w:w="12240" w:h="15840" w:orient="portrait"/>
          <w:pgMar w:top="1440" w:right="1440" w:bottom="1440" w:left="1440" w:header="720" w:footer="720"/>
          <w:bidi w:val="0"/>
        </w:sectPr>
      </w:pPr>
    </w:p>
    <w:p>
      <w:pPr>
        <w:pStyle w:val="Body Text"/>
      </w:pPr>
      <w:bookmarkEnd w:id="76"/>
      <w:r>
        <w:rPr>
          <w:b w:val="1"/>
          <w:bCs w:val="1"/>
          <w:rtl w:val="0"/>
          <w:lang w:val="en-US"/>
        </w:rPr>
        <w:t>Table 3.1</w:t>
      </w:r>
      <w:bookmarkEnd w:id="75"/>
    </w:p>
    <w:p>
      <w:pPr>
        <w:pStyle w:val="Body Text"/>
      </w:pPr>
      <w:bookmarkEnd w:id="72"/>
      <w:r>
        <w:rPr>
          <w:i w:val="1"/>
          <w:iCs w:val="1"/>
          <w:rtl w:val="0"/>
          <w:lang w:val="en-US"/>
        </w:rPr>
        <w:t>Systematic Gap Mapping in Information Shock Decision Support</w:t>
      </w:r>
      <w:bookmarkEnd w:id="71"/>
    </w:p>
    <w:tbl>
      <w:tblPr>
        <w:tblW w:w="1329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147"/>
        <w:gridCol w:w="1882"/>
        <w:gridCol w:w="1820"/>
        <w:gridCol w:w="2057"/>
        <w:gridCol w:w="2073"/>
        <w:gridCol w:w="4318"/>
      </w:tblGrid>
      <w:tr>
        <w:tblPrEx>
          <w:shd w:val="clear" w:color="auto" w:fill="156082"/>
        </w:tblPrEx>
        <w:trPr>
          <w:trHeight w:val="410" w:hRule="atLeast"/>
          <w:tblHeader/>
        </w:trPr>
        <w:tc>
          <w:tcPr>
            <w:tcW w:type="dxa" w:w="1147"/>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Study</w:t>
            </w:r>
          </w:p>
        </w:tc>
        <w:tc>
          <w:tcPr>
            <w:tcW w:type="dxa" w:w="1882"/>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Real-time Shock Measurement</w:t>
            </w:r>
          </w:p>
        </w:tc>
        <w:tc>
          <w:tcPr>
            <w:tcW w:type="dxa" w:w="1820"/>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Professional Sample</w:t>
            </w:r>
          </w:p>
        </w:tc>
        <w:tc>
          <w:tcPr>
            <w:tcW w:type="dxa" w:w="2057"/>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Behavioral Decision Support</w:t>
            </w:r>
          </w:p>
        </w:tc>
        <w:tc>
          <w:tcPr>
            <w:tcW w:type="dxa" w:w="2073"/>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Portfolio Outcome Validation</w:t>
            </w:r>
          </w:p>
        </w:tc>
        <w:tc>
          <w:tcPr>
            <w:tcW w:type="dxa" w:w="4318"/>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Primary Gap</w:t>
            </w:r>
          </w:p>
        </w:tc>
      </w:tr>
      <w:tr>
        <w:tblPrEx>
          <w:shd w:val="clear" w:color="auto" w:fill="cad1d7"/>
        </w:tblPrEx>
        <w:trPr>
          <w:trHeight w:val="410" w:hRule="atLeast"/>
        </w:trPr>
        <w:tc>
          <w:tcPr>
            <w:tcW w:type="dxa" w:w="114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Tetlock (2007)</w:t>
            </w:r>
          </w:p>
        </w:tc>
        <w:tc>
          <w:tcPr>
            <w:tcW w:type="dxa" w:w="188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 xml:space="preserve">No </w:t>
            </w:r>
            <w:r>
              <w:rPr>
                <w:shd w:val="nil" w:color="auto" w:fill="auto"/>
                <w:rtl w:val="0"/>
                <w:lang w:val="en-US"/>
              </w:rPr>
              <w:t xml:space="preserve">– </w:t>
            </w:r>
            <w:r>
              <w:rPr>
                <w:shd w:val="nil" w:color="auto" w:fill="auto"/>
                <w:rtl w:val="0"/>
                <w:lang w:val="en-US"/>
              </w:rPr>
              <w:t>ex-post sentiment analysis</w:t>
            </w:r>
          </w:p>
        </w:tc>
        <w:tc>
          <w:tcPr>
            <w:tcW w:type="dxa" w:w="182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 xml:space="preserve">Mixed </w:t>
            </w:r>
            <w:r>
              <w:rPr>
                <w:shd w:val="nil" w:color="auto" w:fill="auto"/>
                <w:rtl w:val="0"/>
                <w:lang w:val="en-US"/>
              </w:rPr>
              <w:t xml:space="preserve">– </w:t>
            </w:r>
            <w:r>
              <w:rPr>
                <w:shd w:val="nil" w:color="auto" w:fill="auto"/>
                <w:rtl w:val="0"/>
                <w:lang w:val="en-US"/>
              </w:rPr>
              <w:t>institutional data but retrospective</w:t>
            </w:r>
          </w:p>
        </w:tc>
        <w:tc>
          <w:tcPr>
            <w:tcW w:type="dxa" w:w="205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 xml:space="preserve">No </w:t>
            </w:r>
            <w:r>
              <w:rPr>
                <w:shd w:val="nil" w:color="auto" w:fill="auto"/>
                <w:rtl w:val="0"/>
                <w:lang w:val="en-US"/>
              </w:rPr>
              <w:t xml:space="preserve">– </w:t>
            </w:r>
            <w:r>
              <w:rPr>
                <w:shd w:val="nil" w:color="auto" w:fill="auto"/>
                <w:rtl w:val="0"/>
                <w:lang w:val="en-US"/>
              </w:rPr>
              <w:t>predictive model only</w:t>
            </w:r>
          </w:p>
        </w:tc>
        <w:tc>
          <w:tcPr>
            <w:tcW w:type="dxa" w:w="207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 xml:space="preserve">Yes </w:t>
            </w:r>
            <w:r>
              <w:rPr>
                <w:shd w:val="nil" w:color="auto" w:fill="auto"/>
                <w:rtl w:val="0"/>
                <w:lang w:val="en-US"/>
              </w:rPr>
              <w:t xml:space="preserve">– </w:t>
            </w:r>
            <w:r>
              <w:rPr>
                <w:shd w:val="nil" w:color="auto" w:fill="auto"/>
                <w:rtl w:val="0"/>
                <w:lang w:val="en-US"/>
              </w:rPr>
              <w:t>returns, volume</w:t>
            </w:r>
          </w:p>
        </w:tc>
        <w:tc>
          <w:tcPr>
            <w:tcW w:type="dxa" w:w="431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No real-time intervention; designed for algorithmic trading, not managerial guidance</w:t>
            </w:r>
          </w:p>
        </w:tc>
      </w:tr>
      <w:tr>
        <w:tblPrEx>
          <w:shd w:val="clear" w:color="auto" w:fill="cad1d7"/>
        </w:tblPrEx>
        <w:trPr>
          <w:trHeight w:val="620" w:hRule="atLeast"/>
        </w:trPr>
        <w:tc>
          <w:tcPr>
            <w:tcW w:type="dxa" w:w="114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Engelberg &amp; Parsons (2009)</w:t>
            </w:r>
          </w:p>
        </w:tc>
        <w:tc>
          <w:tcPr>
            <w:tcW w:type="dxa" w:w="188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 xml:space="preserve">Partial </w:t>
            </w:r>
            <w:r>
              <w:rPr>
                <w:shd w:val="nil" w:color="auto" w:fill="auto"/>
                <w:rtl w:val="0"/>
                <w:lang w:val="en-US"/>
              </w:rPr>
              <w:t xml:space="preserve">– </w:t>
            </w:r>
            <w:r>
              <w:rPr>
                <w:shd w:val="nil" w:color="auto" w:fill="auto"/>
                <w:rtl w:val="0"/>
                <w:lang w:val="en-US"/>
              </w:rPr>
              <w:t>localized news events</w:t>
            </w:r>
          </w:p>
        </w:tc>
        <w:tc>
          <w:tcPr>
            <w:tcW w:type="dxa" w:w="182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 xml:space="preserve">Mixed </w:t>
            </w:r>
            <w:r>
              <w:rPr>
                <w:shd w:val="nil" w:color="auto" w:fill="auto"/>
                <w:rtl w:val="0"/>
                <w:lang w:val="en-US"/>
              </w:rPr>
              <w:t xml:space="preserve">– </w:t>
            </w:r>
            <w:r>
              <w:rPr>
                <w:shd w:val="nil" w:color="auto" w:fill="auto"/>
                <w:rtl w:val="0"/>
                <w:lang w:val="en-US"/>
              </w:rPr>
              <w:t>market-wide responses</w:t>
            </w:r>
          </w:p>
        </w:tc>
        <w:tc>
          <w:tcPr>
            <w:tcW w:type="dxa" w:w="205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 xml:space="preserve">No </w:t>
            </w:r>
            <w:r>
              <w:rPr>
                <w:shd w:val="nil" w:color="auto" w:fill="auto"/>
                <w:rtl w:val="0"/>
                <w:lang w:val="en-US"/>
              </w:rPr>
              <w:t xml:space="preserve">– </w:t>
            </w:r>
            <w:r>
              <w:rPr>
                <w:shd w:val="nil" w:color="auto" w:fill="auto"/>
                <w:rtl w:val="0"/>
                <w:lang w:val="en-US"/>
              </w:rPr>
              <w:t>causal identification focus</w:t>
            </w:r>
          </w:p>
        </w:tc>
        <w:tc>
          <w:tcPr>
            <w:tcW w:type="dxa" w:w="207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 xml:space="preserve">Yes </w:t>
            </w:r>
            <w:r>
              <w:rPr>
                <w:shd w:val="nil" w:color="auto" w:fill="auto"/>
                <w:rtl w:val="0"/>
                <w:lang w:val="en-US"/>
              </w:rPr>
              <w:t xml:space="preserve">– </w:t>
            </w:r>
            <w:r>
              <w:rPr>
                <w:shd w:val="nil" w:color="auto" w:fill="auto"/>
                <w:rtl w:val="0"/>
                <w:lang w:val="en-US"/>
              </w:rPr>
              <w:t>trading volume, returns</w:t>
            </w:r>
          </w:p>
        </w:tc>
        <w:tc>
          <w:tcPr>
            <w:tcW w:type="dxa" w:w="431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Identifies media impact but provides no decision-support framework</w:t>
            </w:r>
          </w:p>
        </w:tc>
      </w:tr>
      <w:tr>
        <w:tblPrEx>
          <w:shd w:val="clear" w:color="auto" w:fill="cad1d7"/>
        </w:tblPrEx>
        <w:trPr>
          <w:trHeight w:val="400" w:hRule="atLeast"/>
        </w:trPr>
        <w:tc>
          <w:tcPr>
            <w:tcW w:type="dxa" w:w="114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Song et al.</w:t>
            </w:r>
            <w:r>
              <w:rPr>
                <w:shd w:val="nil" w:color="auto" w:fill="auto"/>
                <w:rtl w:val="0"/>
                <w:lang w:val="en-US"/>
              </w:rPr>
              <w:t> </w:t>
            </w:r>
            <w:r>
              <w:rPr>
                <w:shd w:val="nil" w:color="auto" w:fill="auto"/>
                <w:rtl w:val="0"/>
                <w:lang w:val="en-US"/>
              </w:rPr>
              <w:t>(2015)</w:t>
            </w:r>
          </w:p>
        </w:tc>
        <w:tc>
          <w:tcPr>
            <w:tcW w:type="dxa" w:w="188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 xml:space="preserve">Yes </w:t>
            </w:r>
            <w:r>
              <w:rPr>
                <w:shd w:val="nil" w:color="auto" w:fill="auto"/>
                <w:rtl w:val="0"/>
                <w:lang w:val="en-US"/>
              </w:rPr>
              <w:t xml:space="preserve">– </w:t>
            </w:r>
            <w:r>
              <w:rPr>
                <w:shd w:val="nil" w:color="auto" w:fill="auto"/>
                <w:rtl w:val="0"/>
                <w:lang w:val="en-US"/>
              </w:rPr>
              <w:t>abnormal sentiment scores</w:t>
            </w:r>
          </w:p>
        </w:tc>
        <w:tc>
          <w:tcPr>
            <w:tcW w:type="dxa" w:w="182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 xml:space="preserve">No </w:t>
            </w:r>
            <w:r>
              <w:rPr>
                <w:shd w:val="nil" w:color="auto" w:fill="auto"/>
                <w:rtl w:val="0"/>
                <w:lang w:val="en-US"/>
              </w:rPr>
              <w:t xml:space="preserve">– </w:t>
            </w:r>
            <w:r>
              <w:rPr>
                <w:shd w:val="nil" w:color="auto" w:fill="auto"/>
                <w:rtl w:val="0"/>
                <w:lang w:val="en-US"/>
              </w:rPr>
              <w:t>algorithmic strategy design</w:t>
            </w:r>
          </w:p>
        </w:tc>
        <w:tc>
          <w:tcPr>
            <w:tcW w:type="dxa" w:w="205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 xml:space="preserve">No </w:t>
            </w:r>
            <w:r>
              <w:rPr>
                <w:shd w:val="nil" w:color="auto" w:fill="auto"/>
                <w:rtl w:val="0"/>
                <w:lang w:val="en-US"/>
              </w:rPr>
              <w:t xml:space="preserve">– </w:t>
            </w:r>
            <w:r>
              <w:rPr>
                <w:shd w:val="nil" w:color="auto" w:fill="auto"/>
                <w:rtl w:val="0"/>
                <w:lang w:val="en-US"/>
              </w:rPr>
              <w:t>automated trading signals</w:t>
            </w:r>
          </w:p>
        </w:tc>
        <w:tc>
          <w:tcPr>
            <w:tcW w:type="dxa" w:w="207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 xml:space="preserve">Yes </w:t>
            </w:r>
            <w:r>
              <w:rPr>
                <w:shd w:val="nil" w:color="auto" w:fill="auto"/>
                <w:rtl w:val="0"/>
                <w:lang w:val="en-US"/>
              </w:rPr>
              <w:t xml:space="preserve">– </w:t>
            </w:r>
            <w:r>
              <w:rPr>
                <w:shd w:val="nil" w:color="auto" w:fill="auto"/>
                <w:rtl w:val="0"/>
                <w:lang w:val="en-US"/>
              </w:rPr>
              <w:t>risk-adjusted returns</w:t>
            </w:r>
          </w:p>
        </w:tc>
        <w:tc>
          <w:tcPr>
            <w:tcW w:type="dxa" w:w="431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Real-time signals exist but designed for algorithmic execution, not human decision-makers</w:t>
            </w:r>
          </w:p>
        </w:tc>
      </w:tr>
      <w:tr>
        <w:tblPrEx>
          <w:shd w:val="clear" w:color="auto" w:fill="cad1d7"/>
        </w:tblPrEx>
        <w:trPr>
          <w:trHeight w:val="400" w:hRule="atLeast"/>
        </w:trPr>
        <w:tc>
          <w:tcPr>
            <w:tcW w:type="dxa" w:w="114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Statman (2019)</w:t>
            </w:r>
          </w:p>
        </w:tc>
        <w:tc>
          <w:tcPr>
            <w:tcW w:type="dxa" w:w="188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 xml:space="preserve">No </w:t>
            </w:r>
            <w:r>
              <w:rPr>
                <w:shd w:val="nil" w:color="auto" w:fill="auto"/>
                <w:rtl w:val="0"/>
                <w:lang w:val="en-US"/>
              </w:rPr>
              <w:t xml:space="preserve">– </w:t>
            </w:r>
            <w:r>
              <w:rPr>
                <w:shd w:val="nil" w:color="auto" w:fill="auto"/>
                <w:rtl w:val="0"/>
                <w:lang w:val="en-US"/>
              </w:rPr>
              <w:t>conceptual discussion</w:t>
            </w:r>
          </w:p>
        </w:tc>
        <w:tc>
          <w:tcPr>
            <w:tcW w:type="dxa" w:w="182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 xml:space="preserve">Yes </w:t>
            </w:r>
            <w:r>
              <w:rPr>
                <w:shd w:val="nil" w:color="auto" w:fill="auto"/>
                <w:rtl w:val="0"/>
                <w:lang w:val="en-US"/>
              </w:rPr>
              <w:t xml:space="preserve">– </w:t>
            </w:r>
            <w:r>
              <w:rPr>
                <w:shd w:val="nil" w:color="auto" w:fill="auto"/>
                <w:rtl w:val="0"/>
                <w:lang w:val="en-US"/>
              </w:rPr>
              <w:t>practitioner-focused</w:t>
            </w:r>
          </w:p>
        </w:tc>
        <w:tc>
          <w:tcPr>
            <w:tcW w:type="dxa" w:w="205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 xml:space="preserve">Yes </w:t>
            </w:r>
            <w:r>
              <w:rPr>
                <w:shd w:val="nil" w:color="auto" w:fill="auto"/>
                <w:rtl w:val="0"/>
                <w:lang w:val="en-US"/>
              </w:rPr>
              <w:t xml:space="preserve">– </w:t>
            </w:r>
            <w:r>
              <w:rPr>
                <w:shd w:val="nil" w:color="auto" w:fill="auto"/>
                <w:rtl w:val="0"/>
                <w:lang w:val="en-US"/>
              </w:rPr>
              <w:t>behavioral coaching principles</w:t>
            </w:r>
          </w:p>
        </w:tc>
        <w:tc>
          <w:tcPr>
            <w:tcW w:type="dxa" w:w="207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 xml:space="preserve">No </w:t>
            </w:r>
            <w:r>
              <w:rPr>
                <w:shd w:val="nil" w:color="auto" w:fill="auto"/>
                <w:rtl w:val="0"/>
                <w:lang w:val="en-US"/>
              </w:rPr>
              <w:t xml:space="preserve">– </w:t>
            </w:r>
            <w:r>
              <w:rPr>
                <w:shd w:val="nil" w:color="auto" w:fill="auto"/>
                <w:rtl w:val="0"/>
                <w:lang w:val="en-US"/>
              </w:rPr>
              <w:t>conceptual framework</w:t>
            </w:r>
          </w:p>
        </w:tc>
        <w:tc>
          <w:tcPr>
            <w:tcW w:type="dxa" w:w="431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Advocates for behavioral tools but offers no operational information shock measurement or empirical validation</w:t>
            </w:r>
          </w:p>
        </w:tc>
      </w:tr>
      <w:tr>
        <w:tblPrEx>
          <w:shd w:val="clear" w:color="auto" w:fill="cad1d7"/>
        </w:tblPrEx>
        <w:trPr>
          <w:trHeight w:val="400" w:hRule="atLeast"/>
        </w:trPr>
        <w:tc>
          <w:tcPr>
            <w:tcW w:type="dxa" w:w="114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Huber et al.</w:t>
            </w:r>
            <w:r>
              <w:rPr>
                <w:shd w:val="nil" w:color="auto" w:fill="auto"/>
                <w:rtl w:val="0"/>
                <w:lang w:val="en-US"/>
              </w:rPr>
              <w:t> </w:t>
            </w:r>
            <w:r>
              <w:rPr>
                <w:shd w:val="nil" w:color="auto" w:fill="auto"/>
                <w:rtl w:val="0"/>
                <w:lang w:val="en-US"/>
              </w:rPr>
              <w:t>(2022)</w:t>
            </w:r>
          </w:p>
        </w:tc>
        <w:tc>
          <w:tcPr>
            <w:tcW w:type="dxa" w:w="188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 xml:space="preserve">Yes </w:t>
            </w:r>
            <w:r>
              <w:rPr>
                <w:shd w:val="nil" w:color="auto" w:fill="auto"/>
                <w:rtl w:val="0"/>
                <w:lang w:val="en-US"/>
              </w:rPr>
              <w:t xml:space="preserve">– </w:t>
            </w:r>
            <w:r>
              <w:rPr>
                <w:shd w:val="nil" w:color="auto" w:fill="auto"/>
                <w:rtl w:val="0"/>
                <w:lang w:val="en-US"/>
              </w:rPr>
              <w:t>experimental volatility shocks</w:t>
            </w:r>
          </w:p>
        </w:tc>
        <w:tc>
          <w:tcPr>
            <w:tcW w:type="dxa" w:w="182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 xml:space="preserve">Yes </w:t>
            </w:r>
            <w:r>
              <w:rPr>
                <w:shd w:val="nil" w:color="auto" w:fill="auto"/>
                <w:rtl w:val="0"/>
                <w:lang w:val="en-US"/>
              </w:rPr>
              <w:t xml:space="preserve">– </w:t>
            </w:r>
            <w:r>
              <w:rPr>
                <w:shd w:val="nil" w:color="auto" w:fill="auto"/>
                <w:rtl w:val="0"/>
                <w:lang w:val="en-US"/>
              </w:rPr>
              <w:t>professionals vs.</w:t>
            </w:r>
            <w:r>
              <w:rPr>
                <w:shd w:val="nil" w:color="auto" w:fill="auto"/>
                <w:rtl w:val="0"/>
                <w:lang w:val="en-US"/>
              </w:rPr>
              <w:t> </w:t>
            </w:r>
            <w:r>
              <w:rPr>
                <w:shd w:val="nil" w:color="auto" w:fill="auto"/>
                <w:rtl w:val="0"/>
                <w:lang w:val="en-US"/>
              </w:rPr>
              <w:t>students</w:t>
            </w:r>
          </w:p>
        </w:tc>
        <w:tc>
          <w:tcPr>
            <w:tcW w:type="dxa" w:w="205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 xml:space="preserve">No </w:t>
            </w:r>
            <w:r>
              <w:rPr>
                <w:shd w:val="nil" w:color="auto" w:fill="auto"/>
                <w:rtl w:val="0"/>
                <w:lang w:val="en-US"/>
              </w:rPr>
              <w:t xml:space="preserve">– </w:t>
            </w:r>
            <w:r>
              <w:rPr>
                <w:shd w:val="nil" w:color="auto" w:fill="auto"/>
                <w:rtl w:val="0"/>
                <w:lang w:val="en-US"/>
              </w:rPr>
              <w:t>observational study</w:t>
            </w:r>
          </w:p>
        </w:tc>
        <w:tc>
          <w:tcPr>
            <w:tcW w:type="dxa" w:w="207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 xml:space="preserve">Partial </w:t>
            </w:r>
            <w:r>
              <w:rPr>
                <w:shd w:val="nil" w:color="auto" w:fill="auto"/>
                <w:rtl w:val="0"/>
                <w:lang w:val="en-US"/>
              </w:rPr>
              <w:t xml:space="preserve">– </w:t>
            </w:r>
            <w:r>
              <w:rPr>
                <w:shd w:val="nil" w:color="auto" w:fill="auto"/>
                <w:rtl w:val="0"/>
                <w:lang w:val="en-US"/>
              </w:rPr>
              <w:t>risk perception, not portfolios</w:t>
            </w:r>
          </w:p>
        </w:tc>
        <w:tc>
          <w:tcPr>
            <w:tcW w:type="dxa" w:w="431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Demonstrates professional behavioral differences but lacks decision-support intervention</w:t>
            </w:r>
          </w:p>
        </w:tc>
      </w:tr>
      <w:tr>
        <w:tblPrEx>
          <w:shd w:val="clear" w:color="auto" w:fill="cad1d7"/>
        </w:tblPrEx>
        <w:trPr>
          <w:trHeight w:val="620" w:hRule="atLeast"/>
        </w:trPr>
        <w:tc>
          <w:tcPr>
            <w:tcW w:type="dxa" w:w="114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Lim (2026)</w:t>
            </w:r>
          </w:p>
        </w:tc>
        <w:tc>
          <w:tcPr>
            <w:tcW w:type="dxa" w:w="188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 xml:space="preserve">Yes </w:t>
            </w:r>
            <w:r>
              <w:rPr>
                <w:shd w:val="nil" w:color="auto" w:fill="auto"/>
                <w:rtl w:val="0"/>
                <w:lang w:val="en-US"/>
              </w:rPr>
              <w:t xml:space="preserve">– </w:t>
            </w:r>
            <w:r>
              <w:rPr>
                <w:shd w:val="nil" w:color="auto" w:fill="auto"/>
                <w:rtl w:val="0"/>
                <w:lang w:val="en-US"/>
              </w:rPr>
              <w:t>real-time sentiment + behavioral classification</w:t>
            </w:r>
          </w:p>
        </w:tc>
        <w:tc>
          <w:tcPr>
            <w:tcW w:type="dxa" w:w="182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 xml:space="preserve">No </w:t>
            </w:r>
            <w:r>
              <w:rPr>
                <w:shd w:val="nil" w:color="auto" w:fill="auto"/>
                <w:rtl w:val="0"/>
                <w:lang w:val="en-US"/>
              </w:rPr>
              <w:t xml:space="preserve">– </w:t>
            </w:r>
            <w:r>
              <w:rPr>
                <w:shd w:val="nil" w:color="auto" w:fill="auto"/>
                <w:rtl w:val="0"/>
                <w:lang w:val="en-US"/>
              </w:rPr>
              <w:t>simulated trading environment</w:t>
            </w:r>
          </w:p>
        </w:tc>
        <w:tc>
          <w:tcPr>
            <w:tcW w:type="dxa" w:w="205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 xml:space="preserve">Yes </w:t>
            </w:r>
            <w:r>
              <w:rPr>
                <w:shd w:val="nil" w:color="auto" w:fill="auto"/>
                <w:rtl w:val="0"/>
                <w:lang w:val="en-US"/>
              </w:rPr>
              <w:t xml:space="preserve">– </w:t>
            </w:r>
            <w:r>
              <w:rPr>
                <w:shd w:val="nil" w:color="auto" w:fill="auto"/>
                <w:rtl w:val="0"/>
                <w:lang w:val="en-US"/>
              </w:rPr>
              <w:t>emotion-aware advisory with XAI</w:t>
            </w:r>
          </w:p>
        </w:tc>
        <w:tc>
          <w:tcPr>
            <w:tcW w:type="dxa" w:w="207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 xml:space="preserve">No </w:t>
            </w:r>
            <w:r>
              <w:rPr>
                <w:shd w:val="nil" w:color="auto" w:fill="auto"/>
                <w:rtl w:val="0"/>
                <w:lang w:val="en-US"/>
              </w:rPr>
              <w:t xml:space="preserve">– </w:t>
            </w:r>
            <w:r>
              <w:rPr>
                <w:shd w:val="nil" w:color="auto" w:fill="auto"/>
                <w:rtl w:val="0"/>
                <w:lang w:val="en-US"/>
              </w:rPr>
              <w:t>trading behavior only, no portfolio risk-return metrics</w:t>
            </w:r>
          </w:p>
        </w:tc>
        <w:tc>
          <w:tcPr>
            <w:tcW w:type="dxa" w:w="431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Closest comparator; integrates XAI but lacks professional validation and portfolio outcome assessment</w:t>
            </w:r>
          </w:p>
        </w:tc>
      </w:tr>
      <w:tr>
        <w:tblPrEx>
          <w:shd w:val="clear" w:color="auto" w:fill="cad1d7"/>
        </w:tblPrEx>
        <w:trPr>
          <w:trHeight w:val="840" w:hRule="atLeast"/>
        </w:trPr>
        <w:tc>
          <w:tcPr>
            <w:tcW w:type="dxa" w:w="114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Lim (2026)</w:t>
            </w:r>
          </w:p>
        </w:tc>
        <w:tc>
          <w:tcPr>
            <w:tcW w:type="dxa" w:w="188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 xml:space="preserve">Yes </w:t>
            </w:r>
            <w:r>
              <w:rPr>
                <w:shd w:val="nil" w:color="auto" w:fill="auto"/>
                <w:rtl w:val="0"/>
                <w:lang w:val="en-US"/>
              </w:rPr>
              <w:t xml:space="preserve">– </w:t>
            </w:r>
            <w:r>
              <w:rPr>
                <w:shd w:val="nil" w:color="auto" w:fill="auto"/>
                <w:rtl w:val="0"/>
                <w:lang w:val="en-US"/>
              </w:rPr>
              <w:t>FinBERT sentiment + volume-based market event detection</w:t>
            </w:r>
          </w:p>
        </w:tc>
        <w:tc>
          <w:tcPr>
            <w:tcW w:type="dxa" w:w="182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 xml:space="preserve">No </w:t>
            </w:r>
            <w:r>
              <w:rPr>
                <w:shd w:val="nil" w:color="auto" w:fill="auto"/>
                <w:rtl w:val="0"/>
                <w:lang w:val="en-US"/>
              </w:rPr>
              <w:t xml:space="preserve">– </w:t>
            </w:r>
            <w:r>
              <w:rPr>
                <w:shd w:val="nil" w:color="auto" w:fill="auto"/>
                <w:rtl w:val="0"/>
                <w:lang w:val="en-US"/>
              </w:rPr>
              <w:t>scripted algorithmic agents only; no human participants</w:t>
            </w:r>
          </w:p>
        </w:tc>
        <w:tc>
          <w:tcPr>
            <w:tcW w:type="dxa" w:w="205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 xml:space="preserve">Yes </w:t>
            </w:r>
            <w:r>
              <w:rPr>
                <w:shd w:val="nil" w:color="auto" w:fill="auto"/>
                <w:rtl w:val="0"/>
                <w:lang w:val="en-US"/>
              </w:rPr>
              <w:t xml:space="preserve">– </w:t>
            </w:r>
            <w:r>
              <w:rPr>
                <w:shd w:val="nil" w:color="auto" w:fill="auto"/>
                <w:rtl w:val="0"/>
                <w:lang w:val="en-US"/>
              </w:rPr>
              <w:t>FinBERT + DistilBERT + LLM advisory pipeline; behavioral nudge design</w:t>
            </w:r>
          </w:p>
        </w:tc>
        <w:tc>
          <w:tcPr>
            <w:tcW w:type="dxa" w:w="207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 xml:space="preserve">Yes </w:t>
            </w:r>
            <w:r>
              <w:rPr>
                <w:shd w:val="nil" w:color="auto" w:fill="auto"/>
                <w:rtl w:val="0"/>
                <w:lang w:val="en-US"/>
              </w:rPr>
              <w:t xml:space="preserve">– </w:t>
            </w:r>
            <w:r>
              <w:rPr>
                <w:shd w:val="nil" w:color="auto" w:fill="auto"/>
                <w:rtl w:val="0"/>
                <w:lang w:val="en-US"/>
              </w:rPr>
              <w:t>simulated portfolio variance and drawdown</w:t>
            </w:r>
          </w:p>
        </w:tc>
        <w:tc>
          <w:tcPr>
            <w:tcW w:type="dxa" w:w="431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Simulation-only validation; no human-participant evidence; results cannot be interpreted as evidence of behavioral change in real traders</w:t>
            </w:r>
          </w:p>
        </w:tc>
      </w:tr>
      <w:tr>
        <w:tblPrEx>
          <w:shd w:val="clear" w:color="auto" w:fill="cad1d7"/>
        </w:tblPrEx>
        <w:trPr>
          <w:trHeight w:val="840" w:hRule="atLeast"/>
        </w:trPr>
        <w:tc>
          <w:tcPr>
            <w:tcW w:type="dxa" w:w="114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b w:val="1"/>
                <w:bCs w:val="1"/>
                <w:shd w:val="nil" w:color="auto" w:fill="auto"/>
                <w:rtl w:val="0"/>
                <w:lang w:val="en-US"/>
              </w:rPr>
              <w:t>This Thesis</w:t>
            </w:r>
          </w:p>
        </w:tc>
        <w:tc>
          <w:tcPr>
            <w:tcW w:type="dxa" w:w="188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b w:val="1"/>
                <w:bCs w:val="1"/>
                <w:shd w:val="nil" w:color="auto" w:fill="auto"/>
                <w:rtl w:val="0"/>
                <w:lang w:val="en-US"/>
              </w:rPr>
              <w:t xml:space="preserve">Yes </w:t>
            </w:r>
            <w:r>
              <w:rPr>
                <w:b w:val="1"/>
                <w:bCs w:val="1"/>
                <w:shd w:val="nil" w:color="auto" w:fill="auto"/>
                <w:rtl w:val="0"/>
                <w:lang w:val="en-US"/>
              </w:rPr>
              <w:t xml:space="preserve">– </w:t>
            </w:r>
            <w:r>
              <w:rPr>
                <w:b w:val="1"/>
                <w:bCs w:val="1"/>
                <w:shd w:val="nil" w:color="auto" w:fill="auto"/>
                <w:rtl w:val="0"/>
                <w:lang w:val="en-US"/>
              </w:rPr>
              <w:t>composite Shock Score (construction in Chapter 4)</w:t>
            </w:r>
          </w:p>
        </w:tc>
        <w:tc>
          <w:tcPr>
            <w:tcW w:type="dxa" w:w="182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b w:val="1"/>
                <w:bCs w:val="1"/>
                <w:shd w:val="nil" w:color="auto" w:fill="auto"/>
                <w:rtl w:val="0"/>
                <w:lang w:val="en-US"/>
              </w:rPr>
              <w:t xml:space="preserve">Yes </w:t>
            </w:r>
            <w:r>
              <w:rPr>
                <w:b w:val="1"/>
                <w:bCs w:val="1"/>
                <w:shd w:val="nil" w:color="auto" w:fill="auto"/>
                <w:rtl w:val="0"/>
                <w:lang w:val="en-US"/>
              </w:rPr>
              <w:t xml:space="preserve">– </w:t>
            </w:r>
            <w:r>
              <w:rPr>
                <w:b w:val="1"/>
                <w:bCs w:val="1"/>
                <w:shd w:val="nil" w:color="auto" w:fill="auto"/>
                <w:rtl w:val="0"/>
                <w:lang w:val="en-US"/>
              </w:rPr>
              <w:t>portfolio managers with 5+ years experience</w:t>
            </w:r>
          </w:p>
        </w:tc>
        <w:tc>
          <w:tcPr>
            <w:tcW w:type="dxa" w:w="205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b w:val="1"/>
                <w:bCs w:val="1"/>
                <w:shd w:val="nil" w:color="auto" w:fill="auto"/>
                <w:rtl w:val="0"/>
                <w:lang w:val="en-US"/>
              </w:rPr>
              <w:t xml:space="preserve">Yes </w:t>
            </w:r>
            <w:r>
              <w:rPr>
                <w:b w:val="1"/>
                <w:bCs w:val="1"/>
                <w:shd w:val="nil" w:color="auto" w:fill="auto"/>
                <w:rtl w:val="0"/>
                <w:lang w:val="en-US"/>
              </w:rPr>
              <w:t xml:space="preserve">– </w:t>
            </w:r>
            <w:r>
              <w:rPr>
                <w:b w:val="1"/>
                <w:bCs w:val="1"/>
                <w:shd w:val="nil" w:color="auto" w:fill="auto"/>
                <w:rtl w:val="0"/>
                <w:lang w:val="en-US"/>
              </w:rPr>
              <w:t>real-time bias mitigation via IPS-linked cooling-off protocols</w:t>
            </w:r>
          </w:p>
        </w:tc>
        <w:tc>
          <w:tcPr>
            <w:tcW w:type="dxa" w:w="207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b w:val="1"/>
                <w:bCs w:val="1"/>
                <w:shd w:val="nil" w:color="auto" w:fill="auto"/>
                <w:rtl w:val="0"/>
                <w:lang w:val="en-US"/>
              </w:rPr>
              <w:t xml:space="preserve">Yes </w:t>
            </w:r>
            <w:r>
              <w:rPr>
                <w:b w:val="1"/>
                <w:bCs w:val="1"/>
                <w:shd w:val="nil" w:color="auto" w:fill="auto"/>
                <w:rtl w:val="0"/>
                <w:lang w:val="en-US"/>
              </w:rPr>
              <w:t xml:space="preserve">– </w:t>
            </w:r>
            <w:r>
              <w:rPr>
                <w:b w:val="1"/>
                <w:bCs w:val="1"/>
                <w:shd w:val="nil" w:color="auto" w:fill="auto"/>
                <w:rtl w:val="0"/>
                <w:lang w:val="en-US"/>
              </w:rPr>
              <w:t>Sharpe ratio, Sortino ratio, max drawdown, volatility</w:t>
            </w:r>
          </w:p>
        </w:tc>
        <w:tc>
          <w:tcPr>
            <w:tcW w:type="dxa" w:w="431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b w:val="1"/>
                <w:bCs w:val="1"/>
                <w:shd w:val="nil" w:color="auto" w:fill="auto"/>
                <w:rtl w:val="0"/>
                <w:lang w:val="en-US"/>
              </w:rPr>
              <w:t>Integrates all components: real-time information shock measurement, professional context, behavioral intervention, and portfolio performance validation in a single controlled study</w:t>
            </w:r>
          </w:p>
        </w:tc>
      </w:tr>
    </w:tbl>
    <w:p>
      <w:pPr>
        <w:pStyle w:val="Body Text"/>
        <w:widowControl w:val="0"/>
        <w:spacing w:line="240" w:lineRule="auto"/>
      </w:pPr>
      <w:bookmarkEnd w:id="70"/>
    </w:p>
    <w:p>
      <w:pPr>
        <w:pStyle w:val="Body Text"/>
        <w:sectPr>
          <w:headerReference w:type="default" r:id="rId8"/>
          <w:pgSz w:w="12240" w:h="15840" w:orient="portrait"/>
          <w:pgMar w:top="1440" w:right="1440" w:bottom="1440" w:left="1440" w:header="720" w:footer="720"/>
          <w:bidi w:val="0"/>
        </w:sectPr>
      </w:pPr>
      <w:bookmarkEnd w:id="67"/>
      <w:r>
        <w:rPr>
          <w:i w:val="1"/>
          <w:iCs w:val="1"/>
          <w:rtl w:val="0"/>
          <w:lang w:val="en-US"/>
        </w:rPr>
        <w:t>Note.</w:t>
      </w:r>
      <w:bookmarkEnd w:id="66"/>
      <w:r>
        <w:rPr>
          <w:rtl w:val="0"/>
          <w:lang w:val="en-US"/>
        </w:rPr>
        <w:t xml:space="preserve"> Summary based on the author</w:t>
      </w:r>
      <w:bookmarkEnd w:id="63"/>
      <w:r>
        <w:rPr>
          <w:rtl w:val="0"/>
          <w:lang w:val="en-US"/>
        </w:rPr>
        <w:t>’</w:t>
      </w:r>
      <w:bookmarkEnd w:id="62"/>
      <w:r>
        <w:rPr>
          <w:rtl w:val="0"/>
          <w:lang w:val="en-US"/>
        </w:rPr>
        <w:t>s review of the cited literature. Gap assessments reflect the primary scope and sample characteristics of each study as reported in the original publications.</w:t>
      </w:r>
      <w:bookmarkEnd w:id="61"/>
    </w:p>
    <w:p>
      <w:pPr>
        <w:pStyle w:val="Body Text"/>
      </w:pPr>
      <w:bookmarkEnd w:id="60"/>
    </w:p>
    <w:p>
      <w:pPr>
        <w:pStyle w:val="Heading 3"/>
      </w:pPr>
      <w:bookmarkStart w:name="X711b810aa46cf1dacd9dcc47afaa51458729c4a" w:id="77"/>
      <w:r>
        <w:rPr>
          <w:rFonts w:cs="Arial Unicode MS" w:eastAsia="Arial Unicode MS"/>
          <w:rtl w:val="0"/>
          <w:lang w:val="en-US"/>
        </w:rPr>
        <w:t>3.6.3 Positioning of the Shock Score within Existing Literature</w:t>
      </w:r>
    </w:p>
    <w:p>
      <w:pPr>
        <w:pStyle w:val="First Paragraph"/>
      </w:pPr>
      <w:r>
        <w:rPr>
          <w:rtl w:val="0"/>
          <w:lang w:val="en-US"/>
        </w:rPr>
        <w:t>Chapter 4 introduces the Shock Score as a novel composite indicator bridging behavioral theory and operational decision-making needs. Unlike most behavioral finance instruments, the Shock Score is designed as an ex-ante, real-time metric intended for practitioner use. Prior research has not proposed a comparable behavioral risk index explicitly tailored to support human decision-making in real time. The closest technical analogues are sentiment- and news-based measures developed for predictive or algorithmic purposes. For example, Song et al.</w:t>
      </w:r>
      <w:r>
        <w:rPr>
          <w:rtl w:val="0"/>
          <w:lang w:val="en-US"/>
        </w:rPr>
        <w:t> </w:t>
      </w:r>
      <w:r>
        <w:rPr>
          <w:rtl w:val="0"/>
          <w:lang w:val="en-US"/>
        </w:rPr>
        <w:t>(2015) construct sentiment-based signals to forecast asset returns, but these measures are intended for automated trading systems rather than for guiding portfolio managers</w:t>
      </w:r>
      <w:r>
        <w:rPr>
          <w:rtl w:val="0"/>
          <w:lang w:val="en-US"/>
        </w:rPr>
        <w:t xml:space="preserve">’ </w:t>
      </w:r>
      <w:r>
        <w:rPr>
          <w:rtl w:val="0"/>
          <w:lang w:val="en-US"/>
        </w:rPr>
        <w:t>behavioral responses as information shocks unfold. By contrast, the Shock Score is designed to inform ex-ante decision support, operationalizing insights from cognitive psychology such as loss aversion, anchoring, and overconfidence (its construction is detailed in Chapter 4).</w:t>
      </w:r>
    </w:p>
    <w:p>
      <w:pPr>
        <w:pStyle w:val="Body Text"/>
      </w:pPr>
      <w:r>
        <w:rPr>
          <w:rtl w:val="0"/>
          <w:lang w:val="en-US"/>
        </w:rPr>
        <w:t xml:space="preserve">This approach aligns with calls in the literature to integrate behavioral insights with explainable, real-time decision support. For example, Lim (2026) highlights the value of combining behavioral finance with explainable AI to improve decision-support systems, particularly in time-sensitive contexts. The Shock Score builds on this motivation by translating well-established behavioral mechanisms into a machine-readable risk alert intended for practitioner use. Conceptually, it draws on the </w:t>
      </w:r>
      <w:r>
        <w:rPr>
          <w:rtl w:val="0"/>
          <w:lang w:val="en-US"/>
        </w:rPr>
        <w:t>‘</w:t>
      </w:r>
      <w:r>
        <w:rPr>
          <w:rtl w:val="0"/>
          <w:lang w:val="en-US"/>
        </w:rPr>
        <w:t>System 1 versus System 2</w:t>
      </w:r>
      <w:r>
        <w:rPr>
          <w:rtl w:val="0"/>
          <w:lang w:val="en-US"/>
        </w:rPr>
        <w:t xml:space="preserve">’ </w:t>
      </w:r>
      <w:r>
        <w:rPr>
          <w:rtl w:val="0"/>
          <w:lang w:val="en-US"/>
        </w:rPr>
        <w:t xml:space="preserve">framework articulated by </w:t>
      </w:r>
      <w:r>
        <w:rPr>
          <w:rStyle w:val="Hyperlink.0"/>
        </w:rPr>
        <w:fldChar w:fldCharType="begin" w:fldLock="0"/>
      </w:r>
      <w:r>
        <w:rPr>
          <w:rStyle w:val="Hyperlink.0"/>
        </w:rPr>
        <w:instrText xml:space="preserve"> HYPERLINK "https://www.worldcat.org/oclc/706020998"</w:instrText>
      </w:r>
      <w:r>
        <w:rPr>
          <w:rStyle w:val="Hyperlink.0"/>
        </w:rPr>
        <w:fldChar w:fldCharType="separate" w:fldLock="0"/>
      </w:r>
      <w:r>
        <w:rPr>
          <w:rStyle w:val="Hyperlink.0"/>
          <w:rtl w:val="0"/>
        </w:rPr>
        <w:t>Kahneman (2011)</w:t>
      </w:r>
      <w:r>
        <w:rPr/>
        <w:fldChar w:fldCharType="end" w:fldLock="0"/>
      </w:r>
      <w:r>
        <w:rPr>
          <w:rtl w:val="0"/>
          <w:lang w:val="en-US"/>
        </w:rPr>
        <w:t>, applying it to a portfolio-management setting: as a major news event approaches (a potential System 1 trigger), the Shock Score estimates the likelihood and intensity with which emotional biases may be activated for a given manager or strategy.</w:t>
      </w:r>
    </w:p>
    <w:p>
      <w:pPr>
        <w:pStyle w:val="Body Text"/>
      </w:pPr>
      <w:r>
        <w:rPr>
          <w:rtl w:val="0"/>
          <w:lang w:val="en-US"/>
        </w:rPr>
        <w:t>In practical terms, the Shock Score addresses the shortcomings identified above. Unlike the ex-post descriptive measures dominant in the existing literature, the Shock Score (defined in Chapter 4) is a forward-looking, ex-ante decision-support indicator, making behavioral risk explicit in the same way that traditional risk measures quantify volatility or Value-at-Risk. By doing so, it fills a lacuna in the literature by tying descriptive knowledge of biases to a predictive decision-support tool. In summary, the Shock Score is both novel and relevant: it provides the missing link between theory and practice, operationalizing behavioral finance for real-time portfolio management.</w:t>
      </w:r>
    </w:p>
    <w:p>
      <w:pPr>
        <w:pStyle w:val="Body Text"/>
      </w:pPr>
      <w:r>
        <w:rPr>
          <w:rtl w:val="0"/>
          <w:lang w:val="en-US"/>
        </w:rPr>
        <w:t>While sentiment and information shock measurement is not new to finance, existing approaches differ fundamentally from the Shock Score in purpose, scope, and application.</w:t>
      </w:r>
      <w:bookmarkEnd w:id="77"/>
      <w:bookmarkEnd w:id="55"/>
    </w:p>
    <w:p>
      <w:pPr>
        <w:pStyle w:val="heading 4"/>
      </w:pPr>
      <w:bookmarkStart w:name="X9e9d99b027311afdc242b112d86137a83c7aebc" w:id="78"/>
      <w:r>
        <w:rPr>
          <w:rFonts w:cs="Arial Unicode MS" w:eastAsia="Arial Unicode MS"/>
          <w:rtl w:val="0"/>
          <w:lang w:val="en-US"/>
        </w:rPr>
        <w:t>Category 1: Composite Sentiment Indices for Return Forecasting</w:t>
      </w:r>
    </w:p>
    <w:p>
      <w:pPr>
        <w:pStyle w:val="First Paragraph"/>
      </w:pPr>
      <w:r>
        <w:rPr>
          <w:rtl w:val="0"/>
          <w:lang w:val="en-US"/>
        </w:rPr>
        <w:t>The Baker-Wurgler sentiment index uses principal component analysis to aggregate six market-based proxies (IPO volume, closed-end fund discount, equity share in new issues, dividend premium, first-day IPO returns, and NYSE turnover) into a single sentiment measure (</w:t>
      </w:r>
      <w:r>
        <w:rPr>
          <w:rStyle w:val="Hyperlink.0"/>
        </w:rPr>
        <w:fldChar w:fldCharType="begin" w:fldLock="0"/>
      </w:r>
      <w:r>
        <w:rPr>
          <w:rStyle w:val="Hyperlink.0"/>
        </w:rPr>
        <w:instrText xml:space="preserve"> HYPERLINK "https://doi.org/10.1111/j.1540-6261.2006.00885.x"</w:instrText>
      </w:r>
      <w:r>
        <w:rPr>
          <w:rStyle w:val="Hyperlink.0"/>
        </w:rPr>
        <w:fldChar w:fldCharType="separate" w:fldLock="0"/>
      </w:r>
      <w:r>
        <w:rPr>
          <w:rStyle w:val="Hyperlink.0"/>
          <w:rtl w:val="0"/>
        </w:rPr>
        <w:t>Baker &amp; Wurgler, 2006</w:t>
      </w:r>
      <w:r>
        <w:rPr/>
        <w:fldChar w:fldCharType="end" w:fldLock="0"/>
      </w:r>
      <w:r>
        <w:rPr>
          <w:rtl w:val="0"/>
          <w:lang w:val="en-US"/>
        </w:rPr>
        <w:t>). However, this index is designed to predict aggregate market returns rather than to support individual portfolio managers</w:t>
      </w:r>
      <w:r>
        <w:rPr>
          <w:rtl w:val="0"/>
          <w:lang w:val="en-US"/>
        </w:rPr>
        <w:t xml:space="preserve">’ </w:t>
      </w:r>
      <w:r>
        <w:rPr>
          <w:rtl w:val="0"/>
          <w:lang w:val="en-US"/>
        </w:rPr>
        <w:t>behavioral responses to information shocks. The index operates at monthly frequency and focuses on identifying mispricing opportunities for algorithmic strategies rather than providing real-time decision guidance.</w:t>
      </w:r>
    </w:p>
    <w:p>
      <w:pPr>
        <w:pStyle w:val="Body Text"/>
      </w:pPr>
      <w:r>
        <w:rPr>
          <w:rtl w:val="0"/>
          <w:lang w:val="en-US"/>
        </w:rPr>
        <w:t>Similarly, the FEARS index (Da, Engelberg &amp; Gao, 2015) constructs a sentiment measure from Google search volumes for financial stress terms, demonstrating high correlation with market volatility and mutual fund flows. While innovative in its use of alternative data, the FEARS index serves as a market-wide fear gauge for econometric analysis rather than a managerial decision tool. It does not translate search intensity into actionable behavioral protocols for individual decision-makers.</w:t>
      </w:r>
    </w:p>
    <w:p>
      <w:pPr>
        <w:pStyle w:val="Body Text"/>
      </w:pPr>
      <w:r>
        <w:rPr>
          <w:rtl w:val="0"/>
          <w:lang w:val="en-US"/>
        </w:rPr>
        <w:t>RavenPack</w:t>
      </w:r>
      <w:r>
        <w:rPr>
          <w:rtl w:val="0"/>
          <w:lang w:val="en-US"/>
        </w:rPr>
        <w:t>’</w:t>
      </w:r>
      <w:r>
        <w:rPr>
          <w:rtl w:val="0"/>
          <w:lang w:val="en-US"/>
        </w:rPr>
        <w:t>s Event Sentiment Score represents the most sophisticated commercial news analytics platform, processing thousands of news articles daily to generate real-time sentiment scores for individual securities. RavenPack is explicitly designed for quantitative hedge funds and algorithmic trading systems, providing signals for automated execution rather than human decision support. As noted in RavenPack</w:t>
      </w:r>
      <w:r>
        <w:rPr>
          <w:rtl w:val="0"/>
          <w:lang w:val="en-US"/>
        </w:rPr>
        <w:t>’</w:t>
      </w:r>
      <w:r>
        <w:rPr>
          <w:rtl w:val="0"/>
          <w:lang w:val="en-US"/>
        </w:rPr>
        <w:t>s research, their platform enables investors to integrate big data into trading strategies for signal generation. The platform does not address behavioral biases or provide decision-support interventions for discretionary portfolio managers.</w:t>
      </w:r>
    </w:p>
    <w:p>
      <w:pPr>
        <w:pStyle w:val="heading 4"/>
      </w:pPr>
      <w:bookmarkStart w:name="category2volatilitybasedfeargauges" w:id="79"/>
      <w:r>
        <w:rPr>
          <w:rFonts w:cs="Arial Unicode MS" w:eastAsia="Arial Unicode MS"/>
          <w:rtl w:val="0"/>
          <w:lang w:val="en-US"/>
        </w:rPr>
        <w:t>Category 2: Volatility-Based Fear Gauges</w:t>
      </w:r>
    </w:p>
    <w:p>
      <w:pPr>
        <w:pStyle w:val="First Paragraph"/>
      </w:pPr>
      <w:r>
        <w:rPr>
          <w:rtl w:val="0"/>
          <w:lang w:val="en-US"/>
        </w:rPr>
        <w:t>The VIX (CBOE Volatility Index), often called the fear gauge, measures implied volatility from S&amp;P 500 options over 30-day horizons. While widely used, the VIX reflects market-wide uncertainty rather than portfolio-specific information shocks. It provides no framework for translating volatility spikes into behavioral risk mitigation protocols. The VIX is primarily used for hedging and derivative trading strategies rather than as a behavioral decision aid.</w:t>
      </w:r>
    </w:p>
    <w:p>
      <w:pPr>
        <w:pStyle w:val="Body Text"/>
      </w:pPr>
      <w:r>
        <w:rPr>
          <w:rtl w:val="0"/>
          <w:lang w:val="en-US"/>
        </w:rPr>
        <w:t>CNN</w:t>
      </w:r>
      <w:r>
        <w:rPr>
          <w:rtl w:val="0"/>
          <w:lang w:val="en-US"/>
        </w:rPr>
        <w:t>’</w:t>
      </w:r>
      <w:r>
        <w:rPr>
          <w:rtl w:val="0"/>
          <w:lang w:val="en-US"/>
        </w:rPr>
        <w:t>s Fear and Greed Index aggregates seven market indicators (market momentum, stock price strength, stock price breadth, put-call ratios, junk bond demand, market volatility, and safe haven demand) into a single 0-100 score. This index serves as a sentiment barometer for retail investors but offers no portfolio-level decision framework or bias-mitigation mechanism. It is descriptive rather than prescriptive.</w:t>
      </w:r>
    </w:p>
    <w:p>
      <w:pPr>
        <w:pStyle w:val="heading 4"/>
      </w:pPr>
      <w:bookmarkStart w:name="X5e14127e175c9364877ffddab4d42d281b16a86" w:id="80"/>
      <w:r>
        <w:rPr>
          <w:rFonts w:cs="Arial Unicode MS" w:eastAsia="Arial Unicode MS"/>
          <w:rtl w:val="0"/>
          <w:lang w:val="en-US"/>
        </w:rPr>
        <w:t>Category 3: Behavioral Risk Profiling Tools</w:t>
      </w:r>
    </w:p>
    <w:p>
      <w:pPr>
        <w:pStyle w:val="First Paragraph"/>
      </w:pPr>
      <w:r>
        <w:rPr>
          <w:rtl w:val="0"/>
          <w:lang w:val="en-US"/>
        </w:rPr>
        <w:t>Commercial platforms such as AndesRisk and Pocket Risk incorporate behavioral finance concepts into risk profiling questionnaires for financial advisors. These tools classify clients into behavioral investor types and align portfolios with risk preferences. However, they operate as static profiling instruments rather than dynamic information shock-response systems. They do not measure real-time information intensity or provide event-triggered decision protocols.</w:t>
      </w:r>
    </w:p>
    <w:p>
      <w:pPr>
        <w:pStyle w:val="heading 4"/>
      </w:pPr>
      <w:bookmarkStart w:name="theshockscoresdistinctcontribution" w:id="81"/>
      <w:r>
        <w:rPr>
          <w:rFonts w:cs="Arial Unicode MS" w:eastAsia="Arial Unicode MS"/>
          <w:rtl w:val="0"/>
          <w:lang w:val="en-US"/>
        </w:rPr>
        <w:t>The Shock Score</w:t>
      </w:r>
      <w:r>
        <w:rPr>
          <w:rFonts w:cs="Arial Unicode MS" w:eastAsia="Arial Unicode MS" w:hint="default"/>
          <w:rtl w:val="0"/>
          <w:lang w:val="en-US"/>
        </w:rPr>
        <w:t>’</w:t>
      </w:r>
      <w:r>
        <w:rPr>
          <w:rFonts w:cs="Arial Unicode MS" w:eastAsia="Arial Unicode MS"/>
          <w:rtl w:val="0"/>
          <w:lang w:val="en-US"/>
        </w:rPr>
        <w:t>s Distinct Contribution</w:t>
      </w:r>
    </w:p>
    <w:p>
      <w:pPr>
        <w:pStyle w:val="First Paragraph"/>
      </w:pPr>
      <w:r>
        <w:rPr>
          <w:rtl w:val="0"/>
          <w:lang w:val="en-US"/>
        </w:rPr>
        <w:t xml:space="preserve">The Shock Score differs from all these approaches in three critical dimensions. First, </w:t>
      </w:r>
      <w:r>
        <w:rPr>
          <w:b w:val="1"/>
          <w:bCs w:val="1"/>
          <w:rtl w:val="0"/>
          <w:lang w:val="en-US"/>
        </w:rPr>
        <w:t>purpose</w:t>
      </w:r>
      <w:r>
        <w:rPr>
          <w:rtl w:val="0"/>
          <w:lang w:val="en-US"/>
        </w:rPr>
        <w:t xml:space="preserve">: unlike forecasting-oriented sentiment indices, the Shock Score is explicitly designed for behavioral decision support rather than return prediction. Second, </w:t>
      </w:r>
      <w:r>
        <w:rPr>
          <w:b w:val="1"/>
          <w:bCs w:val="1"/>
          <w:rtl w:val="0"/>
          <w:lang w:val="en-US"/>
        </w:rPr>
        <w:t>scope</w:t>
      </w:r>
      <w:r>
        <w:rPr>
          <w:rtl w:val="0"/>
          <w:lang w:val="en-US"/>
        </w:rPr>
        <w:t>: unlike market-wide fear gauges, the Shock Score operates at portfolio level, measuring information shocks specific to a manager</w:t>
      </w:r>
      <w:r>
        <w:rPr>
          <w:rtl w:val="0"/>
          <w:lang w:val="en-US"/>
        </w:rPr>
        <w:t>’</w:t>
      </w:r>
      <w:r>
        <w:rPr>
          <w:rtl w:val="0"/>
          <w:lang w:val="en-US"/>
        </w:rPr>
        <w:t xml:space="preserve">s holdings. Third, </w:t>
      </w:r>
      <w:r>
        <w:rPr>
          <w:b w:val="1"/>
          <w:bCs w:val="1"/>
          <w:rtl w:val="0"/>
          <w:lang w:val="en-US"/>
        </w:rPr>
        <w:t>application</w:t>
      </w:r>
      <w:r>
        <w:rPr>
          <w:rtl w:val="0"/>
          <w:lang w:val="en-US"/>
        </w:rPr>
        <w:t>: unlike static risk profiling tools, the Shock Score triggers real-time behavioral interventions (cooling-off protocols, IPS review) linked to Investment Policy Statement governance frameworks.</w:t>
      </w:r>
    </w:p>
    <w:p>
      <w:pPr>
        <w:pStyle w:val="Body Text"/>
      </w:pPr>
      <w:r>
        <w:rPr>
          <w:rtl w:val="0"/>
          <w:lang w:val="en-US"/>
        </w:rPr>
        <w:t>The table below systematically compares the Shock Score against representative measures from each category.</w:t>
      </w:r>
    </w:p>
    <w:p>
      <w:pPr>
        <w:pStyle w:val="Body Text"/>
      </w:pPr>
      <w:r>
        <w:rPr>
          <w:b w:val="1"/>
          <w:bCs w:val="1"/>
          <w:rtl w:val="0"/>
          <w:lang w:val="en-US"/>
        </w:rPr>
        <w:t>Table 3.2</w:t>
      </w:r>
    </w:p>
    <w:p>
      <w:pPr>
        <w:pStyle w:val="Body Text"/>
      </w:pPr>
      <w:r>
        <w:rPr>
          <w:i w:val="1"/>
          <w:iCs w:val="1"/>
          <w:rtl w:val="0"/>
          <w:lang w:val="en-US"/>
        </w:rPr>
        <w:t>Shock Score Benchmarking Against Existing Measures</w:t>
      </w:r>
    </w:p>
    <w:tbl>
      <w:tblPr>
        <w:tblW w:w="995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339"/>
        <w:gridCol w:w="1431"/>
        <w:gridCol w:w="946"/>
        <w:gridCol w:w="1760"/>
        <w:gridCol w:w="2022"/>
        <w:gridCol w:w="2461"/>
      </w:tblGrid>
      <w:tr>
        <w:tblPrEx>
          <w:shd w:val="clear" w:color="auto" w:fill="156082"/>
        </w:tblPrEx>
        <w:trPr>
          <w:trHeight w:val="190" w:hRule="atLeast"/>
          <w:tblHeader/>
        </w:trPr>
        <w:tc>
          <w:tcPr>
            <w:tcW w:type="dxa" w:w="1339"/>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Measure</w:t>
            </w:r>
          </w:p>
        </w:tc>
        <w:tc>
          <w:tcPr>
            <w:tcW w:type="dxa" w:w="1431"/>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Purpose</w:t>
            </w:r>
          </w:p>
        </w:tc>
        <w:tc>
          <w:tcPr>
            <w:tcW w:type="dxa" w:w="946"/>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Frequency</w:t>
            </w:r>
          </w:p>
        </w:tc>
        <w:tc>
          <w:tcPr>
            <w:tcW w:type="dxa" w:w="1759"/>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Scope</w:t>
            </w:r>
          </w:p>
        </w:tc>
        <w:tc>
          <w:tcPr>
            <w:tcW w:type="dxa" w:w="2022"/>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Behavioral Component</w:t>
            </w:r>
          </w:p>
        </w:tc>
        <w:tc>
          <w:tcPr>
            <w:tcW w:type="dxa" w:w="2461"/>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Decision Output</w:t>
            </w:r>
          </w:p>
        </w:tc>
      </w:tr>
      <w:tr>
        <w:tblPrEx>
          <w:shd w:val="clear" w:color="auto" w:fill="cad1d7"/>
        </w:tblPrEx>
        <w:trPr>
          <w:trHeight w:val="410" w:hRule="atLeast"/>
        </w:trPr>
        <w:tc>
          <w:tcPr>
            <w:tcW w:type="dxa" w:w="133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b w:val="1"/>
                <w:bCs w:val="1"/>
                <w:shd w:val="nil" w:color="auto" w:fill="auto"/>
                <w:rtl w:val="0"/>
                <w:lang w:val="en-US"/>
              </w:rPr>
              <w:t>Sentiment Indices</w:t>
            </w:r>
          </w:p>
        </w:tc>
        <w:tc>
          <w:tcPr>
            <w:tcW w:type="dxa" w:w="1431"/>
            <w:tcBorders>
              <w:top w:val="nil"/>
              <w:left w:val="nil"/>
              <w:bottom w:val="nil"/>
              <w:right w:val="nil"/>
            </w:tcBorders>
            <w:shd w:val="clear" w:color="auto" w:fill="auto"/>
            <w:tcMar>
              <w:top w:type="dxa" w:w="80"/>
              <w:left w:type="dxa" w:w="80"/>
              <w:bottom w:type="dxa" w:w="80"/>
              <w:right w:type="dxa" w:w="80"/>
            </w:tcMar>
            <w:vAlign w:val="top"/>
          </w:tcPr>
          <w:p/>
        </w:tc>
        <w:tc>
          <w:tcPr>
            <w:tcW w:type="dxa" w:w="946"/>
            <w:tcBorders>
              <w:top w:val="nil"/>
              <w:left w:val="nil"/>
              <w:bottom w:val="nil"/>
              <w:right w:val="nil"/>
            </w:tcBorders>
            <w:shd w:val="clear" w:color="auto" w:fill="auto"/>
            <w:tcMar>
              <w:top w:type="dxa" w:w="80"/>
              <w:left w:type="dxa" w:w="80"/>
              <w:bottom w:type="dxa" w:w="80"/>
              <w:right w:type="dxa" w:w="80"/>
            </w:tcMar>
            <w:vAlign w:val="top"/>
          </w:tcPr>
          <w:p/>
        </w:tc>
        <w:tc>
          <w:tcPr>
            <w:tcW w:type="dxa" w:w="1759"/>
            <w:tcBorders>
              <w:top w:val="nil"/>
              <w:left w:val="nil"/>
              <w:bottom w:val="nil"/>
              <w:right w:val="nil"/>
            </w:tcBorders>
            <w:shd w:val="clear" w:color="auto" w:fill="auto"/>
            <w:tcMar>
              <w:top w:type="dxa" w:w="80"/>
              <w:left w:type="dxa" w:w="80"/>
              <w:bottom w:type="dxa" w:w="80"/>
              <w:right w:type="dxa" w:w="80"/>
            </w:tcMar>
            <w:vAlign w:val="top"/>
          </w:tcPr>
          <w:p/>
        </w:tc>
        <w:tc>
          <w:tcPr>
            <w:tcW w:type="dxa" w:w="2022"/>
            <w:tcBorders>
              <w:top w:val="nil"/>
              <w:left w:val="nil"/>
              <w:bottom w:val="nil"/>
              <w:right w:val="nil"/>
            </w:tcBorders>
            <w:shd w:val="clear" w:color="auto" w:fill="auto"/>
            <w:tcMar>
              <w:top w:type="dxa" w:w="80"/>
              <w:left w:type="dxa" w:w="80"/>
              <w:bottom w:type="dxa" w:w="80"/>
              <w:right w:type="dxa" w:w="80"/>
            </w:tcMar>
            <w:vAlign w:val="top"/>
          </w:tcPr>
          <w:p/>
        </w:tc>
        <w:tc>
          <w:tcPr>
            <w:tcW w:type="dxa" w:w="2461"/>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ad1d7"/>
        </w:tblPrEx>
        <w:trPr>
          <w:trHeight w:val="400" w:hRule="atLeast"/>
        </w:trPr>
        <w:tc>
          <w:tcPr>
            <w:tcW w:type="dxa" w:w="133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Baker-Wurgler Index</w:t>
            </w:r>
          </w:p>
        </w:tc>
        <w:tc>
          <w:tcPr>
            <w:tcW w:type="dxa" w:w="143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Return forecasting</w:t>
            </w:r>
          </w:p>
        </w:tc>
        <w:tc>
          <w:tcPr>
            <w:tcW w:type="dxa" w:w="946"/>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Monthly</w:t>
            </w:r>
          </w:p>
        </w:tc>
        <w:tc>
          <w:tcPr>
            <w:tcW w:type="dxa" w:w="175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Market-wide aggregate</w:t>
            </w:r>
          </w:p>
        </w:tc>
        <w:tc>
          <w:tcPr>
            <w:tcW w:type="dxa" w:w="202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None</w:t>
            </w:r>
          </w:p>
        </w:tc>
        <w:tc>
          <w:tcPr>
            <w:tcW w:type="dxa" w:w="246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Mispricing signal for algorithmic strategies</w:t>
            </w:r>
          </w:p>
        </w:tc>
      </w:tr>
      <w:tr>
        <w:tblPrEx>
          <w:shd w:val="clear" w:color="auto" w:fill="cad1d7"/>
        </w:tblPrEx>
        <w:trPr>
          <w:trHeight w:val="400" w:hRule="atLeast"/>
        </w:trPr>
        <w:tc>
          <w:tcPr>
            <w:tcW w:type="dxa" w:w="133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FEARS Index</w:t>
            </w:r>
          </w:p>
        </w:tc>
        <w:tc>
          <w:tcPr>
            <w:tcW w:type="dxa" w:w="143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Market stress measurement</w:t>
            </w:r>
          </w:p>
        </w:tc>
        <w:tc>
          <w:tcPr>
            <w:tcW w:type="dxa" w:w="946"/>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Daily</w:t>
            </w:r>
          </w:p>
        </w:tc>
        <w:tc>
          <w:tcPr>
            <w:tcW w:type="dxa" w:w="175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Aggregate market sentiment</w:t>
            </w:r>
          </w:p>
        </w:tc>
        <w:tc>
          <w:tcPr>
            <w:tcW w:type="dxa" w:w="202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None</w:t>
            </w:r>
          </w:p>
        </w:tc>
        <w:tc>
          <w:tcPr>
            <w:tcW w:type="dxa" w:w="246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Econometric variable for research</w:t>
            </w:r>
          </w:p>
        </w:tc>
      </w:tr>
      <w:tr>
        <w:tblPrEx>
          <w:shd w:val="clear" w:color="auto" w:fill="cad1d7"/>
        </w:tblPrEx>
        <w:trPr>
          <w:trHeight w:val="400" w:hRule="atLeast"/>
        </w:trPr>
        <w:tc>
          <w:tcPr>
            <w:tcW w:type="dxa" w:w="133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RavenPack ESS</w:t>
            </w:r>
          </w:p>
        </w:tc>
        <w:tc>
          <w:tcPr>
            <w:tcW w:type="dxa" w:w="143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Trading signal generation</w:t>
            </w:r>
          </w:p>
        </w:tc>
        <w:tc>
          <w:tcPr>
            <w:tcW w:type="dxa" w:w="946"/>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Real-time</w:t>
            </w:r>
          </w:p>
        </w:tc>
        <w:tc>
          <w:tcPr>
            <w:tcW w:type="dxa" w:w="175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Individual securities</w:t>
            </w:r>
          </w:p>
        </w:tc>
        <w:tc>
          <w:tcPr>
            <w:tcW w:type="dxa" w:w="202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None</w:t>
            </w:r>
          </w:p>
        </w:tc>
        <w:tc>
          <w:tcPr>
            <w:tcW w:type="dxa" w:w="246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Automated trade execution signals</w:t>
            </w:r>
          </w:p>
        </w:tc>
      </w:tr>
      <w:tr>
        <w:tblPrEx>
          <w:shd w:val="clear" w:color="auto" w:fill="cad1d7"/>
        </w:tblPrEx>
        <w:trPr>
          <w:trHeight w:val="400" w:hRule="atLeast"/>
        </w:trPr>
        <w:tc>
          <w:tcPr>
            <w:tcW w:type="dxa" w:w="133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b w:val="1"/>
                <w:bCs w:val="1"/>
                <w:shd w:val="nil" w:color="auto" w:fill="auto"/>
                <w:rtl w:val="0"/>
                <w:lang w:val="en-US"/>
              </w:rPr>
              <w:t>Volatility Measures</w:t>
            </w:r>
          </w:p>
        </w:tc>
        <w:tc>
          <w:tcPr>
            <w:tcW w:type="dxa" w:w="1431"/>
            <w:tcBorders>
              <w:top w:val="nil"/>
              <w:left w:val="nil"/>
              <w:bottom w:val="nil"/>
              <w:right w:val="nil"/>
            </w:tcBorders>
            <w:shd w:val="clear" w:color="auto" w:fill="auto"/>
            <w:tcMar>
              <w:top w:type="dxa" w:w="80"/>
              <w:left w:type="dxa" w:w="80"/>
              <w:bottom w:type="dxa" w:w="80"/>
              <w:right w:type="dxa" w:w="80"/>
            </w:tcMar>
            <w:vAlign w:val="top"/>
          </w:tcPr>
          <w:p/>
        </w:tc>
        <w:tc>
          <w:tcPr>
            <w:tcW w:type="dxa" w:w="946"/>
            <w:tcBorders>
              <w:top w:val="nil"/>
              <w:left w:val="nil"/>
              <w:bottom w:val="nil"/>
              <w:right w:val="nil"/>
            </w:tcBorders>
            <w:shd w:val="clear" w:color="auto" w:fill="auto"/>
            <w:tcMar>
              <w:top w:type="dxa" w:w="80"/>
              <w:left w:type="dxa" w:w="80"/>
              <w:bottom w:type="dxa" w:w="80"/>
              <w:right w:type="dxa" w:w="80"/>
            </w:tcMar>
            <w:vAlign w:val="top"/>
          </w:tcPr>
          <w:p/>
        </w:tc>
        <w:tc>
          <w:tcPr>
            <w:tcW w:type="dxa" w:w="1759"/>
            <w:tcBorders>
              <w:top w:val="nil"/>
              <w:left w:val="nil"/>
              <w:bottom w:val="nil"/>
              <w:right w:val="nil"/>
            </w:tcBorders>
            <w:shd w:val="clear" w:color="auto" w:fill="auto"/>
            <w:tcMar>
              <w:top w:type="dxa" w:w="80"/>
              <w:left w:type="dxa" w:w="80"/>
              <w:bottom w:type="dxa" w:w="80"/>
              <w:right w:type="dxa" w:w="80"/>
            </w:tcMar>
            <w:vAlign w:val="top"/>
          </w:tcPr>
          <w:p/>
        </w:tc>
        <w:tc>
          <w:tcPr>
            <w:tcW w:type="dxa" w:w="2022"/>
            <w:tcBorders>
              <w:top w:val="nil"/>
              <w:left w:val="nil"/>
              <w:bottom w:val="nil"/>
              <w:right w:val="nil"/>
            </w:tcBorders>
            <w:shd w:val="clear" w:color="auto" w:fill="auto"/>
            <w:tcMar>
              <w:top w:type="dxa" w:w="80"/>
              <w:left w:type="dxa" w:w="80"/>
              <w:bottom w:type="dxa" w:w="80"/>
              <w:right w:type="dxa" w:w="80"/>
            </w:tcMar>
            <w:vAlign w:val="top"/>
          </w:tcPr>
          <w:p/>
        </w:tc>
        <w:tc>
          <w:tcPr>
            <w:tcW w:type="dxa" w:w="2461"/>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ad1d7"/>
        </w:tblPrEx>
        <w:trPr>
          <w:trHeight w:val="400" w:hRule="atLeast"/>
        </w:trPr>
        <w:tc>
          <w:tcPr>
            <w:tcW w:type="dxa" w:w="133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VIX</w:t>
            </w:r>
          </w:p>
        </w:tc>
        <w:tc>
          <w:tcPr>
            <w:tcW w:type="dxa" w:w="143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Implied volatility gauge</w:t>
            </w:r>
          </w:p>
        </w:tc>
        <w:tc>
          <w:tcPr>
            <w:tcW w:type="dxa" w:w="946"/>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Real-time</w:t>
            </w:r>
          </w:p>
        </w:tc>
        <w:tc>
          <w:tcPr>
            <w:tcW w:type="dxa" w:w="175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S&amp;P 500 market-wide</w:t>
            </w:r>
          </w:p>
        </w:tc>
        <w:tc>
          <w:tcPr>
            <w:tcW w:type="dxa" w:w="202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None</w:t>
            </w:r>
          </w:p>
        </w:tc>
        <w:tc>
          <w:tcPr>
            <w:tcW w:type="dxa" w:w="246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Hedging and derivatives trading</w:t>
            </w:r>
          </w:p>
        </w:tc>
      </w:tr>
      <w:tr>
        <w:tblPrEx>
          <w:shd w:val="clear" w:color="auto" w:fill="cad1d7"/>
        </w:tblPrEx>
        <w:trPr>
          <w:trHeight w:val="400" w:hRule="atLeast"/>
        </w:trPr>
        <w:tc>
          <w:tcPr>
            <w:tcW w:type="dxa" w:w="133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Fear &amp; Greed Index</w:t>
            </w:r>
          </w:p>
        </w:tc>
        <w:tc>
          <w:tcPr>
            <w:tcW w:type="dxa" w:w="143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Sentiment barometer</w:t>
            </w:r>
          </w:p>
        </w:tc>
        <w:tc>
          <w:tcPr>
            <w:tcW w:type="dxa" w:w="946"/>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Daily</w:t>
            </w:r>
          </w:p>
        </w:tc>
        <w:tc>
          <w:tcPr>
            <w:tcW w:type="dxa" w:w="175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Market-wide composite</w:t>
            </w:r>
          </w:p>
        </w:tc>
        <w:tc>
          <w:tcPr>
            <w:tcW w:type="dxa" w:w="202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None</w:t>
            </w:r>
          </w:p>
        </w:tc>
        <w:tc>
          <w:tcPr>
            <w:tcW w:type="dxa" w:w="246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Descriptive market mood indicator</w:t>
            </w:r>
          </w:p>
        </w:tc>
      </w:tr>
      <w:tr>
        <w:tblPrEx>
          <w:shd w:val="clear" w:color="auto" w:fill="cad1d7"/>
        </w:tblPrEx>
        <w:trPr>
          <w:trHeight w:val="400" w:hRule="atLeast"/>
        </w:trPr>
        <w:tc>
          <w:tcPr>
            <w:tcW w:type="dxa" w:w="133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b w:val="1"/>
                <w:bCs w:val="1"/>
                <w:shd w:val="nil" w:color="auto" w:fill="auto"/>
                <w:rtl w:val="0"/>
                <w:lang w:val="en-US"/>
              </w:rPr>
              <w:t>Behavioral Tools</w:t>
            </w:r>
          </w:p>
        </w:tc>
        <w:tc>
          <w:tcPr>
            <w:tcW w:type="dxa" w:w="1431"/>
            <w:tcBorders>
              <w:top w:val="nil"/>
              <w:left w:val="nil"/>
              <w:bottom w:val="nil"/>
              <w:right w:val="nil"/>
            </w:tcBorders>
            <w:shd w:val="clear" w:color="auto" w:fill="auto"/>
            <w:tcMar>
              <w:top w:type="dxa" w:w="80"/>
              <w:left w:type="dxa" w:w="80"/>
              <w:bottom w:type="dxa" w:w="80"/>
              <w:right w:type="dxa" w:w="80"/>
            </w:tcMar>
            <w:vAlign w:val="top"/>
          </w:tcPr>
          <w:p/>
        </w:tc>
        <w:tc>
          <w:tcPr>
            <w:tcW w:type="dxa" w:w="946"/>
            <w:tcBorders>
              <w:top w:val="nil"/>
              <w:left w:val="nil"/>
              <w:bottom w:val="nil"/>
              <w:right w:val="nil"/>
            </w:tcBorders>
            <w:shd w:val="clear" w:color="auto" w:fill="auto"/>
            <w:tcMar>
              <w:top w:type="dxa" w:w="80"/>
              <w:left w:type="dxa" w:w="80"/>
              <w:bottom w:type="dxa" w:w="80"/>
              <w:right w:type="dxa" w:w="80"/>
            </w:tcMar>
            <w:vAlign w:val="top"/>
          </w:tcPr>
          <w:p/>
        </w:tc>
        <w:tc>
          <w:tcPr>
            <w:tcW w:type="dxa" w:w="1759"/>
            <w:tcBorders>
              <w:top w:val="nil"/>
              <w:left w:val="nil"/>
              <w:bottom w:val="nil"/>
              <w:right w:val="nil"/>
            </w:tcBorders>
            <w:shd w:val="clear" w:color="auto" w:fill="auto"/>
            <w:tcMar>
              <w:top w:type="dxa" w:w="80"/>
              <w:left w:type="dxa" w:w="80"/>
              <w:bottom w:type="dxa" w:w="80"/>
              <w:right w:type="dxa" w:w="80"/>
            </w:tcMar>
            <w:vAlign w:val="top"/>
          </w:tcPr>
          <w:p/>
        </w:tc>
        <w:tc>
          <w:tcPr>
            <w:tcW w:type="dxa" w:w="2022"/>
            <w:tcBorders>
              <w:top w:val="nil"/>
              <w:left w:val="nil"/>
              <w:bottom w:val="nil"/>
              <w:right w:val="nil"/>
            </w:tcBorders>
            <w:shd w:val="clear" w:color="auto" w:fill="auto"/>
            <w:tcMar>
              <w:top w:type="dxa" w:w="80"/>
              <w:left w:type="dxa" w:w="80"/>
              <w:bottom w:type="dxa" w:w="80"/>
              <w:right w:type="dxa" w:w="80"/>
            </w:tcMar>
            <w:vAlign w:val="top"/>
          </w:tcPr>
          <w:p/>
        </w:tc>
        <w:tc>
          <w:tcPr>
            <w:tcW w:type="dxa" w:w="2461"/>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ad1d7"/>
        </w:tblPrEx>
        <w:trPr>
          <w:trHeight w:val="400" w:hRule="atLeast"/>
        </w:trPr>
        <w:tc>
          <w:tcPr>
            <w:tcW w:type="dxa" w:w="133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AndesRisk 4D Framework</w:t>
            </w:r>
          </w:p>
        </w:tc>
        <w:tc>
          <w:tcPr>
            <w:tcW w:type="dxa" w:w="143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Client risk profiling</w:t>
            </w:r>
          </w:p>
        </w:tc>
        <w:tc>
          <w:tcPr>
            <w:tcW w:type="dxa" w:w="946"/>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Static</w:t>
            </w:r>
          </w:p>
        </w:tc>
        <w:tc>
          <w:tcPr>
            <w:tcW w:type="dxa" w:w="175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Client classification</w:t>
            </w:r>
          </w:p>
        </w:tc>
        <w:tc>
          <w:tcPr>
            <w:tcW w:type="dxa" w:w="202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Behavioral investor types</w:t>
            </w:r>
          </w:p>
        </w:tc>
        <w:tc>
          <w:tcPr>
            <w:tcW w:type="dxa" w:w="246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Portfolio allocation recommendations</w:t>
            </w:r>
          </w:p>
        </w:tc>
      </w:tr>
      <w:tr>
        <w:tblPrEx>
          <w:shd w:val="clear" w:color="auto" w:fill="cad1d7"/>
        </w:tblPrEx>
        <w:trPr>
          <w:trHeight w:val="400" w:hRule="atLeast"/>
        </w:trPr>
        <w:tc>
          <w:tcPr>
            <w:tcW w:type="dxa" w:w="133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Pocket Risk</w:t>
            </w:r>
          </w:p>
        </w:tc>
        <w:tc>
          <w:tcPr>
            <w:tcW w:type="dxa" w:w="143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Suitability assessment</w:t>
            </w:r>
          </w:p>
        </w:tc>
        <w:tc>
          <w:tcPr>
            <w:tcW w:type="dxa" w:w="946"/>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Static</w:t>
            </w:r>
          </w:p>
        </w:tc>
        <w:tc>
          <w:tcPr>
            <w:tcW w:type="dxa" w:w="175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Individual risk tolerance</w:t>
            </w:r>
          </w:p>
        </w:tc>
        <w:tc>
          <w:tcPr>
            <w:tcW w:type="dxa" w:w="202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Loss aversion measurement</w:t>
            </w:r>
          </w:p>
        </w:tc>
        <w:tc>
          <w:tcPr>
            <w:tcW w:type="dxa" w:w="246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Model portfolio matching</w:t>
            </w:r>
          </w:p>
        </w:tc>
      </w:tr>
      <w:tr>
        <w:tblPrEx>
          <w:shd w:val="clear" w:color="auto" w:fill="cad1d7"/>
        </w:tblPrEx>
        <w:trPr>
          <w:trHeight w:val="400" w:hRule="atLeast"/>
        </w:trPr>
        <w:tc>
          <w:tcPr>
            <w:tcW w:type="dxa" w:w="133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b w:val="1"/>
                <w:bCs w:val="1"/>
                <w:shd w:val="nil" w:color="auto" w:fill="auto"/>
                <w:rtl w:val="0"/>
                <w:lang w:val="en-US"/>
              </w:rPr>
              <w:t>This Thesis: Shock Score</w:t>
            </w:r>
          </w:p>
        </w:tc>
        <w:tc>
          <w:tcPr>
            <w:tcW w:type="dxa" w:w="143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b w:val="1"/>
                <w:bCs w:val="1"/>
                <w:shd w:val="nil" w:color="auto" w:fill="auto"/>
                <w:rtl w:val="0"/>
                <w:lang w:val="en-US"/>
              </w:rPr>
              <w:t>Behavioral decision support</w:t>
            </w:r>
          </w:p>
        </w:tc>
        <w:tc>
          <w:tcPr>
            <w:tcW w:type="dxa" w:w="946"/>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b w:val="1"/>
                <w:bCs w:val="1"/>
                <w:shd w:val="nil" w:color="auto" w:fill="auto"/>
                <w:rtl w:val="0"/>
                <w:lang w:val="en-US"/>
              </w:rPr>
              <w:t>Real-time</w:t>
            </w:r>
          </w:p>
        </w:tc>
        <w:tc>
          <w:tcPr>
            <w:tcW w:type="dxa" w:w="175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b w:val="1"/>
                <w:bCs w:val="1"/>
                <w:shd w:val="nil" w:color="auto" w:fill="auto"/>
                <w:rtl w:val="0"/>
                <w:lang w:val="en-US"/>
              </w:rPr>
              <w:t>Portfolio-specific</w:t>
            </w:r>
          </w:p>
        </w:tc>
        <w:tc>
          <w:tcPr>
            <w:tcW w:type="dxa" w:w="202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b w:val="1"/>
                <w:bCs w:val="1"/>
                <w:shd w:val="nil" w:color="auto" w:fill="auto"/>
                <w:rtl w:val="0"/>
                <w:lang w:val="en-US"/>
              </w:rPr>
              <w:t>Pre-commitment protocols</w:t>
            </w:r>
          </w:p>
        </w:tc>
        <w:tc>
          <w:tcPr>
            <w:tcW w:type="dxa" w:w="246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b w:val="1"/>
                <w:bCs w:val="1"/>
                <w:shd w:val="nil" w:color="auto" w:fill="auto"/>
                <w:rtl w:val="0"/>
                <w:lang w:val="en-US"/>
              </w:rPr>
              <w:t>IPS-linked cooling-off triggers</w:t>
            </w:r>
          </w:p>
        </w:tc>
      </w:tr>
    </w:tbl>
    <w:p>
      <w:pPr>
        <w:pStyle w:val="Body Text"/>
        <w:widowControl w:val="0"/>
        <w:spacing w:line="240" w:lineRule="auto"/>
      </w:pPr>
    </w:p>
    <w:p>
      <w:pPr>
        <w:pStyle w:val="Body Text"/>
      </w:pPr>
      <w:r>
        <w:rPr>
          <w:i w:val="1"/>
          <w:iCs w:val="1"/>
          <w:rtl w:val="0"/>
          <w:lang w:val="en-US"/>
        </w:rPr>
        <w:t>Note.</w:t>
      </w:r>
      <w:r>
        <w:rPr>
          <w:rtl w:val="0"/>
          <w:lang w:val="en-US"/>
        </w:rPr>
        <w:t xml:space="preserve"> Based on </w:t>
      </w:r>
      <w:r>
        <w:rPr>
          <w:rStyle w:val="Hyperlink.0"/>
        </w:rPr>
        <w:fldChar w:fldCharType="begin" w:fldLock="0"/>
      </w:r>
      <w:r>
        <w:rPr>
          <w:rStyle w:val="Hyperlink.0"/>
        </w:rPr>
        <w:instrText xml:space="preserve"> HYPERLINK "https://doi.org/10.1111/j.1540-6261.2006.00885.x"</w:instrText>
      </w:r>
      <w:r>
        <w:rPr>
          <w:rStyle w:val="Hyperlink.0"/>
        </w:rPr>
        <w:fldChar w:fldCharType="separate" w:fldLock="0"/>
      </w:r>
      <w:r>
        <w:rPr>
          <w:rStyle w:val="Hyperlink.0"/>
          <w:rtl w:val="0"/>
        </w:rPr>
        <w:t>Baker &amp; Wurgler, 2006</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"https://doi.org/10.1093/rfs/hhu072"</w:instrText>
      </w:r>
      <w:r>
        <w:rPr>
          <w:rStyle w:val="Hyperlink.0"/>
        </w:rPr>
        <w:fldChar w:fldCharType="separate" w:fldLock="0"/>
      </w:r>
      <w:r>
        <w:rPr>
          <w:rStyle w:val="Hyperlink.0"/>
          <w:rtl w:val="0"/>
        </w:rPr>
        <w:t>Da, Engelberg &amp; Gao, 2015</w:t>
      </w:r>
      <w:r>
        <w:rPr/>
        <w:fldChar w:fldCharType="end" w:fldLock="0"/>
      </w:r>
      <w:r>
        <w:rPr>
          <w:rtl w:val="0"/>
          <w:lang w:val="en-US"/>
        </w:rPr>
        <w:t>, RavenPack (2011), Statman (2019), and the present study design. Classification reflects primary intended use as reported in the cited publications.</w:t>
      </w:r>
    </w:p>
    <w:p>
      <w:pPr>
        <w:pStyle w:val="Body Text"/>
      </w:pPr>
      <w:r>
        <w:rPr>
          <w:b w:val="1"/>
          <w:bCs w:val="1"/>
          <w:rtl w:val="0"/>
          <w:lang w:val="en-US"/>
        </w:rPr>
        <w:t>Technical Distinction: PCA Application</w:t>
      </w:r>
    </w:p>
    <w:p>
      <w:pPr>
        <w:pStyle w:val="Body Text"/>
      </w:pPr>
      <w:r>
        <w:rPr>
          <w:rtl w:val="0"/>
          <w:lang w:val="en-US"/>
        </w:rPr>
        <w:t>While both the Baker-Wurgler index and the Shock Score use principal component analysis for dimensionality reduction, they apply PCA to fundamentally different inputs for different purposes. Baker-Wurgler aggregates market-based proxies (IPO activity, fund discounts, equity issuance) to capture aggregate investor sentiment as a predictor of future returns. The Shock Score (whose components are defined in Chapter 4) aggregates portfolio-specific news metrics to capture information shock magnitude as a trigger for behavioral interventions. This difference in both inputs and objectives means the two measures serve non-overlapping functions in portfolio management.</w:t>
      </w:r>
    </w:p>
    <w:p>
      <w:pPr>
        <w:pStyle w:val="Body Text"/>
      </w:pPr>
      <w:r>
        <w:rPr>
          <w:rtl w:val="0"/>
          <w:lang w:val="en-US"/>
        </w:rPr>
        <w:t>In sum, existing measures either forecast returns (sentiment indices), describe market conditions (volatility gauges), or profile static risk preferences (behavioral tools). None operationalizes information shock intensity as a real-time behavioral risk mitigation trigger for discretionary portfolio managers. The Shock Score fills this gap by bridging real-time news analytics with behavioral governance frameworks.</w:t>
      </w:r>
    </w:p>
    <w:p>
      <w:pPr>
        <w:pStyle w:val="Heading 3"/>
      </w:pPr>
      <w:bookmarkStart w:name="Xdcd0a0d817db933063c7e766fe5877b79e38e4d" w:id="82"/>
      <w:r>
        <w:rPr>
          <w:rFonts w:cs="Arial Unicode MS" w:eastAsia="Arial Unicode MS"/>
          <w:rtl w:val="0"/>
          <w:lang w:val="en-US"/>
        </w:rPr>
        <w:t>3.6.4 Relevance of Reviewed Literature to Research Hypotheses</w:t>
      </w:r>
    </w:p>
    <w:p>
      <w:pPr>
        <w:pStyle w:val="First Paragraph"/>
      </w:pPr>
      <w:r>
        <w:rPr>
          <w:rtl w:val="0"/>
          <w:lang w:val="en-US"/>
        </w:rPr>
        <w:t xml:space="preserve">Chapter 3 has reviewed three streams of literature that together provide the theoretical foundation for the research hypotheses. </w:t>
      </w:r>
      <w:r>
        <w:rPr>
          <w:rStyle w:val="Hyperlink.0"/>
        </w:rPr>
        <w:fldChar w:fldCharType="begin" w:fldLock="0"/>
      </w:r>
      <w:r>
        <w:rPr>
          <w:rStyle w:val="Hyperlink.0"/>
        </w:rPr>
        <w:instrText xml:space="preserve"> HYPERLINK "https://doi.org/10.1146/annurev-financial-092214-043752"</w:instrText>
      </w:r>
      <w:r>
        <w:rPr>
          <w:rStyle w:val="Hyperlink.0"/>
        </w:rPr>
        <w:fldChar w:fldCharType="separate" w:fldLock="0"/>
      </w:r>
      <w:r>
        <w:rPr>
          <w:rStyle w:val="Hyperlink.0"/>
          <w:rtl w:val="0"/>
        </w:rPr>
        <w:t>Hirshleifer, 2015</w:t>
      </w:r>
      <w:r>
        <w:rPr/>
        <w:fldChar w:fldCharType="end" w:fldLock="0"/>
      </w:r>
      <w:r>
        <w:rPr>
          <w:rtl w:val="0"/>
          <w:lang w:val="en-US"/>
        </w:rPr>
        <w:t xml:space="preserve"> and </w:t>
      </w:r>
      <w:r>
        <w:rPr>
          <w:rStyle w:val="Hyperlink.0"/>
        </w:rPr>
        <w:fldChar w:fldCharType="begin" w:fldLock="0"/>
      </w:r>
      <w:r>
        <w:rPr>
          <w:rStyle w:val="Hyperlink.0"/>
        </w:rPr>
        <w:instrText xml:space="preserve"> HYPERLINK "https://dx.doi.org/10.2139/ssrn.327880"</w:instrText>
      </w:r>
      <w:r>
        <w:rPr>
          <w:rStyle w:val="Hyperlink.0"/>
        </w:rPr>
        <w:fldChar w:fldCharType="separate" w:fldLock="0"/>
      </w:r>
      <w:r>
        <w:rPr>
          <w:rStyle w:val="Hyperlink.0"/>
          <w:rtl w:val="0"/>
        </w:rPr>
        <w:t>Barberis &amp; Thaler, 2002</w:t>
      </w:r>
      <w:r>
        <w:rPr/>
        <w:fldChar w:fldCharType="end" w:fldLock="0"/>
      </w:r>
      <w:r>
        <w:rPr>
          <w:rtl w:val="0"/>
          <w:lang w:val="en-US"/>
        </w:rPr>
        <w:t xml:space="preserve"> establish the behavioral mechanisms through which information shocks produce systematic decision errors, supporting H1. </w:t>
      </w:r>
      <w:r>
        <w:rPr>
          <w:rStyle w:val="Hyperlink.0"/>
        </w:rPr>
        <w:fldChar w:fldCharType="begin" w:fldLock="0"/>
      </w:r>
      <w:r>
        <w:rPr>
          <w:rStyle w:val="Hyperlink.0"/>
        </w:rPr>
        <w:instrText xml:space="preserve"> HYPERLINK "https://doi.org/10.1016/j.jet.2018.10.002"</w:instrText>
      </w:r>
      <w:r>
        <w:rPr>
          <w:rStyle w:val="Hyperlink.0"/>
        </w:rPr>
        <w:fldChar w:fldCharType="separate" w:fldLock="0"/>
      </w:r>
      <w:r>
        <w:rPr>
          <w:rStyle w:val="Hyperlink.0"/>
          <w:rtl w:val="0"/>
        </w:rPr>
        <w:t>Henderson et al., 2018</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"https://doi.org/10.2139/ssrn.3668963"</w:instrText>
      </w:r>
      <w:r>
        <w:rPr>
          <w:rStyle w:val="Hyperlink.0"/>
        </w:rPr>
        <w:fldChar w:fldCharType="separate" w:fldLock="0"/>
      </w:r>
      <w:r>
        <w:rPr>
          <w:rStyle w:val="Hyperlink.0"/>
          <w:rtl w:val="0"/>
        </w:rPr>
        <w:t>Statman, 2019</w:t>
      </w:r>
      <w:r>
        <w:rPr/>
        <w:fldChar w:fldCharType="end" w:fldLock="0"/>
      </w:r>
      <w:r>
        <w:rPr>
          <w:rtl w:val="0"/>
          <w:lang w:val="en-US"/>
        </w:rPr>
        <w:t xml:space="preserve">, and </w:t>
      </w:r>
      <w:r>
        <w:rPr>
          <w:rStyle w:val="Hyperlink.0"/>
        </w:rPr>
        <w:fldChar w:fldCharType="begin" w:fldLock="0"/>
      </w:r>
      <w:r>
        <w:rPr>
          <w:rStyle w:val="Hyperlink.0"/>
        </w:rPr>
        <w:instrText xml:space="preserve"> HYPERLINK "https://dx.doi.org/10.2139/ssrn.3825110"</w:instrText>
      </w:r>
      <w:r>
        <w:rPr>
          <w:rStyle w:val="Hyperlink.0"/>
        </w:rPr>
        <w:fldChar w:fldCharType="separate" w:fldLock="0"/>
      </w:r>
      <w:r>
        <w:rPr>
          <w:rStyle w:val="Hyperlink.0"/>
          <w:rtl w:val="0"/>
        </w:rPr>
        <w:t>Bianchi et al., 2022</w:t>
      </w:r>
      <w:r>
        <w:rPr/>
        <w:fldChar w:fldCharType="end" w:fldLock="0"/>
      </w:r>
      <w:r>
        <w:rPr>
          <w:rtl w:val="0"/>
          <w:lang w:val="en-US"/>
        </w:rPr>
        <w:t xml:space="preserve"> demonstrate that structured, rule-based decision support can reduce emotional reactivity in investment contexts, supporting the design rationale for H2. The Shock Score is positioned as a novel construct that bridges these two streams; its construction, empirical evaluation, and contribution relative to existing measures are addressed in Chapters 4 and 5.</w:t>
      </w:r>
    </w:p>
    <w:p>
      <w:pPr>
        <w:pStyle w:val="Heading 2"/>
      </w:pPr>
      <w:bookmarkStart w:name="chapterconclusion1" w:id="83"/>
      <w:r>
        <w:rPr>
          <w:rFonts w:cs="Arial Unicode MS" w:eastAsia="Arial Unicode MS"/>
          <w:rtl w:val="0"/>
          <w:lang w:val="fr-FR"/>
        </w:rPr>
        <w:t>3.7 Chapter Conclusion</w:t>
      </w:r>
    </w:p>
    <w:p>
      <w:pPr>
        <w:pStyle w:val="First Paragraph"/>
      </w:pPr>
      <w:r>
        <w:rPr>
          <w:rtl w:val="0"/>
          <w:lang w:val="en-US"/>
        </w:rPr>
        <w:t>Chapter 3 reviewed the theoretical and empirical literature underpinning the two research hypotheses. Three streams of scholarship were examined.</w:t>
      </w:r>
    </w:p>
    <w:p>
      <w:pPr>
        <w:pStyle w:val="Body Text"/>
      </w:pPr>
      <w:r>
        <w:rPr>
          <w:rtl w:val="0"/>
          <w:lang w:val="en-US"/>
        </w:rPr>
        <w:t>The first stream documented the prevalence and mechanisms of behavioral biases in investment decision-making. Loss aversion, overconfidence, attention-driven extrapolation, and the disposition effect have been shown to produce systematic deviations from rational portfolio adjustment, particularly in response to emotionally salient discrete events. The evidence supports treating elevated information shock conditions as an environment in which bias-driven decision errors are more likely to occur, providing the behavioral foundation for Hypothesis H1.</w:t>
      </w:r>
    </w:p>
    <w:p>
      <w:pPr>
        <w:pStyle w:val="Body Text"/>
      </w:pPr>
      <w:r>
        <w:rPr>
          <w:rtl w:val="0"/>
          <w:lang w:val="en-US"/>
        </w:rPr>
        <w:t>The second stream examined managerial decision-making under uncertainty. Research on professional portfolio managers demonstrates that experience and institutional constraints do not eliminate behavioral bias and may, under time pressure and information overload, amplify procyclical responses. This stream situates the study population within the behavioral finance literature and reinforces the relevance of testing H1 on a sample of experienced practitioners rather than student proxies.</w:t>
      </w:r>
    </w:p>
    <w:p>
      <w:pPr>
        <w:pStyle w:val="Body Text"/>
      </w:pPr>
      <w:r>
        <w:rPr>
          <w:rtl w:val="0"/>
          <w:lang w:val="en-US"/>
        </w:rPr>
        <w:t>The third stream reviewed tools designed to mitigate emotional and cognitive bias in investment contexts. Rule-based pre-commitment mechanisms, structured checklists, and decision-support frameworks have demonstrated efficacy in laboratory and field settings. However, the literature reveals a gap: existing tools are predominantly designed for quantitative analytics and algorithmic execution, with limited provision for ex-ante identification and moderation of bias at the point of decision. The Shock Score is positioned to address this gap, providing the theoretical motivation for Hypothesis H2.</w:t>
      </w:r>
    </w:p>
    <w:p>
      <w:pPr>
        <w:pStyle w:val="Body Text"/>
      </w:pPr>
      <w:r>
        <w:rPr>
          <w:rtl w:val="0"/>
          <w:lang w:val="en-US"/>
        </w:rPr>
        <w:t>Section 3.6 identified limitations in the existing literature, including the predominance of laboratory studies with student subjects, reliance on return-based rather than decision-based outcome measures, and the absence of composite information shock indicators combining sentiment, attention, and event-type signals. Table 3.2 benchmarked the Shock Score against existing measures and identified its distinguishing characteristics. Chapter 4 describes the research design and data collection procedures developed to test H1 and H2 in a professional sample.</w:t>
      </w:r>
    </w:p>
    <w:p>
      <w:pPr>
        <w:pStyle w:val="Heading"/>
      </w:pPr>
      <w:bookmarkStart w:name="Xcc1bfbaa80abdb82fa89f2f03f06681cc6e62f9" w:id="84"/>
      <w:r>
        <w:rPr>
          <w:rFonts w:cs="Arial Unicode MS" w:eastAsia="Arial Unicode MS"/>
          <w:rtl w:val="0"/>
          <w:lang w:val="en-US"/>
        </w:rPr>
        <w:t>Chapter 4. Research Data and Primary Data Collection</w:t>
      </w:r>
      <w:bookmarkEnd w:id="84"/>
      <w:bookmarkEnd w:id="83"/>
    </w:p>
    <w:p>
      <w:pPr>
        <w:pStyle w:val="Heading 2"/>
      </w:pPr>
      <w:bookmarkStart w:name="chapterintroduction1" w:id="85"/>
      <w:r>
        <w:rPr>
          <w:rFonts w:cs="Arial Unicode MS" w:eastAsia="Arial Unicode MS"/>
          <w:rtl w:val="0"/>
          <w:lang w:val="en-US"/>
        </w:rPr>
        <w:t>4.1 Chapter Introduction</w:t>
      </w:r>
    </w:p>
    <w:p>
      <w:pPr>
        <w:pStyle w:val="First Paragraph"/>
      </w:pPr>
      <w:r>
        <w:rPr>
          <w:rtl w:val="0"/>
          <w:lang w:val="en-US"/>
        </w:rPr>
        <w:t>This chapter documents the research data, instrument design, and primary data collection process. Section 4.2 establishes the research paradigm and conceptual framework. Section 4.3 presents the market and events data, event screening, Shock Score components, and dashboard. Section 4.4 documents the survey instrument and administration. Section 4.5 specifies the analytical framework. Section 4.6 concludes.</w:t>
      </w:r>
    </w:p>
    <w:p>
      <w:pPr>
        <w:pStyle w:val="Body Text"/>
      </w:pPr>
      <w:r>
        <w:rPr>
          <w:rtl w:val="0"/>
          <w:lang w:val="en-US"/>
        </w:rPr>
        <w:t xml:space="preserve">Primary data are collected through an online scenario-based survey of active equity portfolio managers. Each participant responds to eight information shock scenarios </w:t>
      </w:r>
      <w:r>
        <w:rPr>
          <w:rtl w:val="0"/>
          <w:lang w:val="en-US"/>
        </w:rPr>
        <w:t xml:space="preserve">– </w:t>
      </w:r>
      <w:r>
        <w:rPr>
          <w:rtl w:val="0"/>
          <w:lang w:val="en-US"/>
        </w:rPr>
        <w:t xml:space="preserve">four without the Shock Score dashboard (ShowSC = 0) and four with the dashboard (ShowSC = 1) </w:t>
      </w:r>
      <w:r>
        <w:rPr>
          <w:rtl w:val="0"/>
          <w:lang w:val="en-US"/>
        </w:rPr>
        <w:t xml:space="preserve">– </w:t>
      </w:r>
      <w:r>
        <w:rPr>
          <w:rtl w:val="0"/>
          <w:lang w:val="en-US"/>
        </w:rPr>
        <w:t>recording their intended portfolio adjustment on the seven-point Net Risk Stance scale defined in Section 2.3.1.</w:t>
      </w:r>
    </w:p>
    <w:p>
      <w:pPr>
        <w:pStyle w:val="Heading 2"/>
      </w:pPr>
      <w:bookmarkStart w:name="researchdesign" w:id="86"/>
      <w:r>
        <w:rPr>
          <w:rFonts w:cs="Arial Unicode MS" w:eastAsia="Arial Unicode MS"/>
          <w:rtl w:val="0"/>
          <w:lang w:val="en-US"/>
        </w:rPr>
        <w:t>4.2 Research Design</w:t>
      </w:r>
      <w:bookmarkEnd w:id="86"/>
      <w:bookmarkEnd w:id="85"/>
    </w:p>
    <w:p>
      <w:pPr>
        <w:pStyle w:val="Heading 3"/>
      </w:pPr>
      <w:bookmarkStart w:name="researchparadigm" w:id="87"/>
      <w:r>
        <w:rPr>
          <w:rFonts w:cs="Arial Unicode MS" w:eastAsia="Arial Unicode MS"/>
          <w:rtl w:val="0"/>
          <w:lang w:val="en-US"/>
        </w:rPr>
        <w:t>4.2.1 Research Paradigm</w:t>
      </w:r>
    </w:p>
    <w:p>
      <w:pPr>
        <w:pStyle w:val="First Paragraph"/>
      </w:pPr>
      <w:r>
        <w:rPr>
          <w:rtl w:val="0"/>
          <w:lang w:val="en-US"/>
        </w:rPr>
        <w:t>The study adopts a positivist, deductive, theory-testing paradigm: hypotheses derived from behavioral finance and the decision-support literature (Chapters 2 and 3) are evaluated against primary data collected under controlled conditions</w:t>
      </w:r>
      <w:ins w:id="88" w:date="2026-05-29T15:15:18Z" w:author="Stefano Canossa">
        <w:r>
          <w:rPr>
            <w:rtl w:val="0"/>
            <w:lang w:val="de-DE"/>
          </w:rPr>
          <w:t xml:space="preserve"> (add references fro positivity, deductive, theory-testing. Also, in ch2 you referred to </w:t>
        </w:r>
      </w:ins>
      <w:ins w:id="89" w:date="2026-05-29T15:15:18Z" w:author="Stefano Canossa">
        <w:r>
          <w:rPr>
            <w:rtl w:val="0"/>
            <w:lang w:val="de-DE"/>
          </w:rPr>
          <w:t>“</w:t>
        </w:r>
      </w:ins>
      <w:ins w:id="90" w:date="2026-05-29T15:15:18Z" w:author="Stefano Canossa">
        <w:r>
          <w:rPr>
            <w:rtl w:val="0"/>
          </w:rPr>
          <w:t>within-subject quasi-experimental</w:t>
        </w:r>
      </w:ins>
      <w:ins w:id="91" w:date="2026-05-29T15:15:18Z" w:author="Stefano Canossa">
        <w:r>
          <w:rPr>
            <w:rtl w:val="0"/>
            <w:lang w:val="de-DE"/>
          </w:rPr>
          <w:t xml:space="preserve">” </w:t>
        </w:r>
      </w:ins>
      <w:ins w:id="92" w:date="2026-05-29T15:15:18Z" w:author="Stefano Canossa">
        <w:r>
          <w:rPr>
            <w:rtl w:val="0"/>
            <w:lang w:val="de-DE"/>
          </w:rPr>
          <w:t>that you pick up in the next paragraph; here clarify to the reader how these approaches are complementary in your study - and remember to add all the references</w:t>
        </w:r>
      </w:ins>
      <w:ins w:id="93" w:date="2026-05-29T15:15:18Z" w:author="Stefano Canossa">
        <w:r>
          <w:rPr>
            <w:rtl w:val="0"/>
            <w:lang w:val="de-DE"/>
          </w:rPr>
          <w:t>)</w:t>
        </w:r>
      </w:ins>
      <w:r>
        <w:rPr>
          <w:rtl w:val="0"/>
          <w:lang w:val="en-US"/>
        </w:rPr>
        <w:t>.</w:t>
      </w:r>
    </w:p>
    <w:p>
      <w:pPr>
        <w:pStyle w:val="Body Text"/>
      </w:pPr>
      <w:r>
        <w:rPr>
          <w:rtl w:val="0"/>
          <w:lang w:val="en-US"/>
        </w:rPr>
        <w:t xml:space="preserve">The design is quasi-experimental and within-subject. Each participant serves as their own control by responding to scenarios under both conditions (ShowSC = 0 and ShowSC = 1), which controls for stable individual differences in risk appetite and decision style, increases statistical power relative to a between-subjects design </w:t>
      </w:r>
      <w:r>
        <w:rPr>
          <w:rtl w:val="0"/>
          <w:lang w:val="en-US"/>
        </w:rPr>
        <w:t xml:space="preserve">– </w:t>
      </w:r>
      <w:r>
        <w:rPr>
          <w:rtl w:val="0"/>
          <w:lang w:val="en-US"/>
        </w:rPr>
        <w:t xml:space="preserve">important given the difficulty of recruiting professional managers </w:t>
      </w:r>
      <w:r>
        <w:rPr>
          <w:rtl w:val="0"/>
          <w:lang w:val="en-US"/>
        </w:rPr>
        <w:t xml:space="preserve">– </w:t>
      </w:r>
      <w:r>
        <w:rPr>
          <w:rtl w:val="0"/>
          <w:lang w:val="en-US"/>
        </w:rPr>
        <w:t>and reflects the applied question of whether the same manager</w:t>
      </w:r>
      <w:r>
        <w:rPr>
          <w:rtl w:val="0"/>
          <w:lang w:val="en-US"/>
        </w:rPr>
        <w:t>’</w:t>
      </w:r>
      <w:r>
        <w:rPr>
          <w:rtl w:val="0"/>
          <w:lang w:val="en-US"/>
        </w:rPr>
        <w:t>s behavior changes when given access to the tool. Scenario-based stimuli replace live market events, enabling standardized presentation and controlled manipulation of the treatment at the cost of some artificiality; the gap between stated intentions and actual trading behavior is acknowledged in Section 2.8.2.</w:t>
      </w:r>
    </w:p>
    <w:p>
      <w:pPr>
        <w:pStyle w:val="Body Text"/>
      </w:pPr>
      <w:r>
        <w:rPr>
          <w:rtl w:val="0"/>
          <w:lang w:val="en-US"/>
        </w:rPr>
        <w:t>A Latin square counterbalanced block design</w:t>
      </w:r>
      <w:ins w:id="94" w:date="2026-05-29T15:21:16Z" w:author="Stefano Canossa">
        <w:r>
          <w:rPr>
            <w:rtl w:val="0"/>
            <w:lang w:val="de-DE"/>
          </w:rPr>
          <w:t xml:space="preserve"> (here add reference to </w:t>
        </w:r>
      </w:ins>
      <w:ins w:id="95" w:date="2026-05-29T15:21:16Z" w:author="Stefano Canossa">
        <w:r>
          <w:rPr>
            <w:rtl w:val="0"/>
          </w:rPr>
          <w:t>Latin square counterbalanced block design</w:t>
        </w:r>
      </w:ins>
      <w:ins w:id="96" w:date="2026-05-29T15:21:16Z" w:author="Stefano Canossa">
        <w:r>
          <w:rPr>
            <w:rtl w:val="0"/>
            <w:lang w:val="de-DE"/>
          </w:rPr>
          <w:t xml:space="preserve">, which you will then use every time you mention </w:t>
        </w:r>
      </w:ins>
      <w:ins w:id="97" w:date="2026-05-29T15:21:16Z" w:author="Stefano Canossa">
        <w:r>
          <w:rPr>
            <w:rtl w:val="0"/>
          </w:rPr>
          <w:t>Latin square counterbalanced block design</w:t>
        </w:r>
      </w:ins>
      <w:ins w:id="98" w:date="2026-05-29T15:21:16Z" w:author="Stefano Canossa">
        <w:r>
          <w:rPr>
            <w:rtl w:val="0"/>
            <w:lang w:val="de-DE"/>
          </w:rPr>
          <w:t>. Also here elaborate for the reader why you apply this method and expand further to the benefits you briefly refer to with the following wording</w:t>
        </w:r>
      </w:ins>
      <w:ins w:id="99" w:date="2026-05-29T15:21:16Z" w:author="Stefano Canossa">
        <w:r>
          <w:rPr>
            <w:rtl w:val="0"/>
            <w:lang w:val="de-DE"/>
          </w:rPr>
          <w:t>)</w:t>
        </w:r>
      </w:ins>
      <w:r>
        <w:rPr>
          <w:rtl w:val="0"/>
          <w:lang w:val="en-US"/>
        </w:rPr>
        <w:t xml:space="preserve"> (Section 4.4.4) mitigates within-subject confounds by ensuring no scenario is systematically associated with one condition and by distributing order effects across respondents.</w:t>
      </w:r>
    </w:p>
    <w:p>
      <w:pPr>
        <w:pStyle w:val="Body Text"/>
      </w:pPr>
      <w:r>
        <w:rPr>
          <w:rtl w:val="0"/>
          <w:lang w:val="en-US"/>
        </w:rPr>
        <w:t>The research is positioned as applied research focused on professional decision-making (Section 2.2). It makes no claims about market efficiency; it evaluates whether decision support is associated with changes in manager responses and simulated portfolio outcomes.</w:t>
      </w:r>
    </w:p>
    <w:p>
      <w:pPr>
        <w:pStyle w:val="Heading 3"/>
      </w:pPr>
      <w:bookmarkStart w:name="conceptualframework" w:id="100"/>
      <w:r>
        <w:rPr>
          <w:rFonts w:cs="Arial Unicode MS" w:eastAsia="Arial Unicode MS"/>
          <w:rtl w:val="0"/>
          <w:lang w:val="en-US"/>
        </w:rPr>
        <w:t>4.2.2 Conceptual Framework</w:t>
      </w:r>
    </w:p>
    <w:p>
      <w:pPr>
        <w:pStyle w:val="First Paragraph"/>
      </w:pPr>
      <w:r>
        <w:rPr>
          <w:rtl w:val="0"/>
          <w:lang w:val="en-US"/>
        </w:rPr>
        <w:t>Figure 4.1 operationalizes the causal logic introduced in Section 2.3, mapping each construct to its measurement instrument and linking the two hypotheses to the experimental protocol.</w:t>
      </w:r>
    </w:p>
    <w:p>
      <w:pPr>
        <w:pStyle w:val="Body"/>
        <w:spacing w:line="240" w:lineRule="auto"/>
      </w:pPr>
      <w:r>
        <w:rPr>
          <w:rFonts w:ascii="Arial Unicode MS" w:cs="Arial Unicode MS" w:hAnsi="Arial Unicode MS" w:eastAsia="Arial Unicode MS"/>
          <w:b w:val="0"/>
          <w:bCs w:val="0"/>
          <w:i w:val="0"/>
          <w:iCs w:val="0"/>
        </w:rPr>
        <w:br w:type="page"/>
      </w:r>
    </w:p>
    <w:p>
      <w:pPr>
        <w:pStyle w:val="First Paragraph"/>
      </w:pPr>
    </w:p>
    <w:p>
      <w:pPr>
        <w:pStyle w:val="Body Text"/>
      </w:pPr>
      <w:r>
        <w:rPr>
          <w:b w:val="1"/>
          <w:bCs w:val="1"/>
          <w:rtl w:val="0"/>
          <w:lang w:val="en-US"/>
        </w:rPr>
        <w:t>Figure 4.1</w:t>
      </w:r>
    </w:p>
    <w:p>
      <w:pPr>
        <w:pStyle w:val="Body Text"/>
      </w:pPr>
      <w:r>
        <w:rPr>
          <w:i w:val="1"/>
          <w:iCs w:val="1"/>
          <w:rtl w:val="0"/>
          <w:lang w:val="en-US"/>
        </w:rPr>
        <w:t xml:space="preserve">Conceptual Framework </w:t>
      </w:r>
      <w:r>
        <w:rPr>
          <w:i w:val="1"/>
          <w:iCs w:val="1"/>
          <w:rtl w:val="0"/>
          <w:lang w:val="en-US"/>
        </w:rPr>
        <w:t xml:space="preserve">– </w:t>
      </w:r>
      <w:r>
        <w:rPr>
          <w:i w:val="1"/>
          <w:iCs w:val="1"/>
          <w:rtl w:val="0"/>
          <w:lang w:val="en-US"/>
        </w:rPr>
        <w:t>Research Design Operationalization</w:t>
      </w:r>
    </w:p>
    <w:p>
      <w:pPr>
        <w:pStyle w:val="Body Text"/>
      </w:pPr>
      <w:r>
        <w:drawing xmlns:a="http://schemas.openxmlformats.org/drawingml/2006/main">
          <wp:inline distT="0" distB="0" distL="0" distR="0">
            <wp:extent cx="5943600" cy="4007428"/>
            <wp:effectExtent l="0" t="0" r="0" b="0"/>
            <wp:docPr id="1073741827" name="officeArt object" descr="Picture"/>
            <wp:cNvGraphicFramePr/>
            <a:graphic xmlns:a="http://schemas.openxmlformats.org/drawingml/2006/main">
              <a:graphicData uri="http://schemas.openxmlformats.org/drawingml/2006/picture">
                <pic:pic xmlns:pic="http://schemas.openxmlformats.org/drawingml/2006/picture">
                  <pic:nvPicPr>
                    <pic:cNvPr id="1073741827" name="Picture" descr="Picture"/>
                    <pic:cNvPicPr>
                      <a:picLocks noChangeAspect="1"/>
                    </pic:cNvPicPr>
                  </pic:nvPicPr>
                  <pic:blipFill>
                    <a:blip r:embed="rId9">
                      <a:extLst/>
                    </a:blip>
                    <a:stretch>
                      <a:fillRect/>
                    </a:stretch>
                  </pic:blipFill>
                  <pic:spPr>
                    <a:xfrm>
                      <a:off x="0" y="0"/>
                      <a:ext cx="5943600" cy="4007428"/>
                    </a:xfrm>
                    <a:prstGeom prst="rect">
                      <a:avLst/>
                    </a:prstGeom>
                    <a:ln w="12700" cap="flat">
                      <a:noFill/>
                      <a:miter lim="400000"/>
                    </a:ln>
                    <a:effectLst/>
                  </pic:spPr>
                </pic:pic>
              </a:graphicData>
            </a:graphic>
          </wp:inline>
        </w:drawing>
      </w:r>
    </w:p>
    <w:p>
      <w:pPr>
        <w:pStyle w:val="Body Text"/>
      </w:pPr>
      <w:r>
        <w:rPr>
          <w:i w:val="1"/>
          <w:iCs w:val="1"/>
          <w:rtl w:val="0"/>
          <w:lang w:val="en-US"/>
        </w:rPr>
        <w:t>Note.</w:t>
      </w:r>
      <w:r>
        <w:rPr>
          <w:rtl w:val="0"/>
          <w:lang w:val="en-US"/>
        </w:rPr>
        <w:t xml:space="preserve"> Original figure by the author. The framework maps the study constructs to their measurement instruments and links the two hypotheses to the experimental protocol.</w:t>
      </w:r>
    </w:p>
    <w:p>
      <w:pPr>
        <w:pStyle w:val="Body Text"/>
      </w:pPr>
      <w:r>
        <w:rPr>
          <w:rtl w:val="0"/>
          <w:lang w:val="en-US"/>
        </w:rPr>
        <w:t xml:space="preserve">The framework proceeds in three stages. First, an external information shock is characterized by four observable attributes </w:t>
      </w:r>
      <w:r>
        <w:rPr>
          <w:rtl w:val="0"/>
          <w:lang w:val="en-US"/>
        </w:rPr>
        <w:t xml:space="preserve">– </w:t>
      </w:r>
      <w:r>
        <w:rPr>
          <w:rtl w:val="0"/>
          <w:lang w:val="en-US"/>
        </w:rPr>
        <w:t xml:space="preserve">article count, sentiment extremity, attention intensity, and event type </w:t>
      </w:r>
      <w:r>
        <w:rPr>
          <w:rtl w:val="0"/>
          <w:lang w:val="en-US"/>
        </w:rPr>
        <w:t xml:space="preserve">– </w:t>
      </w:r>
      <w:r>
        <w:rPr>
          <w:rtl w:val="0"/>
          <w:lang w:val="en-US"/>
        </w:rPr>
        <w:t>aggregated into SC_total via PCA (Section 4.3.5). SC_total is the independent variable for H1.</w:t>
      </w:r>
    </w:p>
    <w:p>
      <w:pPr>
        <w:pStyle w:val="Body Text"/>
      </w:pPr>
      <w:r>
        <w:rPr>
          <w:rtl w:val="0"/>
          <w:lang w:val="en-US"/>
        </w:rPr>
        <w:t>Second, the manager encounters the scenario through the survey. The treatment condition adds the four-signal Shock Score dashboard (Section 4.3.6); the control condition omits it. The manager then records the seven-point Net Risk Stance</w:t>
      </w:r>
      <w:ins w:id="101" w:date="2026-05-29T15:23:29Z" w:author="Stefano Canossa">
        <w:r>
          <w:rPr>
            <w:rtl w:val="0"/>
            <w:lang w:val="de-DE"/>
          </w:rPr>
          <w:t xml:space="preserve"> (NRS)</w:t>
        </w:r>
      </w:ins>
      <w:r>
        <w:rPr>
          <w:rtl w:val="0"/>
          <w:lang w:val="en-US"/>
        </w:rPr>
        <w:t>, which serves as the dependent variable for H1 and the mediating behavioral response for H2.</w:t>
      </w:r>
    </w:p>
    <w:p>
      <w:pPr>
        <w:pStyle w:val="Body Text"/>
      </w:pPr>
      <w:r>
        <w:rPr>
          <w:rtl w:val="0"/>
          <w:lang w:val="en-US"/>
        </w:rPr>
        <w:t>Third, stated NRS responses are translated into portfolio weight adjustments and evaluated against realized returns within a simulation framework, producing Sharpe</w:t>
      </w:r>
      <w:ins w:id="102" w:date="2026-05-29T15:23:49Z" w:author="Stefano Canossa">
        <w:r>
          <w:rPr>
            <w:rtl w:val="0"/>
            <w:lang w:val="de-DE"/>
          </w:rPr>
          <w:t xml:space="preserve"> (add reference for Sharpe ratio)</w:t>
        </w:r>
      </w:ins>
      <w:r>
        <w:rPr>
          <w:rtl w:val="0"/>
          <w:lang w:val="en-US"/>
        </w:rPr>
        <w:t xml:space="preserve"> and Sortino</w:t>
      </w:r>
      <w:ins w:id="103" w:date="2026-05-29T15:24:04Z" w:author="Stefano Canossa">
        <w:r>
          <w:rPr>
            <w:rtl w:val="0"/>
            <w:lang w:val="de-DE"/>
          </w:rPr>
          <w:t xml:space="preserve"> (add references for sortino ratio)</w:t>
        </w:r>
      </w:ins>
      <w:r>
        <w:rPr>
          <w:rtl w:val="0"/>
          <w:lang w:val="en-US"/>
        </w:rPr>
        <w:t xml:space="preserve"> ratios as the H2 dependent variables. ShowSC is the H2 independent variable.</w:t>
      </w:r>
    </w:p>
    <w:p>
      <w:pPr>
        <w:pStyle w:val="Body Text"/>
      </w:pPr>
      <w:r>
        <w:rPr>
          <w:rtl w:val="0"/>
          <w:lang w:val="en-US"/>
        </w:rPr>
        <w:t>NRS is directly observed; portfolio outcomes are model-dependent and therefore jointly conditional on the behavioral treatment effect and the adequacy of the simulation, as noted in Section 2.8.3.</w:t>
      </w:r>
    </w:p>
    <w:p>
      <w:pPr>
        <w:pStyle w:val="Heading 2"/>
      </w:pPr>
      <w:bookmarkStart w:name="marketandeventsdata" w:id="104"/>
      <w:r>
        <w:rPr>
          <w:rFonts w:cs="Arial Unicode MS" w:eastAsia="Arial Unicode MS"/>
          <w:rtl w:val="0"/>
          <w:lang w:val="en-US"/>
        </w:rPr>
        <w:t>4.3 Market and Events Data</w:t>
      </w:r>
      <w:bookmarkEnd w:id="104"/>
      <w:bookmarkEnd w:id="100"/>
    </w:p>
    <w:p>
      <w:pPr>
        <w:pStyle w:val="Heading 3"/>
      </w:pPr>
      <w:bookmarkStart w:name="portfolioscopeandstockselection" w:id="105"/>
      <w:r>
        <w:rPr>
          <w:rFonts w:cs="Arial Unicode MS" w:eastAsia="Arial Unicode MS"/>
          <w:rtl w:val="0"/>
          <w:lang w:val="en-US"/>
        </w:rPr>
        <w:t>4.3.1 Portfolio Scope and Stock Selection</w:t>
      </w:r>
    </w:p>
    <w:p>
      <w:pPr>
        <w:pStyle w:val="First Paragraph"/>
      </w:pPr>
      <w:r>
        <w:rPr>
          <w:rtl w:val="0"/>
          <w:lang w:val="en-US"/>
        </w:rPr>
        <w:t>The portfolio universe is restricted to U.S.-listed equities. The U.S. market accounts for roughly half of global equity capitalisation and offers unmatched depth and liquidity (</w:t>
      </w:r>
      <w:r>
        <w:rPr>
          <w:rStyle w:val="Hyperlink.0"/>
        </w:rPr>
        <w:fldChar w:fldCharType="begin" w:fldLock="0"/>
      </w:r>
      <w:r>
        <w:rPr>
          <w:rStyle w:val="Hyperlink.0"/>
        </w:rPr>
        <w:instrText xml:space="preserve"> HYPERLINK "https://www.sifma.org/research/statistics/fact-book"</w:instrText>
      </w:r>
      <w:r>
        <w:rPr>
          <w:rStyle w:val="Hyperlink.0"/>
        </w:rPr>
        <w:fldChar w:fldCharType="separate" w:fldLock="0"/>
      </w:r>
      <w:r>
        <w:rPr>
          <w:rStyle w:val="Hyperlink.0"/>
          <w:rtl w:val="0"/>
        </w:rPr>
        <w:t>SIFMA, 2025</w:t>
      </w:r>
      <w:r>
        <w:rPr/>
        <w:fldChar w:fldCharType="end" w:fldLock="0"/>
      </w:r>
      <w:r>
        <w:rPr>
          <w:rtl w:val="0"/>
          <w:lang w:val="en-US"/>
        </w:rPr>
        <w:t>), ensuring all constituents are plausible holdings for the target respondent population. A single-market restriction also eliminates cross-jurisdiction confounds (trading hours, regulatory regimes, currency), aligns with Benzinga</w:t>
      </w:r>
      <w:ins w:id="106" w:date="2026-05-29T16:07:49Z" w:author="Stefano Canossa">
        <w:r>
          <w:rPr>
            <w:rtl w:val="0"/>
            <w:lang w:val="de-DE"/>
          </w:rPr>
          <w:t xml:space="preserve"> (adequately refer to Bending)</w:t>
        </w:r>
      </w:ins>
      <w:r>
        <w:rPr>
          <w:rtl w:val="0"/>
          <w:lang w:val="en-US"/>
        </w:rPr>
        <w:t>’</w:t>
      </w:r>
      <w:r>
        <w:rPr>
          <w:rtl w:val="0"/>
          <w:lang w:val="en-US"/>
        </w:rPr>
        <w:t>s most comprehensive coverage (Section 4.3.3), and supplies the S&amp;P 500 as a single consistent benchmark for the event screening algorithm (Section 4.3.4).</w:t>
      </w:r>
    </w:p>
    <w:p>
      <w:pPr>
        <w:pStyle w:val="Body Text"/>
      </w:pPr>
      <w:r>
        <w:rPr>
          <w:rtl w:val="0"/>
          <w:lang w:val="en-US"/>
        </w:rPr>
        <w:t>Stocks are drawn from the S&amp;P 500 using selection criteria that balance ecological validity, internal validity, and respondent experience.</w:t>
      </w:r>
    </w:p>
    <w:p>
      <w:pPr>
        <w:pStyle w:val="Body Text"/>
      </w:pPr>
      <w:r>
        <w:rPr>
          <w:rtl w:val="0"/>
          <w:lang w:val="en-US"/>
        </w:rPr>
        <w:t xml:space="preserve">The top 10 constituents by market capitalisation (Apple, Microsoft, NVIDIA, Amazon, Alphabet, Meta, Berkshire Hathaway, Broadcom, Tesla, Eli Lilly) are excluded: managers typically hold strong priors or active positions in these names, which would introduce a familiarity-bias confound (Weber, Siebenmorgen, &amp; Weber, 2005). Remaining S&amp;P 500 constituents are familiar enough for generalist managers to evaluate without research yet ordinary enough that personal views are unlikely to dominate the response. Company names are not masked, as anonymisation would substantially reduce </w:t>
      </w:r>
      <w:commentRangeStart w:id="107"/>
      <w:r>
        <w:rPr>
          <w:rtl w:val="0"/>
          <w:lang w:val="en-US"/>
        </w:rPr>
        <w:t>ecological</w:t>
      </w:r>
      <w:commentRangeEnd w:id="107"/>
      <w:r>
        <w:commentReference w:id="107"/>
      </w:r>
      <w:r>
        <w:rPr>
          <w:rtl w:val="0"/>
          <w:lang w:val="en-US"/>
        </w:rPr>
        <w:t xml:space="preserve"> validity; scenario instructions direct respondents to react to the information presented rather than to prior views. Residual familiarity effects are acknowledged in Section 2.8.2.</w:t>
      </w:r>
      <w:r>
        <w:br w:type="textWrapping"/>
      </w:r>
      <w:commentRangeStart w:id="108"/>
    </w:p>
    <w:p>
      <w:pPr>
        <w:pStyle w:val="Body Text"/>
      </w:pPr>
      <w:r>
        <w:rPr>
          <w:rtl w:val="0"/>
          <w:lang w:val="en-US"/>
        </w:rPr>
        <w:t>Twenty-four unique stocks pop</w:t>
      </w:r>
      <w:commentRangeEnd w:id="108"/>
      <w:r>
        <w:commentReference w:id="108"/>
      </w:r>
      <w:r>
        <w:rPr>
          <w:rtl w:val="0"/>
          <w:lang w:val="en-US"/>
        </w:rPr>
        <w:t>ulate the scenario slots across three blocks of eight, with each stock appearing in exactly one block so that blocks function as independent mini-experiments. Candidates must additionally meet three requirements: (i) adequate news coverage, operationalised as at least one Benzinga</w:t>
      </w:r>
      <w:ins w:id="109" w:date="2026-05-29T16:07:22Z" w:author="Stefano Canossa">
        <w:r>
          <w:rPr>
            <w:rtl w:val="0"/>
            <w:lang w:val="de-DE"/>
          </w:rPr>
          <w:t xml:space="preserve"> (proper refer Benzinga) </w:t>
        </w:r>
      </w:ins>
      <w:r>
        <w:rPr>
          <w:rtl w:val="0"/>
          <w:lang w:val="en-US"/>
        </w:rPr>
        <w:t xml:space="preserve"> article per week on average; (ii) sector diversification across at least 8 GICS sectors, with no sector contributing more than 4 or fewer than 1 of the 24 stocks, to avoid expertise-based response heterogeneity; and (iii) sufficient average daily trading volume to make portfolio adjustments professionally plausible.</w:t>
      </w:r>
    </w:p>
    <w:p>
      <w:pPr>
        <w:pStyle w:val="Body Text"/>
      </w:pPr>
      <w:r>
        <w:rPr>
          <w:rtl w:val="0"/>
          <w:lang w:val="en-US"/>
        </w:rPr>
        <w:t>The 24 portfolio stocks assigned to scenario blocks are listed below.</w:t>
      </w:r>
    </w:p>
    <w:p>
      <w:pPr>
        <w:pStyle w:val="Table Caption"/>
      </w:pPr>
      <w:r>
        <w:rPr>
          <w:rtl w:val="0"/>
          <w:lang w:val="en-US"/>
        </w:rPr>
        <w:t>Table 4.1</w:t>
      </w:r>
    </w:p>
    <w:p>
      <w:pPr>
        <w:pStyle w:val="Body Text"/>
      </w:pPr>
      <w:r>
        <w:rPr>
          <w:i w:val="1"/>
          <w:iCs w:val="1"/>
          <w:rtl w:val="0"/>
          <w:lang w:val="en-US"/>
        </w:rPr>
        <w:t>Portfolio Universe</w:t>
      </w:r>
    </w:p>
    <w:tbl>
      <w:tblPr>
        <w:tblW w:w="971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430"/>
        <w:gridCol w:w="1527"/>
        <w:gridCol w:w="1232"/>
        <w:gridCol w:w="2195"/>
        <w:gridCol w:w="1700"/>
        <w:gridCol w:w="1640"/>
        <w:gridCol w:w="995"/>
      </w:tblGrid>
      <w:tr>
        <w:tblPrEx>
          <w:shd w:val="clear" w:color="auto" w:fill="156082"/>
        </w:tblPrEx>
        <w:trPr>
          <w:trHeight w:val="190" w:hRule="atLeast"/>
          <w:tblHeader/>
        </w:trPr>
        <w:tc>
          <w:tcPr>
            <w:tcW w:type="dxa" w:w="430"/>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w:t>
            </w:r>
          </w:p>
        </w:tc>
        <w:tc>
          <w:tcPr>
            <w:tcW w:type="dxa" w:w="1527"/>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Company</w:t>
            </w:r>
          </w:p>
        </w:tc>
        <w:tc>
          <w:tcPr>
            <w:tcW w:type="dxa" w:w="1232"/>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Ticker</w:t>
            </w:r>
          </w:p>
        </w:tc>
        <w:tc>
          <w:tcPr>
            <w:tcW w:type="dxa" w:w="2195"/>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GICS Sector</w:t>
            </w:r>
          </w:p>
        </w:tc>
        <w:tc>
          <w:tcPr>
            <w:tcW w:type="dxa" w:w="1700"/>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Market Cap</w:t>
            </w:r>
          </w:p>
        </w:tc>
        <w:tc>
          <w:tcPr>
            <w:tcW w:type="dxa" w:w="1640"/>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S&amp;P 500 Rank</w:t>
            </w:r>
          </w:p>
        </w:tc>
        <w:tc>
          <w:tcPr>
            <w:tcW w:type="dxa" w:w="995"/>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Block</w:t>
            </w:r>
          </w:p>
        </w:tc>
      </w:tr>
      <w:tr>
        <w:tblPrEx>
          <w:shd w:val="clear" w:color="auto" w:fill="cad1d7"/>
        </w:tblPrEx>
        <w:trPr>
          <w:trHeight w:val="410" w:hRule="atLeast"/>
        </w:trPr>
        <w:tc>
          <w:tcPr>
            <w:tcW w:type="dxa" w:w="43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w:t>
            </w:r>
          </w:p>
        </w:tc>
        <w:tc>
          <w:tcPr>
            <w:tcW w:type="dxa" w:w="152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Air Products and Chemicals</w:t>
            </w:r>
          </w:p>
        </w:tc>
        <w:tc>
          <w:tcPr>
            <w:tcW w:type="dxa" w:w="123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APD</w:t>
            </w:r>
          </w:p>
        </w:tc>
        <w:tc>
          <w:tcPr>
            <w:tcW w:type="dxa" w:w="219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Materials</w:t>
            </w:r>
          </w:p>
        </w:tc>
        <w:tc>
          <w:tcPr>
            <w:tcW w:type="dxa" w:w="170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$65B</w:t>
            </w:r>
          </w:p>
        </w:tc>
        <w:tc>
          <w:tcPr>
            <w:tcW w:type="dxa" w:w="164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68</w:t>
            </w:r>
          </w:p>
        </w:tc>
        <w:tc>
          <w:tcPr>
            <w:tcW w:type="dxa" w:w="99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w:t>
            </w:r>
          </w:p>
        </w:tc>
      </w:tr>
      <w:tr>
        <w:tblPrEx>
          <w:shd w:val="clear" w:color="auto" w:fill="cad1d7"/>
        </w:tblPrEx>
        <w:trPr>
          <w:trHeight w:val="180" w:hRule="atLeast"/>
        </w:trPr>
        <w:tc>
          <w:tcPr>
            <w:tcW w:type="dxa" w:w="43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w:t>
            </w:r>
          </w:p>
        </w:tc>
        <w:tc>
          <w:tcPr>
            <w:tcW w:type="dxa" w:w="152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ConocoPhillips</w:t>
            </w:r>
          </w:p>
        </w:tc>
        <w:tc>
          <w:tcPr>
            <w:tcW w:type="dxa" w:w="123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COP</w:t>
            </w:r>
          </w:p>
        </w:tc>
        <w:tc>
          <w:tcPr>
            <w:tcW w:type="dxa" w:w="219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Energy</w:t>
            </w:r>
          </w:p>
        </w:tc>
        <w:tc>
          <w:tcPr>
            <w:tcW w:type="dxa" w:w="170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$130B</w:t>
            </w:r>
          </w:p>
        </w:tc>
        <w:tc>
          <w:tcPr>
            <w:tcW w:type="dxa" w:w="164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32</w:t>
            </w:r>
          </w:p>
        </w:tc>
        <w:tc>
          <w:tcPr>
            <w:tcW w:type="dxa" w:w="99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w:t>
            </w:r>
          </w:p>
        </w:tc>
      </w:tr>
      <w:tr>
        <w:tblPrEx>
          <w:shd w:val="clear" w:color="auto" w:fill="cad1d7"/>
        </w:tblPrEx>
        <w:trPr>
          <w:trHeight w:val="180" w:hRule="atLeast"/>
        </w:trPr>
        <w:tc>
          <w:tcPr>
            <w:tcW w:type="dxa" w:w="43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3</w:t>
            </w:r>
          </w:p>
        </w:tc>
        <w:tc>
          <w:tcPr>
            <w:tcW w:type="dxa" w:w="152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Linde</w:t>
            </w:r>
          </w:p>
        </w:tc>
        <w:tc>
          <w:tcPr>
            <w:tcW w:type="dxa" w:w="123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LIN</w:t>
            </w:r>
          </w:p>
        </w:tc>
        <w:tc>
          <w:tcPr>
            <w:tcW w:type="dxa" w:w="219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Materials</w:t>
            </w:r>
          </w:p>
        </w:tc>
        <w:tc>
          <w:tcPr>
            <w:tcW w:type="dxa" w:w="170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$227.00B</w:t>
            </w:r>
          </w:p>
        </w:tc>
        <w:tc>
          <w:tcPr>
            <w:tcW w:type="dxa" w:w="164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48</w:t>
            </w:r>
          </w:p>
        </w:tc>
        <w:tc>
          <w:tcPr>
            <w:tcW w:type="dxa" w:w="99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w:t>
            </w:r>
          </w:p>
        </w:tc>
      </w:tr>
      <w:tr>
        <w:tblPrEx>
          <w:shd w:val="clear" w:color="auto" w:fill="cad1d7"/>
        </w:tblPrEx>
        <w:trPr>
          <w:trHeight w:val="400" w:hRule="atLeast"/>
        </w:trPr>
        <w:tc>
          <w:tcPr>
            <w:tcW w:type="dxa" w:w="43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4</w:t>
            </w:r>
          </w:p>
        </w:tc>
        <w:tc>
          <w:tcPr>
            <w:tcW w:type="dxa" w:w="152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UnitedHealth Group</w:t>
            </w:r>
          </w:p>
        </w:tc>
        <w:tc>
          <w:tcPr>
            <w:tcW w:type="dxa" w:w="123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UNH</w:t>
            </w:r>
          </w:p>
        </w:tc>
        <w:tc>
          <w:tcPr>
            <w:tcW w:type="dxa" w:w="219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Health Care</w:t>
            </w:r>
          </w:p>
        </w:tc>
        <w:tc>
          <w:tcPr>
            <w:tcW w:type="dxa" w:w="170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$250.39B</w:t>
            </w:r>
          </w:p>
        </w:tc>
        <w:tc>
          <w:tcPr>
            <w:tcW w:type="dxa" w:w="164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41</w:t>
            </w:r>
          </w:p>
        </w:tc>
        <w:tc>
          <w:tcPr>
            <w:tcW w:type="dxa" w:w="99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w:t>
            </w:r>
          </w:p>
        </w:tc>
      </w:tr>
      <w:tr>
        <w:tblPrEx>
          <w:shd w:val="clear" w:color="auto" w:fill="cad1d7"/>
        </w:tblPrEx>
        <w:trPr>
          <w:trHeight w:val="180" w:hRule="atLeast"/>
        </w:trPr>
        <w:tc>
          <w:tcPr>
            <w:tcW w:type="dxa" w:w="43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5</w:t>
            </w:r>
          </w:p>
        </w:tc>
        <w:tc>
          <w:tcPr>
            <w:tcW w:type="dxa" w:w="152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Home Depot</w:t>
            </w:r>
          </w:p>
        </w:tc>
        <w:tc>
          <w:tcPr>
            <w:tcW w:type="dxa" w:w="123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HD</w:t>
            </w:r>
          </w:p>
        </w:tc>
        <w:tc>
          <w:tcPr>
            <w:tcW w:type="dxa" w:w="219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Consumer Discretionary</w:t>
            </w:r>
          </w:p>
        </w:tc>
        <w:tc>
          <w:tcPr>
            <w:tcW w:type="dxa" w:w="170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$380.29B</w:t>
            </w:r>
          </w:p>
        </w:tc>
        <w:tc>
          <w:tcPr>
            <w:tcW w:type="dxa" w:w="164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23</w:t>
            </w:r>
          </w:p>
        </w:tc>
        <w:tc>
          <w:tcPr>
            <w:tcW w:type="dxa" w:w="99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w:t>
            </w:r>
          </w:p>
        </w:tc>
      </w:tr>
      <w:tr>
        <w:tblPrEx>
          <w:shd w:val="clear" w:color="auto" w:fill="cad1d7"/>
        </w:tblPrEx>
        <w:trPr>
          <w:trHeight w:val="180" w:hRule="atLeast"/>
        </w:trPr>
        <w:tc>
          <w:tcPr>
            <w:tcW w:type="dxa" w:w="43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6</w:t>
            </w:r>
          </w:p>
        </w:tc>
        <w:tc>
          <w:tcPr>
            <w:tcW w:type="dxa" w:w="152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GE Aerospace</w:t>
            </w:r>
          </w:p>
        </w:tc>
        <w:tc>
          <w:tcPr>
            <w:tcW w:type="dxa" w:w="123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GE</w:t>
            </w:r>
          </w:p>
        </w:tc>
        <w:tc>
          <w:tcPr>
            <w:tcW w:type="dxa" w:w="219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Industrials</w:t>
            </w:r>
          </w:p>
        </w:tc>
        <w:tc>
          <w:tcPr>
            <w:tcW w:type="dxa" w:w="170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$364.13B</w:t>
            </w:r>
          </w:p>
        </w:tc>
        <w:tc>
          <w:tcPr>
            <w:tcW w:type="dxa" w:w="164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26</w:t>
            </w:r>
          </w:p>
        </w:tc>
        <w:tc>
          <w:tcPr>
            <w:tcW w:type="dxa" w:w="99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w:t>
            </w:r>
          </w:p>
        </w:tc>
      </w:tr>
      <w:tr>
        <w:tblPrEx>
          <w:shd w:val="clear" w:color="auto" w:fill="cad1d7"/>
        </w:tblPrEx>
        <w:trPr>
          <w:trHeight w:val="180" w:hRule="atLeast"/>
        </w:trPr>
        <w:tc>
          <w:tcPr>
            <w:tcW w:type="dxa" w:w="43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7</w:t>
            </w:r>
          </w:p>
        </w:tc>
        <w:tc>
          <w:tcPr>
            <w:tcW w:type="dxa" w:w="152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AT&amp;T</w:t>
            </w:r>
          </w:p>
        </w:tc>
        <w:tc>
          <w:tcPr>
            <w:tcW w:type="dxa" w:w="123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T</w:t>
            </w:r>
          </w:p>
        </w:tc>
        <w:tc>
          <w:tcPr>
            <w:tcW w:type="dxa" w:w="219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Communication Services</w:t>
            </w:r>
          </w:p>
        </w:tc>
        <w:tc>
          <w:tcPr>
            <w:tcW w:type="dxa" w:w="170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$197.59B</w:t>
            </w:r>
          </w:p>
        </w:tc>
        <w:tc>
          <w:tcPr>
            <w:tcW w:type="dxa" w:w="164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55</w:t>
            </w:r>
          </w:p>
        </w:tc>
        <w:tc>
          <w:tcPr>
            <w:tcW w:type="dxa" w:w="99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w:t>
            </w:r>
          </w:p>
        </w:tc>
      </w:tr>
      <w:tr>
        <w:tblPrEx>
          <w:shd w:val="clear" w:color="auto" w:fill="cad1d7"/>
        </w:tblPrEx>
        <w:trPr>
          <w:trHeight w:val="180" w:hRule="atLeast"/>
        </w:trPr>
        <w:tc>
          <w:tcPr>
            <w:tcW w:type="dxa" w:w="43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8</w:t>
            </w:r>
          </w:p>
        </w:tc>
        <w:tc>
          <w:tcPr>
            <w:tcW w:type="dxa" w:w="152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Qualcomm</w:t>
            </w:r>
          </w:p>
        </w:tc>
        <w:tc>
          <w:tcPr>
            <w:tcW w:type="dxa" w:w="123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QCOM</w:t>
            </w:r>
          </w:p>
        </w:tc>
        <w:tc>
          <w:tcPr>
            <w:tcW w:type="dxa" w:w="219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Information Technology</w:t>
            </w:r>
          </w:p>
        </w:tc>
        <w:tc>
          <w:tcPr>
            <w:tcW w:type="dxa" w:w="170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$170B</w:t>
            </w:r>
          </w:p>
        </w:tc>
        <w:tc>
          <w:tcPr>
            <w:tcW w:type="dxa" w:w="164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31</w:t>
            </w:r>
          </w:p>
        </w:tc>
        <w:tc>
          <w:tcPr>
            <w:tcW w:type="dxa" w:w="99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w:t>
            </w:r>
          </w:p>
        </w:tc>
      </w:tr>
      <w:tr>
        <w:tblPrEx>
          <w:shd w:val="clear" w:color="auto" w:fill="cad1d7"/>
        </w:tblPrEx>
        <w:trPr>
          <w:trHeight w:val="180" w:hRule="atLeast"/>
        </w:trPr>
        <w:tc>
          <w:tcPr>
            <w:tcW w:type="dxa" w:w="43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9</w:t>
            </w:r>
          </w:p>
        </w:tc>
        <w:tc>
          <w:tcPr>
            <w:tcW w:type="dxa" w:w="152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Merck &amp; Co.</w:t>
            </w:r>
          </w:p>
        </w:tc>
        <w:tc>
          <w:tcPr>
            <w:tcW w:type="dxa" w:w="123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MRK</w:t>
            </w:r>
          </w:p>
        </w:tc>
        <w:tc>
          <w:tcPr>
            <w:tcW w:type="dxa" w:w="219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Health Care</w:t>
            </w:r>
          </w:p>
        </w:tc>
        <w:tc>
          <w:tcPr>
            <w:tcW w:type="dxa" w:w="170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$306.95B</w:t>
            </w:r>
          </w:p>
        </w:tc>
        <w:tc>
          <w:tcPr>
            <w:tcW w:type="dxa" w:w="164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34</w:t>
            </w:r>
          </w:p>
        </w:tc>
        <w:tc>
          <w:tcPr>
            <w:tcW w:type="dxa" w:w="99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w:t>
            </w:r>
          </w:p>
        </w:tc>
      </w:tr>
      <w:tr>
        <w:tblPrEx>
          <w:shd w:val="clear" w:color="auto" w:fill="cad1d7"/>
        </w:tblPrEx>
        <w:trPr>
          <w:trHeight w:val="180" w:hRule="atLeast"/>
        </w:trPr>
        <w:tc>
          <w:tcPr>
            <w:tcW w:type="dxa" w:w="43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10</w:t>
            </w:r>
          </w:p>
        </w:tc>
        <w:tc>
          <w:tcPr>
            <w:tcW w:type="dxa" w:w="152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JPMorgan Chase</w:t>
            </w:r>
          </w:p>
        </w:tc>
        <w:tc>
          <w:tcPr>
            <w:tcW w:type="dxa" w:w="123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JPM</w:t>
            </w:r>
          </w:p>
        </w:tc>
        <w:tc>
          <w:tcPr>
            <w:tcW w:type="dxa" w:w="219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Financials</w:t>
            </w:r>
          </w:p>
        </w:tc>
        <w:tc>
          <w:tcPr>
            <w:tcW w:type="dxa" w:w="170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$807.85B</w:t>
            </w:r>
          </w:p>
        </w:tc>
        <w:tc>
          <w:tcPr>
            <w:tcW w:type="dxa" w:w="164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13</w:t>
            </w:r>
          </w:p>
        </w:tc>
        <w:tc>
          <w:tcPr>
            <w:tcW w:type="dxa" w:w="99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w:t>
            </w:r>
          </w:p>
        </w:tc>
      </w:tr>
      <w:tr>
        <w:tblPrEx>
          <w:shd w:val="clear" w:color="auto" w:fill="cad1d7"/>
        </w:tblPrEx>
        <w:trPr>
          <w:trHeight w:val="400" w:hRule="atLeast"/>
        </w:trPr>
        <w:tc>
          <w:tcPr>
            <w:tcW w:type="dxa" w:w="43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11</w:t>
            </w:r>
          </w:p>
        </w:tc>
        <w:tc>
          <w:tcPr>
            <w:tcW w:type="dxa" w:w="152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Chevron Corporation</w:t>
            </w:r>
          </w:p>
        </w:tc>
        <w:tc>
          <w:tcPr>
            <w:tcW w:type="dxa" w:w="123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CVX</w:t>
            </w:r>
          </w:p>
        </w:tc>
        <w:tc>
          <w:tcPr>
            <w:tcW w:type="dxa" w:w="219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Energy</w:t>
            </w:r>
          </w:p>
        </w:tc>
        <w:tc>
          <w:tcPr>
            <w:tcW w:type="dxa" w:w="170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$367.67B</w:t>
            </w:r>
          </w:p>
        </w:tc>
        <w:tc>
          <w:tcPr>
            <w:tcW w:type="dxa" w:w="164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24</w:t>
            </w:r>
          </w:p>
        </w:tc>
        <w:tc>
          <w:tcPr>
            <w:tcW w:type="dxa" w:w="99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w:t>
            </w:r>
          </w:p>
        </w:tc>
      </w:tr>
      <w:tr>
        <w:tblPrEx>
          <w:shd w:val="clear" w:color="auto" w:fill="cad1d7"/>
        </w:tblPrEx>
        <w:trPr>
          <w:trHeight w:val="180" w:hRule="atLeast"/>
        </w:trPr>
        <w:tc>
          <w:tcPr>
            <w:tcW w:type="dxa" w:w="43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12</w:t>
            </w:r>
          </w:p>
        </w:tc>
        <w:tc>
          <w:tcPr>
            <w:tcW w:type="dxa" w:w="152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Bank of America</w:t>
            </w:r>
          </w:p>
        </w:tc>
        <w:tc>
          <w:tcPr>
            <w:tcW w:type="dxa" w:w="123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BAC</w:t>
            </w:r>
          </w:p>
        </w:tc>
        <w:tc>
          <w:tcPr>
            <w:tcW w:type="dxa" w:w="219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Financials</w:t>
            </w:r>
          </w:p>
        </w:tc>
        <w:tc>
          <w:tcPr>
            <w:tcW w:type="dxa" w:w="170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$364.79B</w:t>
            </w:r>
          </w:p>
        </w:tc>
        <w:tc>
          <w:tcPr>
            <w:tcW w:type="dxa" w:w="164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25</w:t>
            </w:r>
          </w:p>
        </w:tc>
        <w:tc>
          <w:tcPr>
            <w:tcW w:type="dxa" w:w="99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w:t>
            </w:r>
          </w:p>
        </w:tc>
      </w:tr>
      <w:tr>
        <w:tblPrEx>
          <w:shd w:val="clear" w:color="auto" w:fill="cad1d7"/>
        </w:tblPrEx>
        <w:trPr>
          <w:trHeight w:val="400" w:hRule="atLeast"/>
        </w:trPr>
        <w:tc>
          <w:tcPr>
            <w:tcW w:type="dxa" w:w="43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13</w:t>
            </w:r>
          </w:p>
        </w:tc>
        <w:tc>
          <w:tcPr>
            <w:tcW w:type="dxa" w:w="152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Johnson &amp; Johnson</w:t>
            </w:r>
          </w:p>
        </w:tc>
        <w:tc>
          <w:tcPr>
            <w:tcW w:type="dxa" w:w="123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JNJ</w:t>
            </w:r>
          </w:p>
        </w:tc>
        <w:tc>
          <w:tcPr>
            <w:tcW w:type="dxa" w:w="219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Health Care</w:t>
            </w:r>
          </w:p>
        </w:tc>
        <w:tc>
          <w:tcPr>
            <w:tcW w:type="dxa" w:w="170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$589.71B</w:t>
            </w:r>
          </w:p>
        </w:tc>
        <w:tc>
          <w:tcPr>
            <w:tcW w:type="dxa" w:w="164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16</w:t>
            </w:r>
          </w:p>
        </w:tc>
        <w:tc>
          <w:tcPr>
            <w:tcW w:type="dxa" w:w="99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w:t>
            </w:r>
          </w:p>
        </w:tc>
      </w:tr>
      <w:tr>
        <w:tblPrEx>
          <w:shd w:val="clear" w:color="auto" w:fill="cad1d7"/>
        </w:tblPrEx>
        <w:trPr>
          <w:trHeight w:val="400" w:hRule="atLeast"/>
        </w:trPr>
        <w:tc>
          <w:tcPr>
            <w:tcW w:type="dxa" w:w="43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14</w:t>
            </w:r>
          </w:p>
        </w:tc>
        <w:tc>
          <w:tcPr>
            <w:tcW w:type="dxa" w:w="152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Coca-Cola Company</w:t>
            </w:r>
          </w:p>
        </w:tc>
        <w:tc>
          <w:tcPr>
            <w:tcW w:type="dxa" w:w="123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KO</w:t>
            </w:r>
          </w:p>
        </w:tc>
        <w:tc>
          <w:tcPr>
            <w:tcW w:type="dxa" w:w="219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Consumer Staples</w:t>
            </w:r>
          </w:p>
        </w:tc>
        <w:tc>
          <w:tcPr>
            <w:tcW w:type="dxa" w:w="170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$346.15B</w:t>
            </w:r>
          </w:p>
        </w:tc>
        <w:tc>
          <w:tcPr>
            <w:tcW w:type="dxa" w:w="164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29</w:t>
            </w:r>
          </w:p>
        </w:tc>
        <w:tc>
          <w:tcPr>
            <w:tcW w:type="dxa" w:w="99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w:t>
            </w:r>
          </w:p>
        </w:tc>
      </w:tr>
      <w:tr>
        <w:tblPrEx>
          <w:shd w:val="clear" w:color="auto" w:fill="cad1d7"/>
        </w:tblPrEx>
        <w:trPr>
          <w:trHeight w:val="180" w:hRule="atLeast"/>
        </w:trPr>
        <w:tc>
          <w:tcPr>
            <w:tcW w:type="dxa" w:w="43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15</w:t>
            </w:r>
          </w:p>
        </w:tc>
        <w:tc>
          <w:tcPr>
            <w:tcW w:type="dxa" w:w="152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Caterpillar</w:t>
            </w:r>
          </w:p>
        </w:tc>
        <w:tc>
          <w:tcPr>
            <w:tcW w:type="dxa" w:w="123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CAT</w:t>
            </w:r>
          </w:p>
        </w:tc>
        <w:tc>
          <w:tcPr>
            <w:tcW w:type="dxa" w:w="219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Industrials</w:t>
            </w:r>
          </w:p>
        </w:tc>
        <w:tc>
          <w:tcPr>
            <w:tcW w:type="dxa" w:w="170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$360.48B</w:t>
            </w:r>
          </w:p>
        </w:tc>
        <w:tc>
          <w:tcPr>
            <w:tcW w:type="dxa" w:w="164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27</w:t>
            </w:r>
          </w:p>
        </w:tc>
        <w:tc>
          <w:tcPr>
            <w:tcW w:type="dxa" w:w="99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w:t>
            </w:r>
          </w:p>
        </w:tc>
      </w:tr>
      <w:tr>
        <w:tblPrEx>
          <w:shd w:val="clear" w:color="auto" w:fill="cad1d7"/>
        </w:tblPrEx>
        <w:trPr>
          <w:trHeight w:val="180" w:hRule="atLeast"/>
        </w:trPr>
        <w:tc>
          <w:tcPr>
            <w:tcW w:type="dxa" w:w="43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16</w:t>
            </w:r>
          </w:p>
        </w:tc>
        <w:tc>
          <w:tcPr>
            <w:tcW w:type="dxa" w:w="152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Walmart</w:t>
            </w:r>
          </w:p>
        </w:tc>
        <w:tc>
          <w:tcPr>
            <w:tcW w:type="dxa" w:w="123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WMT</w:t>
            </w:r>
          </w:p>
        </w:tc>
        <w:tc>
          <w:tcPr>
            <w:tcW w:type="dxa" w:w="219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Consumer Staples</w:t>
            </w:r>
          </w:p>
        </w:tc>
        <w:tc>
          <w:tcPr>
            <w:tcW w:type="dxa" w:w="170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$1.01T</w:t>
            </w:r>
          </w:p>
        </w:tc>
        <w:tc>
          <w:tcPr>
            <w:tcW w:type="dxa" w:w="164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11</w:t>
            </w:r>
          </w:p>
        </w:tc>
        <w:tc>
          <w:tcPr>
            <w:tcW w:type="dxa" w:w="99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w:t>
            </w:r>
          </w:p>
        </w:tc>
      </w:tr>
      <w:tr>
        <w:tblPrEx>
          <w:shd w:val="clear" w:color="auto" w:fill="cad1d7"/>
        </w:tblPrEx>
        <w:trPr>
          <w:trHeight w:val="400" w:hRule="atLeast"/>
        </w:trPr>
        <w:tc>
          <w:tcPr>
            <w:tcW w:type="dxa" w:w="43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17</w:t>
            </w:r>
          </w:p>
        </w:tc>
        <w:tc>
          <w:tcPr>
            <w:tcW w:type="dxa" w:w="152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Oracle Corporation</w:t>
            </w:r>
          </w:p>
        </w:tc>
        <w:tc>
          <w:tcPr>
            <w:tcW w:type="dxa" w:w="123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ORCL</w:t>
            </w:r>
          </w:p>
        </w:tc>
        <w:tc>
          <w:tcPr>
            <w:tcW w:type="dxa" w:w="219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Information Technology</w:t>
            </w:r>
          </w:p>
        </w:tc>
        <w:tc>
          <w:tcPr>
            <w:tcW w:type="dxa" w:w="170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$430.94B</w:t>
            </w:r>
          </w:p>
        </w:tc>
        <w:tc>
          <w:tcPr>
            <w:tcW w:type="dxa" w:w="164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20</w:t>
            </w:r>
          </w:p>
        </w:tc>
        <w:tc>
          <w:tcPr>
            <w:tcW w:type="dxa" w:w="99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3</w:t>
            </w:r>
          </w:p>
        </w:tc>
      </w:tr>
      <w:tr>
        <w:tblPrEx>
          <w:shd w:val="clear" w:color="auto" w:fill="cad1d7"/>
        </w:tblPrEx>
        <w:trPr>
          <w:trHeight w:val="180" w:hRule="atLeast"/>
        </w:trPr>
        <w:tc>
          <w:tcPr>
            <w:tcW w:type="dxa" w:w="43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18</w:t>
            </w:r>
          </w:p>
        </w:tc>
        <w:tc>
          <w:tcPr>
            <w:tcW w:type="dxa" w:w="152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Procter &amp; Gamble</w:t>
            </w:r>
          </w:p>
        </w:tc>
        <w:tc>
          <w:tcPr>
            <w:tcW w:type="dxa" w:w="123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PG</w:t>
            </w:r>
          </w:p>
        </w:tc>
        <w:tc>
          <w:tcPr>
            <w:tcW w:type="dxa" w:w="219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Consumer Staples</w:t>
            </w:r>
          </w:p>
        </w:tc>
        <w:tc>
          <w:tcPr>
            <w:tcW w:type="dxa" w:w="170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$383.17B</w:t>
            </w:r>
          </w:p>
        </w:tc>
        <w:tc>
          <w:tcPr>
            <w:tcW w:type="dxa" w:w="164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22</w:t>
            </w:r>
          </w:p>
        </w:tc>
        <w:tc>
          <w:tcPr>
            <w:tcW w:type="dxa" w:w="99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3</w:t>
            </w:r>
          </w:p>
        </w:tc>
      </w:tr>
      <w:tr>
        <w:tblPrEx>
          <w:shd w:val="clear" w:color="auto" w:fill="cad1d7"/>
        </w:tblPrEx>
        <w:trPr>
          <w:trHeight w:val="180" w:hRule="atLeast"/>
        </w:trPr>
        <w:tc>
          <w:tcPr>
            <w:tcW w:type="dxa" w:w="43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19</w:t>
            </w:r>
          </w:p>
        </w:tc>
        <w:tc>
          <w:tcPr>
            <w:tcW w:type="dxa" w:w="152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American Tower</w:t>
            </w:r>
          </w:p>
        </w:tc>
        <w:tc>
          <w:tcPr>
            <w:tcW w:type="dxa" w:w="123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AMT</w:t>
            </w:r>
          </w:p>
        </w:tc>
        <w:tc>
          <w:tcPr>
            <w:tcW w:type="dxa" w:w="219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Real Estate</w:t>
            </w:r>
          </w:p>
        </w:tc>
        <w:tc>
          <w:tcPr>
            <w:tcW w:type="dxa" w:w="170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$90B</w:t>
            </w:r>
          </w:p>
        </w:tc>
        <w:tc>
          <w:tcPr>
            <w:tcW w:type="dxa" w:w="164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60</w:t>
            </w:r>
          </w:p>
        </w:tc>
        <w:tc>
          <w:tcPr>
            <w:tcW w:type="dxa" w:w="99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3</w:t>
            </w:r>
          </w:p>
        </w:tc>
      </w:tr>
      <w:tr>
        <w:tblPrEx>
          <w:shd w:val="clear" w:color="auto" w:fill="cad1d7"/>
        </w:tblPrEx>
        <w:trPr>
          <w:trHeight w:val="180" w:hRule="atLeast"/>
        </w:trPr>
        <w:tc>
          <w:tcPr>
            <w:tcW w:type="dxa" w:w="43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20</w:t>
            </w:r>
          </w:p>
        </w:tc>
        <w:tc>
          <w:tcPr>
            <w:tcW w:type="dxa" w:w="152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Netflix</w:t>
            </w:r>
          </w:p>
        </w:tc>
        <w:tc>
          <w:tcPr>
            <w:tcW w:type="dxa" w:w="123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NFLX</w:t>
            </w:r>
          </w:p>
        </w:tc>
        <w:tc>
          <w:tcPr>
            <w:tcW w:type="dxa" w:w="219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Communication Services</w:t>
            </w:r>
          </w:p>
        </w:tc>
        <w:tc>
          <w:tcPr>
            <w:tcW w:type="dxa" w:w="170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$334.28B</w:t>
            </w:r>
          </w:p>
        </w:tc>
        <w:tc>
          <w:tcPr>
            <w:tcW w:type="dxa" w:w="164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30</w:t>
            </w:r>
          </w:p>
        </w:tc>
        <w:tc>
          <w:tcPr>
            <w:tcW w:type="dxa" w:w="99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3</w:t>
            </w:r>
          </w:p>
        </w:tc>
      </w:tr>
      <w:tr>
        <w:tblPrEx>
          <w:shd w:val="clear" w:color="auto" w:fill="cad1d7"/>
        </w:tblPrEx>
        <w:trPr>
          <w:trHeight w:val="180" w:hRule="atLeast"/>
        </w:trPr>
        <w:tc>
          <w:tcPr>
            <w:tcW w:type="dxa" w:w="43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21</w:t>
            </w:r>
          </w:p>
        </w:tc>
        <w:tc>
          <w:tcPr>
            <w:tcW w:type="dxa" w:w="152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Prologis</w:t>
            </w:r>
          </w:p>
        </w:tc>
        <w:tc>
          <w:tcPr>
            <w:tcW w:type="dxa" w:w="123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PLD</w:t>
            </w:r>
          </w:p>
        </w:tc>
        <w:tc>
          <w:tcPr>
            <w:tcW w:type="dxa" w:w="219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Real Estate</w:t>
            </w:r>
          </w:p>
        </w:tc>
        <w:tc>
          <w:tcPr>
            <w:tcW w:type="dxa" w:w="170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$112.50B</w:t>
            </w:r>
          </w:p>
        </w:tc>
        <w:tc>
          <w:tcPr>
            <w:tcW w:type="dxa" w:w="164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56</w:t>
            </w:r>
          </w:p>
        </w:tc>
        <w:tc>
          <w:tcPr>
            <w:tcW w:type="dxa" w:w="99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3</w:t>
            </w:r>
          </w:p>
        </w:tc>
      </w:tr>
      <w:tr>
        <w:tblPrEx>
          <w:shd w:val="clear" w:color="auto" w:fill="cad1d7"/>
        </w:tblPrEx>
        <w:trPr>
          <w:trHeight w:val="180" w:hRule="atLeast"/>
        </w:trPr>
        <w:tc>
          <w:tcPr>
            <w:tcW w:type="dxa" w:w="43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22</w:t>
            </w:r>
          </w:p>
        </w:tc>
        <w:tc>
          <w:tcPr>
            <w:tcW w:type="dxa" w:w="152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Pfizer</w:t>
            </w:r>
          </w:p>
        </w:tc>
        <w:tc>
          <w:tcPr>
            <w:tcW w:type="dxa" w:w="123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PFE</w:t>
            </w:r>
          </w:p>
        </w:tc>
        <w:tc>
          <w:tcPr>
            <w:tcW w:type="dxa" w:w="219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Health Care</w:t>
            </w:r>
          </w:p>
        </w:tc>
        <w:tc>
          <w:tcPr>
            <w:tcW w:type="dxa" w:w="170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$140B</w:t>
            </w:r>
          </w:p>
        </w:tc>
        <w:tc>
          <w:tcPr>
            <w:tcW w:type="dxa" w:w="164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43</w:t>
            </w:r>
          </w:p>
        </w:tc>
        <w:tc>
          <w:tcPr>
            <w:tcW w:type="dxa" w:w="99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3</w:t>
            </w:r>
          </w:p>
        </w:tc>
      </w:tr>
      <w:tr>
        <w:tblPrEx>
          <w:shd w:val="clear" w:color="auto" w:fill="cad1d7"/>
        </w:tblPrEx>
        <w:trPr>
          <w:trHeight w:val="180" w:hRule="atLeast"/>
        </w:trPr>
        <w:tc>
          <w:tcPr>
            <w:tcW w:type="dxa" w:w="43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23</w:t>
            </w:r>
          </w:p>
        </w:tc>
        <w:tc>
          <w:tcPr>
            <w:tcW w:type="dxa" w:w="152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McDonald</w:t>
            </w:r>
            <w:r>
              <w:rPr>
                <w:shd w:val="nil" w:color="auto" w:fill="auto"/>
                <w:rtl w:val="0"/>
                <w:lang w:val="en-US"/>
              </w:rPr>
              <w:t>’</w:t>
            </w:r>
            <w:r>
              <w:rPr>
                <w:shd w:val="nil" w:color="auto" w:fill="auto"/>
                <w:rtl w:val="0"/>
                <w:lang w:val="en-US"/>
              </w:rPr>
              <w:t>s</w:t>
            </w:r>
          </w:p>
        </w:tc>
        <w:tc>
          <w:tcPr>
            <w:tcW w:type="dxa" w:w="123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MCD</w:t>
            </w:r>
          </w:p>
        </w:tc>
        <w:tc>
          <w:tcPr>
            <w:tcW w:type="dxa" w:w="219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Consumer Discretionary</w:t>
            </w:r>
          </w:p>
        </w:tc>
        <w:tc>
          <w:tcPr>
            <w:tcW w:type="dxa" w:w="170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$237.15B</w:t>
            </w:r>
          </w:p>
        </w:tc>
        <w:tc>
          <w:tcPr>
            <w:tcW w:type="dxa" w:w="164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44</w:t>
            </w:r>
          </w:p>
        </w:tc>
        <w:tc>
          <w:tcPr>
            <w:tcW w:type="dxa" w:w="99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3</w:t>
            </w:r>
          </w:p>
        </w:tc>
      </w:tr>
      <w:tr>
        <w:tblPrEx>
          <w:shd w:val="clear" w:color="auto" w:fill="cad1d7"/>
        </w:tblPrEx>
        <w:trPr>
          <w:trHeight w:val="180" w:hRule="atLeast"/>
        </w:trPr>
        <w:tc>
          <w:tcPr>
            <w:tcW w:type="dxa" w:w="43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24</w:t>
            </w:r>
          </w:p>
        </w:tc>
        <w:tc>
          <w:tcPr>
            <w:tcW w:type="dxa" w:w="152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Applied Materials</w:t>
            </w:r>
          </w:p>
        </w:tc>
        <w:tc>
          <w:tcPr>
            <w:tcW w:type="dxa" w:w="123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AMAT</w:t>
            </w:r>
          </w:p>
        </w:tc>
        <w:tc>
          <w:tcPr>
            <w:tcW w:type="dxa" w:w="219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Information Technology</w:t>
            </w:r>
          </w:p>
        </w:tc>
        <w:tc>
          <w:tcPr>
            <w:tcW w:type="dxa" w:w="170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$306.93B</w:t>
            </w:r>
          </w:p>
        </w:tc>
        <w:tc>
          <w:tcPr>
            <w:tcW w:type="dxa" w:w="164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35</w:t>
            </w:r>
          </w:p>
        </w:tc>
        <w:tc>
          <w:tcPr>
            <w:tcW w:type="dxa" w:w="99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3</w:t>
            </w:r>
          </w:p>
        </w:tc>
      </w:tr>
    </w:tbl>
    <w:p>
      <w:pPr>
        <w:pStyle w:val="Body Text"/>
        <w:widowControl w:val="0"/>
        <w:spacing w:line="240" w:lineRule="auto"/>
      </w:pPr>
    </w:p>
    <w:p>
      <w:pPr>
        <w:pStyle w:val="Body Text"/>
      </w:pPr>
      <w:r>
        <w:rPr>
          <w:rtl w:val="0"/>
          <w:lang w:val="en-US"/>
        </w:rPr>
        <w:t>Note: Market capitalisation and S&amp;P 500 rank as of portfolio construction date. The top 10 constituents by market capitalisation (Apple, Microsoft, NVIDIA, Amazon, Alphabet, Meta, Berkshire Hathaway, Broadcom, Tesla, Eli Lilly) are excluded per the recognition-without-dominance criterion. Each stock is assigned to exactly one block and contributes exactly one scenario.</w:t>
      </w:r>
    </w:p>
    <w:p>
      <w:pPr>
        <w:pStyle w:val="Body Text"/>
      </w:pPr>
      <w:r>
        <w:rPr>
          <w:rtl w:val="0"/>
          <w:lang w:val="en-US"/>
        </w:rPr>
        <w:t>The portfolio uses equal (1/N) weighting across the 24 stocks (~4.2% per stock). Equal weighting is transparent, requires no contested parameter estimates that could introduce a weighting-scheme confound, and follows a well-established benchmark in finance research (DeMiguel, Garlappi, &amp; Uppal, 2009). The equal-weight assumption is communicated to respondents in the scenario preamble.</w:t>
      </w:r>
    </w:p>
    <w:p>
      <w:pPr>
        <w:pStyle w:val="Heading 3"/>
      </w:pPr>
      <w:bookmarkStart w:name="marketpricedata" w:id="110"/>
      <w:r>
        <w:rPr>
          <w:rFonts w:cs="Arial Unicode MS" w:eastAsia="Arial Unicode MS"/>
          <w:rtl w:val="0"/>
          <w:lang w:val="en-US"/>
        </w:rPr>
        <w:t>4.3.2 Market Price Data</w:t>
      </w:r>
    </w:p>
    <w:p>
      <w:pPr>
        <w:pStyle w:val="First Paragraph"/>
      </w:pPr>
      <w:r>
        <w:rPr>
          <w:rtl w:val="0"/>
          <w:lang w:val="en-US"/>
        </w:rPr>
        <w:t xml:space="preserve">Intraday price and volume data for all portfolio constituents are obtained from </w:t>
      </w:r>
      <w:r>
        <w:rPr>
          <w:rStyle w:val="Hyperlink.0"/>
        </w:rPr>
        <w:fldChar w:fldCharType="begin" w:fldLock="0"/>
      </w:r>
      <w:r>
        <w:rPr>
          <w:rStyle w:val="Hyperlink.0"/>
        </w:rPr>
        <w:instrText xml:space="preserve"> HYPERLINK "https://www.interactivebrokers.co.uk"</w:instrText>
      </w:r>
      <w:r>
        <w:rPr>
          <w:rStyle w:val="Hyperlink.0"/>
        </w:rPr>
        <w:fldChar w:fldCharType="separate" w:fldLock="0"/>
      </w:r>
      <w:r>
        <w:rPr>
          <w:rStyle w:val="Hyperlink.0"/>
          <w:rtl w:val="0"/>
        </w:rPr>
        <w:t>Interactive Brokers</w:t>
      </w:r>
      <w:r>
        <w:rPr/>
        <w:fldChar w:fldCharType="end" w:fldLock="0"/>
      </w:r>
      <w:r>
        <w:rPr>
          <w:rtl w:val="0"/>
          <w:lang w:val="en-US"/>
        </w:rPr>
        <w:t xml:space="preserve"> (IBKR) </w:t>
      </w:r>
      <w:ins w:id="111" w:date="2026-05-29T16:11:17Z" w:author="Stefano Canossa">
        <w:r>
          <w:rPr>
            <w:rtl w:val="0"/>
            <w:lang w:val="de-DE"/>
          </w:rPr>
          <w:t xml:space="preserve">(properly reference IB) </w:t>
        </w:r>
      </w:ins>
      <w:r>
        <w:rPr>
          <w:rtl w:val="0"/>
          <w:lang w:val="en-US"/>
        </w:rPr>
        <w:t xml:space="preserve">as </w:t>
      </w:r>
      <w:commentRangeStart w:id="112"/>
      <w:r>
        <w:rPr>
          <w:rtl w:val="0"/>
          <w:lang w:val="en-US"/>
        </w:rPr>
        <w:t xml:space="preserve">30-minute bars (OHLCV) </w:t>
      </w:r>
      <w:commentRangeEnd w:id="112"/>
      <w:r>
        <w:commentReference w:id="112"/>
      </w:r>
      <w:r>
        <w:rPr>
          <w:rtl w:val="0"/>
          <w:lang w:val="en-US"/>
        </w:rPr>
        <w:t>over a 360-calendar-day trailing window restricted to regular trading hours (09:30</w:t>
      </w:r>
      <w:r>
        <w:rPr>
          <w:rtl w:val="0"/>
          <w:lang w:val="en-US"/>
        </w:rPr>
        <w:t>–</w:t>
      </w:r>
      <w:r>
        <w:rPr>
          <w:rtl w:val="0"/>
          <w:lang w:val="en-US"/>
        </w:rPr>
        <w:t>16:00 ET; 13 bars per session). The 30-minute resolution is granular enough to isolate the intraday price impact of a specific news release (supporting shock bar identification, Section 4.3.4) yet coarse enough to suppress microstructure noise. The 360-day window covers January 2025 through April 2026, providing sufficient depth for rolling statistics while keeping events recent enough to be plausible to respondents.</w:t>
      </w:r>
    </w:p>
    <w:p>
      <w:pPr>
        <w:pStyle w:val="Body Text"/>
      </w:pPr>
      <w:r>
        <w:rPr>
          <w:rtl w:val="0"/>
          <w:lang w:val="en-US"/>
        </w:rPr>
        <w:t>Daily closing prices for the S&amp;P 500</w:t>
      </w:r>
      <w:ins w:id="113" w:date="2026-05-29T16:14:44Z" w:author="Stefano Canossa">
        <w:r>
          <w:rPr>
            <w:rtl w:val="0"/>
            <w:lang w:val="de-DE"/>
          </w:rPr>
          <w:t xml:space="preserve"> (add reference for S&amp;P 500)</w:t>
        </w:r>
      </w:ins>
      <w:r>
        <w:rPr>
          <w:rtl w:val="0"/>
          <w:lang w:val="en-US"/>
        </w:rPr>
        <w:t xml:space="preserve"> (</w:t>
      </w:r>
      <w:commentRangeStart w:id="114"/>
      <w:r>
        <w:rPr>
          <w:rtl w:val="0"/>
          <w:lang w:val="en-US"/>
        </w:rPr>
        <w:t>ticker ^GSPC)</w:t>
      </w:r>
      <w:commentRangeEnd w:id="114"/>
      <w:r>
        <w:commentReference w:id="114"/>
      </w:r>
      <w:r>
        <w:rPr>
          <w:rtl w:val="0"/>
          <w:lang w:val="en-US"/>
        </w:rPr>
        <w:t xml:space="preserve"> are obtained from </w:t>
      </w:r>
      <w:r>
        <w:rPr>
          <w:rStyle w:val="Hyperlink.0"/>
        </w:rPr>
        <w:fldChar w:fldCharType="begin" w:fldLock="0"/>
      </w:r>
      <w:r>
        <w:rPr>
          <w:rStyle w:val="Hyperlink.0"/>
        </w:rPr>
        <w:instrText xml:space="preserve"> HYPERLINK "https://finance.yahoo.com"</w:instrText>
      </w:r>
      <w:r>
        <w:rPr>
          <w:rStyle w:val="Hyperlink.0"/>
        </w:rPr>
        <w:fldChar w:fldCharType="separate" w:fldLock="0"/>
      </w:r>
      <w:r>
        <w:rPr>
          <w:rStyle w:val="Hyperlink.0"/>
          <w:rtl w:val="0"/>
        </w:rPr>
        <w:t>Yahoo Finance</w:t>
      </w:r>
      <w:r>
        <w:rPr/>
        <w:fldChar w:fldCharType="end" w:fldLock="0"/>
      </w:r>
      <w:r>
        <w:rPr>
          <w:rtl w:val="0"/>
          <w:lang w:val="en-US"/>
        </w:rPr>
        <w:t xml:space="preserve"> </w:t>
      </w:r>
      <w:ins w:id="115" w:date="2026-05-29T16:14:25Z" w:author="Stefano Canossa">
        <w:r>
          <w:rPr>
            <w:rtl w:val="0"/>
            <w:lang w:val="de-DE"/>
          </w:rPr>
          <w:t xml:space="preserve">(adequately reference yahoo finance) </w:t>
        </w:r>
      </w:ins>
      <w:r>
        <w:rPr>
          <w:rtl w:val="0"/>
          <w:lang w:val="en-US"/>
        </w:rPr>
        <w:t>over the same period. The S&amp;P 500 series</w:t>
      </w:r>
      <w:ins w:id="116" w:date="2026-05-29T16:14:53Z" w:author="Stefano Canossa">
        <w:r>
          <w:rPr>
            <w:rtl w:val="0"/>
            <w:lang w:val="de-DE"/>
          </w:rPr>
          <w:t xml:space="preserve"> (add reference)</w:t>
        </w:r>
      </w:ins>
      <w:r>
        <w:rPr>
          <w:rtl w:val="0"/>
          <w:lang w:val="en-US"/>
        </w:rPr>
        <w:t xml:space="preserve"> serves as the market benchmark for relative abnormal returns (Section 4.3.4), regime classification, and cumulative abnormal returns in the post-event window.</w:t>
      </w:r>
    </w:p>
    <w:p>
      <w:pPr>
        <w:pStyle w:val="Body Text"/>
      </w:pPr>
      <w:r>
        <w:rPr>
          <w:rtl w:val="0"/>
          <w:lang w:val="en-US"/>
        </w:rPr>
        <w:t>Table 4.2 summarises all secondary data sources.</w:t>
      </w:r>
    </w:p>
    <w:p>
      <w:pPr>
        <w:pStyle w:val="Body Text"/>
      </w:pPr>
      <w:r>
        <w:rPr>
          <w:b w:val="1"/>
          <w:bCs w:val="1"/>
          <w:rtl w:val="0"/>
          <w:lang w:val="en-US"/>
        </w:rPr>
        <w:t>Table 4.2</w:t>
      </w:r>
    </w:p>
    <w:p>
      <w:pPr>
        <w:pStyle w:val="Body Text"/>
        <w:rPr>
          <w:i w:val="1"/>
          <w:iCs w:val="1"/>
        </w:rPr>
      </w:pPr>
      <w:r>
        <w:rPr>
          <w:i w:val="1"/>
          <w:iCs w:val="1"/>
          <w:rtl w:val="0"/>
          <w:lang w:val="en-US"/>
        </w:rPr>
        <w:t>Secondary Data Sources</w:t>
      </w:r>
      <w:r>
        <w:rPr>
          <w:outline w:val="0"/>
          <w:color w:val="ffffff"/>
          <w:u w:color="ffffff"/>
          <w:rtl w:val="0"/>
          <w:lang w:val="en-US"/>
          <w14:textFill>
            <w14:solidFill>
              <w14:srgbClr w14:val="FFFFFF"/>
            </w14:solidFill>
          </w14:textFill>
        </w:rPr>
        <w:t xml:space="preserve"> </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729"/>
        <w:gridCol w:w="1263"/>
        <w:gridCol w:w="1664"/>
        <w:gridCol w:w="1885"/>
        <w:gridCol w:w="2819"/>
      </w:tblGrid>
      <w:tr>
        <w:tblPrEx>
          <w:shd w:val="clear" w:color="auto" w:fill="156082"/>
        </w:tblPrEx>
        <w:trPr>
          <w:trHeight w:val="190" w:hRule="atLeast"/>
          <w:tblHeader/>
        </w:trPr>
        <w:tc>
          <w:tcPr>
            <w:tcW w:type="dxa" w:w="1729"/>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Data Type</w:t>
            </w:r>
          </w:p>
        </w:tc>
        <w:tc>
          <w:tcPr>
            <w:tcW w:type="dxa" w:w="1263"/>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Source</w:t>
            </w:r>
          </w:p>
        </w:tc>
        <w:tc>
          <w:tcPr>
            <w:tcW w:type="dxa" w:w="1664"/>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Coverage Period</w:t>
            </w:r>
          </w:p>
        </w:tc>
        <w:tc>
          <w:tcPr>
            <w:tcW w:type="dxa" w:w="1885"/>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Resolution</w:t>
            </w:r>
          </w:p>
        </w:tc>
        <w:tc>
          <w:tcPr>
            <w:tcW w:type="dxa" w:w="2819"/>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Purpose</w:t>
            </w:r>
          </w:p>
        </w:tc>
      </w:tr>
      <w:tr>
        <w:tblPrEx>
          <w:shd w:val="clear" w:color="auto" w:fill="cad1d7"/>
        </w:tblPrEx>
        <w:trPr>
          <w:trHeight w:val="630" w:hRule="atLeast"/>
        </w:trPr>
        <w:tc>
          <w:tcPr>
            <w:tcW w:type="dxa" w:w="172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Intraday price and volume</w:t>
            </w:r>
          </w:p>
        </w:tc>
        <w:tc>
          <w:tcPr>
            <w:tcW w:type="dxa" w:w="126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rStyle w:val="Hyperlink.1"/>
                <w:u w:val="none"/>
                <w:shd w:val="nil" w:color="auto" w:fill="auto"/>
                <w:lang w:val="en-US"/>
              </w:rPr>
              <w:fldChar w:fldCharType="begin" w:fldLock="0"/>
            </w:r>
            <w:r>
              <w:rPr>
                <w:rStyle w:val="Hyperlink.1"/>
                <w:u w:val="none"/>
                <w:shd w:val="nil" w:color="auto" w:fill="auto"/>
                <w:lang w:val="en-US"/>
              </w:rPr>
              <w:instrText xml:space="preserve"> HYPERLINK "https://www.interactivebrokers.co.uk"</w:instrText>
            </w:r>
            <w:r>
              <w:rPr>
                <w:rStyle w:val="Hyperlink.1"/>
                <w:u w:val="none"/>
                <w:shd w:val="nil" w:color="auto" w:fill="auto"/>
                <w:lang w:val="en-US"/>
              </w:rPr>
              <w:fldChar w:fldCharType="separate" w:fldLock="0"/>
            </w:r>
            <w:r>
              <w:rPr>
                <w:rStyle w:val="Hyperlink.1"/>
                <w:u w:val="none"/>
                <w:shd w:val="nil" w:color="auto" w:fill="auto"/>
                <w:rtl w:val="0"/>
                <w:lang w:val="en-US"/>
              </w:rPr>
              <w:t>Interactive Brokers</w:t>
            </w:r>
            <w:r>
              <w:rPr/>
              <w:fldChar w:fldCharType="end" w:fldLock="0"/>
            </w:r>
          </w:p>
        </w:tc>
        <w:tc>
          <w:tcPr>
            <w:tcW w:type="dxa" w:w="1664"/>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 xml:space="preserve">Jan 2025 </w:t>
            </w:r>
            <w:r>
              <w:rPr>
                <w:shd w:val="nil" w:color="auto" w:fill="auto"/>
                <w:rtl w:val="0"/>
                <w:lang w:val="en-US"/>
              </w:rPr>
              <w:t xml:space="preserve">– </w:t>
            </w:r>
            <w:r>
              <w:rPr>
                <w:shd w:val="nil" w:color="auto" w:fill="auto"/>
                <w:rtl w:val="0"/>
                <w:lang w:val="en-US"/>
              </w:rPr>
              <w:t>Apr 2026</w:t>
            </w:r>
          </w:p>
        </w:tc>
        <w:tc>
          <w:tcPr>
            <w:tcW w:type="dxa" w:w="188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30-minute bars (RTH)</w:t>
            </w:r>
          </w:p>
        </w:tc>
        <w:tc>
          <w:tcPr>
            <w:tcW w:type="dxa" w:w="281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Shock bar identification, event screening, Shock Score component computation, scenario charts</w:t>
            </w:r>
          </w:p>
        </w:tc>
      </w:tr>
      <w:tr>
        <w:tblPrEx>
          <w:shd w:val="clear" w:color="auto" w:fill="cad1d7"/>
        </w:tblPrEx>
        <w:trPr>
          <w:trHeight w:val="400" w:hRule="atLeast"/>
        </w:trPr>
        <w:tc>
          <w:tcPr>
            <w:tcW w:type="dxa" w:w="172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Daily closing prices</w:t>
            </w:r>
          </w:p>
        </w:tc>
        <w:tc>
          <w:tcPr>
            <w:tcW w:type="dxa" w:w="126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rStyle w:val="Hyperlink.1"/>
                <w:u w:val="none"/>
                <w:shd w:val="nil" w:color="auto" w:fill="auto"/>
                <w:lang w:val="en-US"/>
              </w:rPr>
              <w:fldChar w:fldCharType="begin" w:fldLock="0"/>
            </w:r>
            <w:r>
              <w:rPr>
                <w:rStyle w:val="Hyperlink.1"/>
                <w:u w:val="none"/>
                <w:shd w:val="nil" w:color="auto" w:fill="auto"/>
                <w:lang w:val="en-US"/>
              </w:rPr>
              <w:instrText xml:space="preserve"> HYPERLINK "https://www.interactivebrokers.co.uk"</w:instrText>
            </w:r>
            <w:r>
              <w:rPr>
                <w:rStyle w:val="Hyperlink.1"/>
                <w:u w:val="none"/>
                <w:shd w:val="nil" w:color="auto" w:fill="auto"/>
                <w:lang w:val="en-US"/>
              </w:rPr>
              <w:fldChar w:fldCharType="separate" w:fldLock="0"/>
            </w:r>
            <w:r>
              <w:rPr>
                <w:rStyle w:val="Hyperlink.1"/>
                <w:u w:val="none"/>
                <w:shd w:val="nil" w:color="auto" w:fill="auto"/>
                <w:rtl w:val="0"/>
                <w:lang w:val="en-US"/>
              </w:rPr>
              <w:t>Interactive Brokers</w:t>
            </w:r>
            <w:r>
              <w:rPr/>
              <w:fldChar w:fldCharType="end" w:fldLock="0"/>
            </w:r>
          </w:p>
        </w:tc>
        <w:tc>
          <w:tcPr>
            <w:tcW w:type="dxa" w:w="1664"/>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 xml:space="preserve">Jan 2025 </w:t>
            </w:r>
            <w:r>
              <w:rPr>
                <w:shd w:val="nil" w:color="auto" w:fill="auto"/>
                <w:rtl w:val="0"/>
                <w:lang w:val="en-US"/>
              </w:rPr>
              <w:t xml:space="preserve">– </w:t>
            </w:r>
            <w:r>
              <w:rPr>
                <w:shd w:val="nil" w:color="auto" w:fill="auto"/>
                <w:rtl w:val="0"/>
                <w:lang w:val="en-US"/>
              </w:rPr>
              <w:t>Apr 2026</w:t>
            </w:r>
          </w:p>
        </w:tc>
        <w:tc>
          <w:tcPr>
            <w:tcW w:type="dxa" w:w="188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Daily</w:t>
            </w:r>
          </w:p>
        </w:tc>
        <w:tc>
          <w:tcPr>
            <w:tcW w:type="dxa" w:w="281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Trailing price context, abnormal return calculation</w:t>
            </w:r>
          </w:p>
        </w:tc>
      </w:tr>
      <w:tr>
        <w:tblPrEx>
          <w:shd w:val="clear" w:color="auto" w:fill="cad1d7"/>
        </w:tblPrEx>
        <w:trPr>
          <w:trHeight w:val="840" w:hRule="atLeast"/>
        </w:trPr>
        <w:tc>
          <w:tcPr>
            <w:tcW w:type="dxa" w:w="172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S&amp;P 500 index</w:t>
            </w:r>
          </w:p>
        </w:tc>
        <w:tc>
          <w:tcPr>
            <w:tcW w:type="dxa" w:w="126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rStyle w:val="Hyperlink.1"/>
                <w:u w:val="none"/>
                <w:shd w:val="nil" w:color="auto" w:fill="auto"/>
                <w:lang w:val="en-US"/>
              </w:rPr>
              <w:fldChar w:fldCharType="begin" w:fldLock="0"/>
            </w:r>
            <w:r>
              <w:rPr>
                <w:rStyle w:val="Hyperlink.1"/>
                <w:u w:val="none"/>
                <w:shd w:val="nil" w:color="auto" w:fill="auto"/>
                <w:lang w:val="en-US"/>
              </w:rPr>
              <w:instrText xml:space="preserve"> HYPERLINK "https://finance.yahoo.com"</w:instrText>
            </w:r>
            <w:r>
              <w:rPr>
                <w:rStyle w:val="Hyperlink.1"/>
                <w:u w:val="none"/>
                <w:shd w:val="nil" w:color="auto" w:fill="auto"/>
                <w:lang w:val="en-US"/>
              </w:rPr>
              <w:fldChar w:fldCharType="separate" w:fldLock="0"/>
            </w:r>
            <w:r>
              <w:rPr>
                <w:rStyle w:val="Hyperlink.1"/>
                <w:u w:val="none"/>
                <w:shd w:val="nil" w:color="auto" w:fill="auto"/>
                <w:rtl w:val="0"/>
                <w:lang w:val="en-US"/>
              </w:rPr>
              <w:t>Yahoo Finance</w:t>
            </w:r>
            <w:r>
              <w:rPr/>
              <w:fldChar w:fldCharType="end" w:fldLock="0"/>
            </w:r>
          </w:p>
        </w:tc>
        <w:tc>
          <w:tcPr>
            <w:tcW w:type="dxa" w:w="1664"/>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 xml:space="preserve">Jan 2025 </w:t>
            </w:r>
            <w:r>
              <w:rPr>
                <w:shd w:val="nil" w:color="auto" w:fill="auto"/>
                <w:rtl w:val="0"/>
                <w:lang w:val="en-US"/>
              </w:rPr>
              <w:t xml:space="preserve">– </w:t>
            </w:r>
            <w:r>
              <w:rPr>
                <w:shd w:val="nil" w:color="auto" w:fill="auto"/>
                <w:rtl w:val="0"/>
                <w:lang w:val="en-US"/>
              </w:rPr>
              <w:t>Apr 2026</w:t>
            </w:r>
          </w:p>
        </w:tc>
        <w:tc>
          <w:tcPr>
            <w:tcW w:type="dxa" w:w="188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Daily</w:t>
            </w:r>
          </w:p>
        </w:tc>
        <w:tc>
          <w:tcPr>
            <w:tcW w:type="dxa" w:w="281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Market benchmark for relative abnormal returns, market regime classification, cumulative abnormal returns</w:t>
            </w:r>
          </w:p>
        </w:tc>
      </w:tr>
      <w:tr>
        <w:tblPrEx>
          <w:shd w:val="clear" w:color="auto" w:fill="cad1d7"/>
        </w:tblPrEx>
        <w:trPr>
          <w:trHeight w:val="620" w:hRule="atLeast"/>
        </w:trPr>
        <w:tc>
          <w:tcPr>
            <w:tcW w:type="dxa" w:w="172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News articles</w:t>
            </w:r>
          </w:p>
        </w:tc>
        <w:tc>
          <w:tcPr>
            <w:tcW w:type="dxa" w:w="126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rStyle w:val="Hyperlink.1"/>
                <w:u w:val="none"/>
                <w:shd w:val="nil" w:color="auto" w:fill="auto"/>
                <w:lang w:val="en-US"/>
              </w:rPr>
              <w:fldChar w:fldCharType="begin" w:fldLock="0"/>
            </w:r>
            <w:r>
              <w:rPr>
                <w:rStyle w:val="Hyperlink.1"/>
                <w:u w:val="none"/>
                <w:shd w:val="nil" w:color="auto" w:fill="auto"/>
                <w:lang w:val="en-US"/>
              </w:rPr>
              <w:instrText xml:space="preserve"> HYPERLINK "https://www.benzinga.com"</w:instrText>
            </w:r>
            <w:r>
              <w:rPr>
                <w:rStyle w:val="Hyperlink.1"/>
                <w:u w:val="none"/>
                <w:shd w:val="nil" w:color="auto" w:fill="auto"/>
                <w:lang w:val="en-US"/>
              </w:rPr>
              <w:fldChar w:fldCharType="separate" w:fldLock="0"/>
            </w:r>
            <w:r>
              <w:rPr>
                <w:rStyle w:val="Hyperlink.1"/>
                <w:u w:val="none"/>
                <w:shd w:val="nil" w:color="auto" w:fill="auto"/>
                <w:rtl w:val="0"/>
                <w:lang w:val="en-US"/>
              </w:rPr>
              <w:t>Benzinga</w:t>
            </w:r>
            <w:r>
              <w:rPr/>
              <w:fldChar w:fldCharType="end" w:fldLock="0"/>
            </w:r>
            <w:r>
              <w:rPr>
                <w:shd w:val="nil" w:color="auto" w:fill="auto"/>
                <w:rtl w:val="0"/>
                <w:lang w:val="en-US"/>
              </w:rPr>
              <w:t xml:space="preserve"> via Interactive Brokers</w:t>
            </w:r>
          </w:p>
        </w:tc>
        <w:tc>
          <w:tcPr>
            <w:tcW w:type="dxa" w:w="1664"/>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 xml:space="preserve">Jan 2025 </w:t>
            </w:r>
            <w:r>
              <w:rPr>
                <w:shd w:val="nil" w:color="auto" w:fill="auto"/>
                <w:rtl w:val="0"/>
                <w:lang w:val="en-US"/>
              </w:rPr>
              <w:t xml:space="preserve">– </w:t>
            </w:r>
            <w:r>
              <w:rPr>
                <w:shd w:val="nil" w:color="auto" w:fill="auto"/>
                <w:rtl w:val="0"/>
                <w:lang w:val="en-US"/>
              </w:rPr>
              <w:t>Apr 2026</w:t>
            </w:r>
          </w:p>
        </w:tc>
        <w:tc>
          <w:tcPr>
            <w:tcW w:type="dxa" w:w="188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Article-level timestamps</w:t>
            </w:r>
          </w:p>
        </w:tc>
        <w:tc>
          <w:tcPr>
            <w:tcW w:type="dxa" w:w="281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Shock attribution, sentiment scoring, scenario construction</w:t>
            </w:r>
          </w:p>
        </w:tc>
      </w:tr>
      <w:tr>
        <w:tblPrEx>
          <w:shd w:val="clear" w:color="auto" w:fill="cad1d7"/>
        </w:tblPrEx>
        <w:trPr>
          <w:trHeight w:val="400" w:hRule="atLeast"/>
        </w:trPr>
        <w:tc>
          <w:tcPr>
            <w:tcW w:type="dxa" w:w="172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Sentiment scores</w:t>
            </w:r>
          </w:p>
        </w:tc>
        <w:tc>
          <w:tcPr>
            <w:tcW w:type="dxa" w:w="126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rStyle w:val="Hyperlink.1"/>
                <w:u w:val="none"/>
                <w:shd w:val="nil" w:color="auto" w:fill="auto"/>
                <w:lang w:val="en-US"/>
              </w:rPr>
              <w:fldChar w:fldCharType="begin" w:fldLock="0"/>
            </w:r>
            <w:r>
              <w:rPr>
                <w:rStyle w:val="Hyperlink.1"/>
                <w:u w:val="none"/>
                <w:shd w:val="nil" w:color="auto" w:fill="auto"/>
                <w:lang w:val="en-US"/>
              </w:rPr>
              <w:instrText xml:space="preserve"> HYPERLINK "https://finbert.org/"</w:instrText>
            </w:r>
            <w:r>
              <w:rPr>
                <w:rStyle w:val="Hyperlink.1"/>
                <w:u w:val="none"/>
                <w:shd w:val="nil" w:color="auto" w:fill="auto"/>
                <w:lang w:val="en-US"/>
              </w:rPr>
              <w:fldChar w:fldCharType="separate" w:fldLock="0"/>
            </w:r>
            <w:r>
              <w:rPr>
                <w:rStyle w:val="Hyperlink.1"/>
                <w:u w:val="none"/>
                <w:shd w:val="nil" w:color="auto" w:fill="auto"/>
                <w:rtl w:val="0"/>
                <w:lang w:val="en-US"/>
              </w:rPr>
              <w:t>FinBERT</w:t>
            </w:r>
            <w:r>
              <w:rPr/>
              <w:fldChar w:fldCharType="end" w:fldLock="0"/>
            </w:r>
            <w:r>
              <w:rPr>
                <w:shd w:val="nil" w:color="auto" w:fill="auto"/>
                <w:rtl w:val="0"/>
                <w:lang w:val="en-US"/>
              </w:rPr>
              <w:t xml:space="preserve"> (</w:t>
            </w:r>
            <w:r>
              <w:rPr>
                <w:rStyle w:val="Hyperlink.1"/>
                <w:u w:val="none"/>
                <w:shd w:val="nil" w:color="auto" w:fill="auto"/>
                <w:lang w:val="en-US"/>
              </w:rPr>
              <w:fldChar w:fldCharType="begin" w:fldLock="0"/>
            </w:r>
            <w:r>
              <w:rPr>
                <w:rStyle w:val="Hyperlink.1"/>
                <w:u w:val="none"/>
                <w:shd w:val="nil" w:color="auto" w:fill="auto"/>
                <w:lang w:val="en-US"/>
              </w:rPr>
              <w:instrText xml:space="preserve"> HYPERLINK "https://arxiv.org/abs/2006.08097"</w:instrText>
            </w:r>
            <w:r>
              <w:rPr>
                <w:rStyle w:val="Hyperlink.1"/>
                <w:u w:val="none"/>
                <w:shd w:val="nil" w:color="auto" w:fill="auto"/>
                <w:lang w:val="en-US"/>
              </w:rPr>
              <w:fldChar w:fldCharType="separate" w:fldLock="0"/>
            </w:r>
            <w:r>
              <w:rPr>
                <w:rStyle w:val="Hyperlink.1"/>
                <w:u w:val="none"/>
                <w:shd w:val="nil" w:color="auto" w:fill="auto"/>
                <w:rtl w:val="0"/>
                <w:lang w:val="en-US"/>
              </w:rPr>
              <w:t>Yang et al., 2020</w:t>
            </w:r>
            <w:r>
              <w:rPr/>
              <w:fldChar w:fldCharType="end" w:fldLock="0"/>
            </w:r>
            <w:r>
              <w:rPr>
                <w:shd w:val="nil" w:color="auto" w:fill="auto"/>
                <w:rtl w:val="0"/>
                <w:lang w:val="en-US"/>
              </w:rPr>
              <w:t>)</w:t>
            </w:r>
          </w:p>
        </w:tc>
        <w:tc>
          <w:tcPr>
            <w:tcW w:type="dxa" w:w="1664"/>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Computed at analysis time</w:t>
            </w:r>
          </w:p>
        </w:tc>
        <w:tc>
          <w:tcPr>
            <w:tcW w:type="dxa" w:w="188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Per article</w:t>
            </w:r>
          </w:p>
        </w:tc>
        <w:tc>
          <w:tcPr>
            <w:tcW w:type="dxa" w:w="281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Sentiment Extremity component of Shock Score</w:t>
            </w:r>
          </w:p>
        </w:tc>
      </w:tr>
      <w:tr>
        <w:tblPrEx>
          <w:shd w:val="clear" w:color="auto" w:fill="cad1d7"/>
        </w:tblPrEx>
        <w:trPr>
          <w:trHeight w:val="400" w:hRule="atLeast"/>
        </w:trPr>
        <w:tc>
          <w:tcPr>
            <w:tcW w:type="dxa" w:w="172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News summaries</w:t>
            </w:r>
          </w:p>
        </w:tc>
        <w:tc>
          <w:tcPr>
            <w:tcW w:type="dxa" w:w="126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rStyle w:val="Hyperlink.1"/>
                <w:u w:val="none"/>
                <w:shd w:val="nil" w:color="auto" w:fill="auto"/>
                <w:lang w:val="en-US"/>
              </w:rPr>
              <w:fldChar w:fldCharType="begin" w:fldLock="0"/>
            </w:r>
            <w:r>
              <w:rPr>
                <w:rStyle w:val="Hyperlink.1"/>
                <w:u w:val="none"/>
                <w:shd w:val="nil" w:color="auto" w:fill="auto"/>
                <w:lang w:val="en-US"/>
              </w:rPr>
              <w:instrText xml:space="preserve"> HYPERLINK "https://www.anthropic.com"</w:instrText>
            </w:r>
            <w:r>
              <w:rPr>
                <w:rStyle w:val="Hyperlink.1"/>
                <w:u w:val="none"/>
                <w:shd w:val="nil" w:color="auto" w:fill="auto"/>
                <w:lang w:val="en-US"/>
              </w:rPr>
              <w:fldChar w:fldCharType="separate" w:fldLock="0"/>
            </w:r>
            <w:r>
              <w:rPr>
                <w:rStyle w:val="Hyperlink.1"/>
                <w:u w:val="none"/>
                <w:shd w:val="nil" w:color="auto" w:fill="auto"/>
                <w:rtl w:val="0"/>
                <w:lang w:val="en-US"/>
              </w:rPr>
              <w:t>Claude</w:t>
            </w:r>
            <w:r>
              <w:rPr/>
              <w:fldChar w:fldCharType="end" w:fldLock="0"/>
            </w:r>
            <w:r>
              <w:rPr>
                <w:shd w:val="nil" w:color="auto" w:fill="auto"/>
                <w:rtl w:val="0"/>
                <w:lang w:val="en-US"/>
              </w:rPr>
              <w:t xml:space="preserve"> (Anthropic)</w:t>
            </w:r>
          </w:p>
        </w:tc>
        <w:tc>
          <w:tcPr>
            <w:tcW w:type="dxa" w:w="1664"/>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Computed at analysis time</w:t>
            </w:r>
          </w:p>
        </w:tc>
        <w:tc>
          <w:tcPr>
            <w:tcW w:type="dxa" w:w="188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Per scenario</w:t>
            </w:r>
          </w:p>
        </w:tc>
        <w:tc>
          <w:tcPr>
            <w:tcW w:type="dxa" w:w="281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Simplified article text for survey presentation</w:t>
            </w:r>
          </w:p>
        </w:tc>
      </w:tr>
    </w:tbl>
    <w:p>
      <w:pPr>
        <w:pStyle w:val="Body Text"/>
        <w:widowControl w:val="0"/>
        <w:spacing w:line="240" w:lineRule="auto"/>
        <w:rPr>
          <w:i w:val="1"/>
          <w:iCs w:val="1"/>
        </w:rPr>
      </w:pPr>
    </w:p>
    <w:p>
      <w:pPr>
        <w:pStyle w:val="Body Text"/>
      </w:pPr>
      <w:r>
        <w:rPr>
          <w:i w:val="1"/>
          <w:iCs w:val="1"/>
          <w:rtl w:val="0"/>
          <w:lang w:val="en-US"/>
        </w:rPr>
        <w:t>Note.</w:t>
      </w:r>
      <w:r>
        <w:rPr>
          <w:rtl w:val="0"/>
          <w:lang w:val="en-US"/>
        </w:rPr>
        <w:t xml:space="preserve"> RTH = Regular Trading Hours (09:30</w:t>
      </w:r>
      <w:r>
        <w:rPr>
          <w:rtl w:val="0"/>
          <w:lang w:val="en-US"/>
        </w:rPr>
        <w:t>–</w:t>
      </w:r>
      <w:r>
        <w:rPr>
          <w:rtl w:val="0"/>
          <w:lang w:val="en-US"/>
        </w:rPr>
        <w:t>16:00 ET). All data were retrieved programmatically via the respective APIs or computed at analysis time using the pipeline scripts described in Section 4.1.</w:t>
      </w:r>
    </w:p>
    <w:p>
      <w:pPr>
        <w:pStyle w:val="Heading 3"/>
      </w:pPr>
      <w:bookmarkStart w:name="newsdata" w:id="117"/>
      <w:r>
        <w:rPr>
          <w:rFonts w:cs="Arial Unicode MS" w:eastAsia="Arial Unicode MS"/>
          <w:rtl w:val="0"/>
          <w:lang w:val="nl-NL"/>
        </w:rPr>
        <w:t>4.3.3 News Data</w:t>
      </w:r>
    </w:p>
    <w:p>
      <w:pPr>
        <w:pStyle w:val="First Paragraph"/>
      </w:pPr>
      <w:r>
        <w:rPr>
          <w:rtl w:val="0"/>
          <w:lang w:val="en-US"/>
        </w:rPr>
        <w:t xml:space="preserve">News articles for all portfolio constituents are obtained from </w:t>
      </w:r>
      <w:r>
        <w:rPr>
          <w:rStyle w:val="Hyperlink.0"/>
        </w:rPr>
        <w:fldChar w:fldCharType="begin" w:fldLock="0"/>
      </w:r>
      <w:r>
        <w:rPr>
          <w:rStyle w:val="Hyperlink.0"/>
        </w:rPr>
        <w:instrText xml:space="preserve"> HYPERLINK "https://www.benzinga.com"</w:instrText>
      </w:r>
      <w:r>
        <w:rPr>
          <w:rStyle w:val="Hyperlink.0"/>
        </w:rPr>
        <w:fldChar w:fldCharType="separate" w:fldLock="0"/>
      </w:r>
      <w:r>
        <w:rPr>
          <w:rStyle w:val="Hyperlink.0"/>
          <w:rtl w:val="0"/>
        </w:rPr>
        <w:t>Benzinga</w:t>
      </w:r>
      <w:r>
        <w:rPr/>
        <w:fldChar w:fldCharType="end" w:fldLock="0"/>
      </w:r>
      <w:r>
        <w:rPr>
          <w:rtl w:val="0"/>
          <w:lang w:val="en-US"/>
        </w:rPr>
        <w:t xml:space="preserve"> </w:t>
      </w:r>
      <w:ins w:id="118" w:date="2026-05-29T16:16:22Z" w:author="Stefano Canossa">
        <w:r>
          <w:rPr>
            <w:rtl w:val="0"/>
            <w:lang w:val="de-DE"/>
          </w:rPr>
          <w:t xml:space="preserve">(add reference) </w:t>
        </w:r>
      </w:ins>
      <w:r>
        <w:rPr>
          <w:rtl w:val="0"/>
          <w:lang w:val="en-US"/>
        </w:rPr>
        <w:t xml:space="preserve">via the IBKR platform, covering January 2025 </w:t>
      </w:r>
      <w:r>
        <w:rPr>
          <w:rtl w:val="0"/>
          <w:lang w:val="en-US"/>
        </w:rPr>
        <w:t xml:space="preserve">– </w:t>
      </w:r>
      <w:r>
        <w:rPr>
          <w:rtl w:val="0"/>
          <w:lang w:val="en-US"/>
        </w:rPr>
        <w:t>April 2026. Each article includes a headline, publication timestamp, and full body text. Article-level timestamps enable precise attribution to 30-minute bars for shock bar identification (Section 4.3.4) and the Article Count component (Section 4.3.5).</w:t>
      </w:r>
    </w:p>
    <w:p>
      <w:pPr>
        <w:pStyle w:val="Body Text"/>
      </w:pPr>
      <w:r>
        <w:rPr>
          <w:rtl w:val="0"/>
          <w:lang w:val="en-US"/>
        </w:rPr>
        <w:t xml:space="preserve">Article body text serves two downstream purposes. First, each article is scored by </w:t>
      </w:r>
      <w:r>
        <w:rPr>
          <w:rStyle w:val="Hyperlink.0"/>
        </w:rPr>
        <w:fldChar w:fldCharType="begin" w:fldLock="0"/>
      </w:r>
      <w:r>
        <w:rPr>
          <w:rStyle w:val="Hyperlink.0"/>
        </w:rPr>
        <w:instrText xml:space="preserve"> HYPERLINK "https://finbert.org/"</w:instrText>
      </w:r>
      <w:r>
        <w:rPr>
          <w:rStyle w:val="Hyperlink.0"/>
        </w:rPr>
        <w:fldChar w:fldCharType="separate" w:fldLock="0"/>
      </w:r>
      <w:r>
        <w:rPr>
          <w:rStyle w:val="Hyperlink.0"/>
          <w:rtl w:val="0"/>
        </w:rPr>
        <w:t>FinBERT</w:t>
      </w:r>
      <w:r>
        <w:rPr/>
        <w:fldChar w:fldCharType="end" w:fldLock="0"/>
      </w:r>
      <w:r>
        <w:rPr>
          <w:rtl w:val="0"/>
          <w:lang w:val="en-US"/>
        </w:rPr>
        <w:t xml:space="preserve"> (</w:t>
      </w:r>
      <w:r>
        <w:rPr>
          <w:rStyle w:val="Hyperlink.0"/>
        </w:rPr>
        <w:fldChar w:fldCharType="begin" w:fldLock="0"/>
      </w:r>
      <w:r>
        <w:rPr>
          <w:rStyle w:val="Hyperlink.0"/>
        </w:rPr>
        <w:instrText xml:space="preserve"> HYPERLINK "https://arxiv.org/abs/2006.08097"</w:instrText>
      </w:r>
      <w:r>
        <w:rPr>
          <w:rStyle w:val="Hyperlink.0"/>
        </w:rPr>
        <w:fldChar w:fldCharType="separate" w:fldLock="0"/>
      </w:r>
      <w:r>
        <w:rPr>
          <w:rStyle w:val="Hyperlink.0"/>
          <w:rtl w:val="0"/>
        </w:rPr>
        <w:t>Yang et al., 2020</w:t>
      </w:r>
      <w:r>
        <w:rPr/>
        <w:fldChar w:fldCharType="end" w:fldLock="0"/>
      </w:r>
      <w:r>
        <w:rPr>
          <w:rtl w:val="0"/>
          <w:lang w:val="en-US"/>
        </w:rPr>
        <w:t xml:space="preserve">) for the Sentiment Extremity component (Section 4.3.5). Second, for selected scenarios, </w:t>
      </w:r>
      <w:r>
        <w:rPr>
          <w:rStyle w:val="Hyperlink.0"/>
        </w:rPr>
        <w:fldChar w:fldCharType="begin" w:fldLock="0"/>
      </w:r>
      <w:r>
        <w:rPr>
          <w:rStyle w:val="Hyperlink.0"/>
        </w:rPr>
        <w:instrText xml:space="preserve"> HYPERLINK "https://www.anthropic.com"</w:instrText>
      </w:r>
      <w:r>
        <w:rPr>
          <w:rStyle w:val="Hyperlink.0"/>
        </w:rPr>
        <w:fldChar w:fldCharType="separate" w:fldLock="0"/>
      </w:r>
      <w:r>
        <w:rPr>
          <w:rStyle w:val="Hyperlink.0"/>
          <w:rtl w:val="0"/>
        </w:rPr>
        <w:t>Claude</w:t>
      </w:r>
      <w:r>
        <w:rPr/>
        <w:fldChar w:fldCharType="end" w:fldLock="0"/>
      </w:r>
      <w:r>
        <w:rPr>
          <w:rtl w:val="0"/>
          <w:lang w:val="en-US"/>
        </w:rPr>
        <w:t xml:space="preserve"> (Anthropic</w:t>
      </w:r>
      <w:ins w:id="119" w:date="2026-05-29T16:19:47Z" w:author="Stefano Canossa">
        <w:r>
          <w:rPr>
            <w:rtl w:val="0"/>
            <w:lang w:val="de-DE"/>
          </w:rPr>
          <w:t xml:space="preserve"> (add proper reference for Anthropic)</w:t>
        </w:r>
      </w:ins>
      <w:r>
        <w:rPr>
          <w:rtl w:val="0"/>
          <w:lang w:val="en-US"/>
        </w:rPr>
        <w:t xml:space="preserve">) produces a 2-to-3-sentence summary </w:t>
      </w:r>
      <w:commentRangeStart w:id="120"/>
      <w:r>
        <w:rPr>
          <w:rtl w:val="0"/>
          <w:lang w:val="en-US"/>
        </w:rPr>
        <w:t>for survey presentation</w:t>
      </w:r>
      <w:commentRangeEnd w:id="120"/>
      <w:r>
        <w:commentReference w:id="120"/>
      </w:r>
      <w:r>
        <w:rPr>
          <w:rtl w:val="0"/>
          <w:lang w:val="en-US"/>
        </w:rPr>
        <w:t xml:space="preserve"> (Section 4.4.2), ensuring consistent length, register, and information density across scenarios. The summarization prompt is documented in Appendix 2.</w:t>
      </w:r>
    </w:p>
    <w:p>
      <w:pPr>
        <w:pStyle w:val="Heading 3"/>
      </w:pPr>
      <w:bookmarkStart w:name="eventscreeningandscenarioselection" w:id="121"/>
      <w:r>
        <w:rPr>
          <w:rFonts w:cs="Arial Unicode MS" w:eastAsia="Arial Unicode MS"/>
          <w:rtl w:val="0"/>
          <w:lang w:val="en-US"/>
        </w:rPr>
        <w:t>4.3.4 Event Screening and Scenario Selection</w:t>
      </w:r>
      <w:r>
        <w:br w:type="textWrapping"/>
      </w:r>
      <w:commentRangeStart w:id="122"/>
    </w:p>
    <w:p>
      <w:pPr>
        <w:pStyle w:val="First Paragraph"/>
      </w:pPr>
      <w:r>
        <w:rPr>
          <w:rtl w:val="0"/>
          <w:lang w:val="en-US"/>
        </w:rPr>
        <w:t>Candidate</w:t>
      </w:r>
      <w:commentRangeEnd w:id="122"/>
      <w:r>
        <w:commentReference w:id="122"/>
      </w:r>
      <w:r>
        <w:rPr>
          <w:rtl w:val="0"/>
          <w:lang w:val="en-US"/>
        </w:rPr>
        <w:t xml:space="preserve"> event days are identified through a three-stage screening process applied to each stock in the portfolio universe over the historical event window, using the 30-minute intraday price data described in Section 4.3.2. Rolling statistics are computed over a trailing 60-trading-day window.</w:t>
      </w:r>
    </w:p>
    <w:p>
      <w:pPr>
        <w:pStyle w:val="Body Text"/>
      </w:pPr>
      <w:r>
        <w:rPr>
          <w:rtl w:val="0"/>
          <w:lang w:val="en-US"/>
        </w:rPr>
        <w:t xml:space="preserve">Stage 1 </w:t>
      </w:r>
      <w:r>
        <w:rPr>
          <w:rtl w:val="0"/>
          <w:lang w:val="en-US"/>
        </w:rPr>
        <w:t xml:space="preserve">– </w:t>
      </w:r>
      <w:r>
        <w:rPr>
          <w:rtl w:val="0"/>
          <w:lang w:val="en-US"/>
        </w:rPr>
        <w:t>Statistical screening. Compute rolling 60-trading-day historical volatility (standard deviation of daily log returns) and flag days where the absolute daily return exceeds 2.0 standard deviations from the trailing mean. To isolate firm-specific shocks from market-wide moves, candidates must also exhibit a relative abnormal return (stock return minus S&amp;P 500 return) exceeding 1.5 standard deviations of the stock</w:t>
      </w:r>
      <w:r>
        <w:rPr>
          <w:rtl w:val="0"/>
          <w:lang w:val="en-US"/>
        </w:rPr>
        <w:t>’</w:t>
      </w:r>
      <w:r>
        <w:rPr>
          <w:rtl w:val="0"/>
          <w:lang w:val="en-US"/>
        </w:rPr>
        <w:t>s historical relative return distribution.</w:t>
      </w:r>
    </w:p>
    <w:p>
      <w:pPr>
        <w:pStyle w:val="Body Text"/>
      </w:pPr>
      <w:r>
        <w:rPr>
          <w:rtl w:val="0"/>
          <w:lang w:val="en-US"/>
        </w:rPr>
        <w:t xml:space="preserve">Stage 1B </w:t>
      </w:r>
      <w:r>
        <w:rPr>
          <w:rtl w:val="0"/>
          <w:lang w:val="en-US"/>
        </w:rPr>
        <w:t xml:space="preserve">– </w:t>
      </w:r>
      <w:r>
        <w:rPr>
          <w:rtl w:val="0"/>
          <w:lang w:val="en-US"/>
        </w:rPr>
        <w:t>Within-day causal plausibility. The shock bar return (absolute return of the bar assigned to the news article) must exceed 1.5 times the median absolute 30-minute bar return across non-shock bars on the same day. Candidates without a discernible price acceleration at the shock timestamp are excluded on ecological-validity grounds.</w:t>
      </w:r>
    </w:p>
    <w:p>
      <w:pPr>
        <w:pStyle w:val="Body Text"/>
      </w:pPr>
      <w:r>
        <w:rPr>
          <w:rtl w:val="0"/>
          <w:lang w:val="en-US"/>
        </w:rPr>
        <w:t xml:space="preserve">Stage 2 </w:t>
      </w:r>
      <w:r>
        <w:rPr>
          <w:rtl w:val="0"/>
          <w:lang w:val="en-US"/>
        </w:rPr>
        <w:t xml:space="preserve">– </w:t>
      </w:r>
      <w:r>
        <w:rPr>
          <w:rtl w:val="0"/>
          <w:lang w:val="en-US"/>
        </w:rPr>
        <w:t>News attribution. The Benzinga</w:t>
      </w:r>
      <w:ins w:id="123" w:date="2026-05-29T16:36:59Z" w:author="Stefano Canossa">
        <w:r>
          <w:rPr>
            <w:rtl w:val="0"/>
            <w:lang w:val="de-DE"/>
          </w:rPr>
          <w:t xml:space="preserve"> (add reference for Benzinga - I won</w:t>
        </w:r>
      </w:ins>
      <w:ins w:id="124" w:date="2026-05-29T16:36:59Z" w:author="Stefano Canossa">
        <w:r>
          <w:rPr>
            <w:rtl w:val="0"/>
            <w:lang w:val="de-DE"/>
          </w:rPr>
          <w:t>’</w:t>
        </w:r>
      </w:ins>
      <w:ins w:id="125" w:date="2026-05-29T16:36:59Z" w:author="Stefano Canossa">
        <w:r>
          <w:rPr>
            <w:rtl w:val="0"/>
            <w:lang w:val="de-DE"/>
          </w:rPr>
          <w:t>t point this out anymore, but ensure consistency throughout)</w:t>
        </w:r>
      </w:ins>
      <w:r>
        <w:rPr>
          <w:rtl w:val="0"/>
          <w:lang w:val="en-US"/>
        </w:rPr>
        <w:t xml:space="preserve"> corpus must contain at least one firm-specific article whose timestamp falls within the shock bar or the immediately preceding 30-minute bar. Qualifying articles must report a specific corporate event (earnings, regulatory, management, legal, or product) rather than generic commentary. Articles published outside RTH are assigned to the first bar of the next session (post-close) or the last bar of the prior session (pre-open). Multiple articles within the same bar are a single shock event; AC_e records the number of articles in that bar.</w:t>
      </w:r>
    </w:p>
    <w:p>
      <w:pPr>
        <w:pStyle w:val="Body Text"/>
      </w:pPr>
      <w:r>
        <w:rPr>
          <w:rtl w:val="0"/>
          <w:lang w:val="en-US"/>
        </w:rPr>
        <w:t>The output is a set of candidate stock-day-news triples with pre-computed SC_total values (Section 4.3.5), from which final scenarios are selected per the balance constraints in Table 4.3.</w:t>
      </w:r>
    </w:p>
    <w:p>
      <w:pPr>
        <w:pStyle w:val="Body Text"/>
      </w:pPr>
      <w:r>
        <w:rPr>
          <w:b w:val="1"/>
          <w:bCs w:val="1"/>
          <w:rtl w:val="0"/>
          <w:lang w:val="en-US"/>
        </w:rPr>
        <w:t>Table 4.3</w:t>
      </w:r>
    </w:p>
    <w:p>
      <w:pPr>
        <w:pStyle w:val="Body Text"/>
      </w:pPr>
      <w:r>
        <w:rPr>
          <w:i w:val="1"/>
          <w:iCs w:val="1"/>
          <w:rtl w:val="0"/>
          <w:lang w:val="en-US"/>
        </w:rPr>
        <w:t>Scenario Selection Balance Constraints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089"/>
        <w:gridCol w:w="4471"/>
        <w:gridCol w:w="2800"/>
      </w:tblGrid>
      <w:tr>
        <w:tblPrEx>
          <w:shd w:val="clear" w:color="auto" w:fill="156082"/>
        </w:tblPrEx>
        <w:trPr>
          <w:trHeight w:val="190" w:hRule="atLeast"/>
          <w:tblHeader/>
        </w:trPr>
        <w:tc>
          <w:tcPr>
            <w:tcW w:type="dxa" w:w="2089"/>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Constraint</w:t>
            </w:r>
          </w:p>
        </w:tc>
        <w:tc>
          <w:tcPr>
            <w:tcW w:type="dxa" w:w="4471"/>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Requirement</w:t>
            </w:r>
          </w:p>
        </w:tc>
        <w:tc>
          <w:tcPr>
            <w:tcW w:type="dxa" w:w="2800"/>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Rationale</w:t>
            </w:r>
          </w:p>
        </w:tc>
      </w:tr>
      <w:tr>
        <w:tblPrEx>
          <w:shd w:val="clear" w:color="auto" w:fill="cad1d7"/>
        </w:tblPrEx>
        <w:trPr>
          <w:trHeight w:val="630" w:hRule="atLeast"/>
        </w:trPr>
        <w:tc>
          <w:tcPr>
            <w:tcW w:type="dxa" w:w="208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Shock intensity variation</w:t>
            </w:r>
          </w:p>
        </w:tc>
        <w:tc>
          <w:tcPr>
            <w:tcW w:type="dxa" w:w="447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Approximately equal representation across low (below 33rd percentile of SC_total), medium (33rd to 67th), and high (above 67th) intensity events</w:t>
            </w:r>
          </w:p>
        </w:tc>
        <w:tc>
          <w:tcPr>
            <w:tcW w:type="dxa" w:w="280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Ensures adequate variation in the independent variable for the H1 regression</w:t>
            </w:r>
          </w:p>
        </w:tc>
      </w:tr>
      <w:tr>
        <w:tblPrEx>
          <w:shd w:val="clear" w:color="auto" w:fill="cad1d7"/>
        </w:tblPrEx>
        <w:trPr>
          <w:trHeight w:val="620" w:hRule="atLeast"/>
        </w:trPr>
        <w:tc>
          <w:tcPr>
            <w:tcW w:type="dxa" w:w="208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Shock directionality</w:t>
            </w:r>
          </w:p>
        </w:tc>
        <w:tc>
          <w:tcPr>
            <w:tcW w:type="dxa" w:w="447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Approximately equal proportions of negative and positive shocks</w:t>
            </w:r>
          </w:p>
        </w:tc>
        <w:tc>
          <w:tcPr>
            <w:tcW w:type="dxa" w:w="280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Prevents demand characteristics from one-sided scenarios; captures both sides of the NRS scale</w:t>
            </w:r>
          </w:p>
        </w:tc>
      </w:tr>
      <w:tr>
        <w:tblPrEx>
          <w:shd w:val="clear" w:color="auto" w:fill="cad1d7"/>
        </w:tblPrEx>
        <w:trPr>
          <w:trHeight w:val="620" w:hRule="atLeast"/>
        </w:trPr>
        <w:tc>
          <w:tcPr>
            <w:tcW w:type="dxa" w:w="208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Event type diversity</w:t>
            </w:r>
          </w:p>
        </w:tc>
        <w:tc>
          <w:tcPr>
            <w:tcW w:type="dxa" w:w="447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At least 3 distinct event types (e.g., earnings, regulatory, management, product, macro-related)</w:t>
            </w:r>
          </w:p>
        </w:tc>
        <w:tc>
          <w:tcPr>
            <w:tcW w:type="dxa" w:w="280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Ensures SC_total variation reflects genuine shock character, not single-type artefacts</w:t>
            </w:r>
          </w:p>
        </w:tc>
      </w:tr>
      <w:tr>
        <w:tblPrEx>
          <w:shd w:val="clear" w:color="auto" w:fill="cad1d7"/>
        </w:tblPrEx>
        <w:trPr>
          <w:trHeight w:val="620" w:hRule="atLeast"/>
        </w:trPr>
        <w:tc>
          <w:tcPr>
            <w:tcW w:type="dxa" w:w="208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Article count preference</w:t>
            </w:r>
          </w:p>
        </w:tc>
        <w:tc>
          <w:tcPr>
            <w:tcW w:type="dxa" w:w="447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AC_e = 1 preferred; AC_e = 2 acceptable if same event and same sentiment sign; AC_e &gt;= 3 only if no alternative exists</w:t>
            </w:r>
          </w:p>
        </w:tc>
        <w:tc>
          <w:tcPr>
            <w:tcW w:type="dxa" w:w="280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Presents unambiguous information signal to respondents</w:t>
            </w:r>
          </w:p>
        </w:tc>
      </w:tr>
      <w:tr>
        <w:tblPrEx>
          <w:shd w:val="clear" w:color="auto" w:fill="cad1d7"/>
        </w:tblPrEx>
        <w:trPr>
          <w:trHeight w:val="620" w:hRule="atLeast"/>
        </w:trPr>
        <w:tc>
          <w:tcPr>
            <w:tcW w:type="dxa" w:w="208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Opening-bar constraint</w:t>
            </w:r>
          </w:p>
        </w:tc>
        <w:tc>
          <w:tcPr>
            <w:tcW w:type="dxa" w:w="447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Opening bar (09:30-10:00 ET) shocks require 2.0x median bar ratio (vs 1.5x for other bars); max one-third of block scenarios in opening bar</w:t>
            </w:r>
          </w:p>
        </w:tc>
        <w:tc>
          <w:tcPr>
            <w:tcW w:type="dxa" w:w="280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Distinguishes shock from mechanical opening-period volatility</w:t>
            </w:r>
          </w:p>
        </w:tc>
      </w:tr>
      <w:tr>
        <w:tblPrEx>
          <w:shd w:val="clear" w:color="auto" w:fill="cad1d7"/>
        </w:tblPrEx>
        <w:trPr>
          <w:trHeight w:val="620" w:hRule="atLeast"/>
        </w:trPr>
        <w:tc>
          <w:tcPr>
            <w:tcW w:type="dxa" w:w="208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Market regime balance</w:t>
            </w:r>
          </w:p>
        </w:tc>
        <w:tc>
          <w:tcPr>
            <w:tcW w:type="dxa" w:w="447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Events from at least two distinct regimes (rising, volatile, declining); trailing 20-day market return recorded as control</w:t>
            </w:r>
          </w:p>
        </w:tc>
        <w:tc>
          <w:tcPr>
            <w:tcW w:type="dxa" w:w="280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Prevents regime-specific bias in NRS responses</w:t>
            </w:r>
          </w:p>
        </w:tc>
      </w:tr>
      <w:tr>
        <w:tblPrEx>
          <w:shd w:val="clear" w:color="auto" w:fill="cad1d7"/>
        </w:tblPrEx>
        <w:trPr>
          <w:trHeight w:val="400" w:hRule="atLeast"/>
        </w:trPr>
        <w:tc>
          <w:tcPr>
            <w:tcW w:type="dxa" w:w="208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Sector non-repetition</w:t>
            </w:r>
          </w:p>
        </w:tc>
        <w:tc>
          <w:tcPr>
            <w:tcW w:type="dxa" w:w="447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No two scenarios within a block from the same GICS sector; max two per sector if infeasible</w:t>
            </w:r>
          </w:p>
        </w:tc>
        <w:tc>
          <w:tcPr>
            <w:tcW w:type="dxa" w:w="280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Prevents sector-specific expertise confound</w:t>
            </w:r>
          </w:p>
        </w:tc>
      </w:tr>
    </w:tbl>
    <w:p>
      <w:pPr>
        <w:pStyle w:val="Body Text"/>
        <w:widowControl w:val="0"/>
        <w:spacing w:line="240" w:lineRule="auto"/>
      </w:pPr>
    </w:p>
    <w:p>
      <w:pPr>
        <w:pStyle w:val="Body Text"/>
      </w:pPr>
      <w:r>
        <w:rPr>
          <w:i w:val="1"/>
          <w:iCs w:val="1"/>
          <w:rtl w:val="0"/>
          <w:lang w:val="en-US"/>
        </w:rPr>
        <w:t>Note.</w:t>
      </w:r>
      <w:r>
        <w:rPr>
          <w:rtl w:val="0"/>
          <w:lang w:val="en-US"/>
        </w:rPr>
        <w:t xml:space="preserve"> Constraints are applied sequentially during the scenario selection procedure described in Section 4.3.4. Percentile thresholds are computed over the full candidate pool of screened events for each block. GICS = Global Industry Classification Standard.</w:t>
      </w:r>
    </w:p>
    <w:p>
      <w:pPr>
        <w:pStyle w:val="Body Text"/>
      </w:pPr>
      <w:r>
        <w:rPr>
          <w:rtl w:val="0"/>
          <w:lang w:val="en-US"/>
        </w:rPr>
        <w:t>Each scenario is self-contained, allowing the manager to respond from the information presented without external context. When AC_e &gt; 1, the instrument presents only the headline with the highest absolute FinBERT sentiment score, although Shock Score components are computed from all articles in the shock bar. Summaries are generated via Claude (Anthropic) to ensure consistent length (150</w:t>
      </w:r>
      <w:r>
        <w:rPr>
          <w:rtl w:val="0"/>
          <w:lang w:val="en-US"/>
        </w:rPr>
        <w:t>–</w:t>
      </w:r>
      <w:r>
        <w:rPr>
          <w:rtl w:val="0"/>
          <w:lang w:val="en-US"/>
        </w:rPr>
        <w:t>200 words), register, and information density (Section 4.3.3).</w:t>
      </w:r>
    </w:p>
    <w:p>
      <w:pPr>
        <w:pStyle w:val="Heading 3"/>
      </w:pPr>
      <w:bookmarkStart w:name="shockscorecomponentdefinitions" w:id="126"/>
      <w:r>
        <w:rPr>
          <w:rFonts w:cs="Arial Unicode MS" w:eastAsia="Arial Unicode MS"/>
          <w:rtl w:val="0"/>
          <w:lang w:val="en-US"/>
        </w:rPr>
        <w:t>4.3.5 Shock Score Component Definitions</w:t>
      </w:r>
    </w:p>
    <w:p>
      <w:pPr>
        <w:pStyle w:val="First Paragraph"/>
      </w:pPr>
      <w:r>
        <w:rPr>
          <w:rtl w:val="0"/>
          <w:lang w:val="en-US"/>
        </w:rPr>
        <w:t xml:space="preserve">The composite Shock Score SC_total is constructed from four event-level components. Each component is standardized to mean zero and unit variance across all scenarios prior to principal component analysis </w:t>
      </w:r>
      <w:ins w:id="127" w:date="2026-05-29T16:38:38Z" w:author="Stefano Canossa">
        <w:r>
          <w:rPr>
            <w:rtl w:val="0"/>
            <w:lang w:val="de-DE"/>
          </w:rPr>
          <w:t>(add reference for PCA - I may have missed to point this out in previous pages, so ensure that every time you mention PCA you add the adequate reference)</w:t>
        </w:r>
      </w:ins>
      <w:r>
        <w:rPr>
          <w:rtl w:val="0"/>
          <w:lang w:val="en-US"/>
        </w:rPr>
        <w:t>(PCA). SC_total is defined as the first principal component obtained from the standardized component vector, following the established approach of using PCA</w:t>
      </w:r>
      <w:ins w:id="128" w:date="2026-05-29T16:38:57Z" w:author="Stefano Canossa">
        <w:r>
          <w:rPr>
            <w:rtl w:val="0"/>
            <w:lang w:val="de-DE"/>
          </w:rPr>
          <w:t xml:space="preserve"> (ditto)</w:t>
        </w:r>
      </w:ins>
      <w:r>
        <w:rPr>
          <w:rtl w:val="0"/>
          <w:lang w:val="en-US"/>
        </w:rPr>
        <w:t xml:space="preserve"> to derive composite indices in finance (</w:t>
      </w:r>
      <w:r>
        <w:rPr>
          <w:rStyle w:val="Hyperlink.0"/>
        </w:rPr>
        <w:fldChar w:fldCharType="begin" w:fldLock="0"/>
      </w:r>
      <w:r>
        <w:rPr>
          <w:rStyle w:val="Hyperlink.0"/>
        </w:rPr>
        <w:instrText xml:space="preserve"> HYPERLINK "https://doi.org/10.1111/j.1540-6261.2006.00885.x"</w:instrText>
      </w:r>
      <w:r>
        <w:rPr>
          <w:rStyle w:val="Hyperlink.0"/>
        </w:rPr>
        <w:fldChar w:fldCharType="separate" w:fldLock="0"/>
      </w:r>
      <w:r>
        <w:rPr>
          <w:rStyle w:val="Hyperlink.0"/>
          <w:rtl w:val="0"/>
        </w:rPr>
        <w:t>Baker &amp; Wurgler, 2006</w:t>
      </w:r>
      <w:r>
        <w:rPr/>
        <w:fldChar w:fldCharType="end" w:fldLock="0"/>
      </w:r>
      <w:r>
        <w:rPr>
          <w:rtl w:val="0"/>
          <w:lang w:val="en-US"/>
        </w:rPr>
        <w:t>).</w:t>
      </w:r>
    </w:p>
    <w:p>
      <w:pPr>
        <w:pStyle w:val="Body Text"/>
      </w:pPr>
      <w:r>
        <w:rPr>
          <w:b w:val="1"/>
          <w:bCs w:val="1"/>
          <w:rtl w:val="0"/>
          <w:lang w:val="en-US"/>
        </w:rPr>
        <w:t>Figure 4.2</w:t>
      </w:r>
    </w:p>
    <w:p>
      <w:pPr>
        <w:pStyle w:val="Body Text"/>
      </w:pPr>
      <w:r>
        <w:rPr>
          <w:i w:val="1"/>
          <w:iCs w:val="1"/>
          <w:rtl w:val="0"/>
          <w:lang w:val="en-US"/>
        </w:rPr>
        <w:t>Shock Score Composite Construction</w:t>
      </w:r>
    </w:p>
    <w:p>
      <w:pPr>
        <w:pStyle w:val="Body Text"/>
      </w:pPr>
      <w:commentRangeStart w:id="129"/>
      <w:r>
        <w:drawing xmlns:a="http://schemas.openxmlformats.org/drawingml/2006/main">
          <wp:inline distT="0" distB="0" distL="0" distR="0">
            <wp:extent cx="5943600" cy="2622176"/>
            <wp:effectExtent l="0" t="0" r="0" b="0"/>
            <wp:docPr id="1073741828" name="officeArt object" descr="Picture"/>
            <wp:cNvGraphicFramePr/>
            <a:graphic xmlns:a="http://schemas.openxmlformats.org/drawingml/2006/main">
              <a:graphicData uri="http://schemas.openxmlformats.org/drawingml/2006/picture">
                <pic:pic xmlns:pic="http://schemas.openxmlformats.org/drawingml/2006/picture">
                  <pic:nvPicPr>
                    <pic:cNvPr id="1073741828" name="Picture" descr="Picture"/>
                    <pic:cNvPicPr>
                      <a:picLocks noChangeAspect="1"/>
                    </pic:cNvPicPr>
                  </pic:nvPicPr>
                  <pic:blipFill>
                    <a:blip r:embed="rId10">
                      <a:extLst/>
                    </a:blip>
                    <a:stretch>
                      <a:fillRect/>
                    </a:stretch>
                  </pic:blipFill>
                  <pic:spPr>
                    <a:xfrm>
                      <a:off x="0" y="0"/>
                      <a:ext cx="5943600" cy="2622176"/>
                    </a:xfrm>
                    <a:prstGeom prst="rect">
                      <a:avLst/>
                    </a:prstGeom>
                    <a:ln w="12700" cap="flat">
                      <a:noFill/>
                      <a:miter lim="400000"/>
                    </a:ln>
                    <a:effectLst/>
                  </pic:spPr>
                </pic:pic>
              </a:graphicData>
            </a:graphic>
          </wp:inline>
        </w:drawing>
      </w:r>
      <w:commentRangeEnd w:id="129"/>
      <w:r>
        <w:commentReference w:id="129"/>
      </w:r>
    </w:p>
    <w:p>
      <w:pPr>
        <w:pStyle w:val="Body Text"/>
      </w:pPr>
      <w:r>
        <w:rPr>
          <w:i w:val="1"/>
          <w:iCs w:val="1"/>
          <w:rtl w:val="0"/>
          <w:lang w:val="en-US"/>
        </w:rPr>
        <w:t>Note.</w:t>
      </w:r>
      <w:r>
        <w:rPr>
          <w:rtl w:val="0"/>
          <w:lang w:val="en-US"/>
        </w:rPr>
        <w:t xml:space="preserve"> Four event-level components (Article Count, Sentiment Extremity, Attention Intensity, and Event-Type Severity) are standardized and reduced via principal component analysis</w:t>
      </w:r>
      <w:ins w:id="130" w:date="2026-05-29T16:39:26Z" w:author="Stefano Canossa">
        <w:r>
          <w:rPr>
            <w:rtl w:val="0"/>
            <w:lang w:val="de-DE"/>
          </w:rPr>
          <w:t xml:space="preserve"> (reference)</w:t>
        </w:r>
      </w:ins>
      <w:r>
        <w:rPr>
          <w:rtl w:val="0"/>
          <w:lang w:val="en-US"/>
        </w:rPr>
        <w:t xml:space="preserve"> to produce the SC_total composite index. Original figure by the author.</w:t>
      </w:r>
    </w:p>
    <w:p>
      <w:pPr>
        <w:pStyle w:val="Body Text"/>
        <w:rPr>
          <w:color w:val="000000"/>
          <w:sz w:val="22"/>
        </w:rPr>
      </w:pPr>
      <w:r>
        <w:rPr>
          <w:rtl w:val="0"/>
          <w:lang w:val="en-US"/>
        </w:rPr>
        <w:t xml:space="preserve">Let </w:t>
      </w:r>
      <m:oMath>
        <m:sSub>
          <m:e>
            <m:r>
              <m:rPr>
                <m:sty m:val="bi"/>
              </m:rPr>
              <w:rPr xmlns:w="http://schemas.openxmlformats.org/wordprocessingml/2006/main">
                <w:rFonts w:ascii="Cambria Math" w:hAnsi="Cambria Math"/>
                <w:i/>
                <w:color w:val="000000"/>
                <w:sz w:val="23"/>
                <w:szCs w:val="23"/>
              </w:rPr>
              <m:t>x</m:t>
            </m:r>
          </m:e>
          <m:sub>
            <m:r>
              <w:rPr xmlns:w="http://schemas.openxmlformats.org/wordprocessingml/2006/main">
                <w:rFonts w:ascii="Cambria Math" w:hAnsi="Cambria Math"/>
                <w:i/>
                <w:color w:val="000000"/>
                <w:sz w:val="23"/>
                <w:szCs w:val="23"/>
              </w:rPr>
              <m:t>e</m:t>
            </m:r>
          </m:sub>
        </m:sSub>
      </m:oMath>
      <w:r>
        <w:rPr>
          <w:rtl w:val="0"/>
          <w:lang w:val="en-US"/>
        </w:rPr>
        <w:t xml:space="preserve"> be a vector of </w:t>
      </w:r>
      <m:oMath>
        <m:r>
          <w:rPr xmlns:w="http://schemas.openxmlformats.org/wordprocessingml/2006/main">
            <w:rFonts w:ascii="Cambria Math" w:hAnsi="Cambria Math"/>
            <w:i/>
            <w:color w:val="000000"/>
            <w:sz w:val="23"/>
            <w:szCs w:val="23"/>
          </w:rPr>
          <m:t>K</m:t>
        </m:r>
      </m:oMath>
      <w:r>
        <w:rPr>
          <w:rtl w:val="0"/>
          <w:lang w:val="en-US"/>
        </w:rPr>
        <w:t xml:space="preserve"> standardized shock components for event e, with </w:t>
      </w:r>
      <m:oMath>
        <m:r>
          <w:rPr xmlns:w="http://schemas.openxmlformats.org/wordprocessingml/2006/main">
            <w:rFonts w:ascii="Cambria Math" w:hAnsi="Cambria Math"/>
            <w:i/>
            <w:color w:val="000000"/>
            <w:sz w:val="23"/>
            <w:szCs w:val="23"/>
          </w:rPr>
          <m:t>K</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4</m:t>
        </m:r>
      </m:oMath>
      <w:r>
        <w:rPr>
          <w:rtl w:val="0"/>
          <w:lang w:val="en-US"/>
        </w:rPr>
        <w:t xml:space="preserve">. PCA </w:t>
      </w:r>
      <w:ins w:id="131" w:date="2026-05-29T16:40:07Z" w:author="Stefano Canossa">
        <w:r>
          <w:rPr>
            <w:rtl w:val="0"/>
            <w:lang w:val="de-DE"/>
          </w:rPr>
          <w:t>(reference, I won</w:t>
        </w:r>
      </w:ins>
      <w:ins w:id="132" w:date="2026-05-29T16:40:07Z" w:author="Stefano Canossa">
        <w:r>
          <w:rPr>
            <w:rtl w:val="0"/>
            <w:lang w:val="de-DE"/>
          </w:rPr>
          <w:t>’</w:t>
        </w:r>
      </w:ins>
      <w:ins w:id="133" w:date="2026-05-29T16:40:07Z" w:author="Stefano Canossa">
        <w:r>
          <w:rPr>
            <w:rtl w:val="0"/>
            <w:lang w:val="de-DE"/>
          </w:rPr>
          <w:t xml:space="preserve">t point this out, but ensure consistency throughout ) </w:t>
        </w:r>
      </w:ins>
      <w:r>
        <w:rPr>
          <w:rtl w:val="0"/>
          <w:lang w:val="en-US"/>
        </w:rPr>
        <w:t xml:space="preserve">produces a loading vector </w:t>
      </w:r>
      <w:commentRangeStart w:id="134"/>
      <w:r>
        <w:rPr>
          <w:rtl w:val="0"/>
          <w:lang w:val="en-US"/>
        </w:rPr>
        <w:t>w_1</w:t>
      </w:r>
      <w:commentRangeEnd w:id="134"/>
      <w:r>
        <w:commentReference w:id="134"/>
      </w:r>
      <w:r>
        <w:rPr>
          <w:rtl w:val="0"/>
          <w:lang w:val="en-US"/>
        </w:rPr>
        <w:t xml:space="preserve"> that defines the first principal component:</w:t>
      </w:r>
    </w:p>
    <w:p>
      <w:pPr>
        <w:pStyle w:val="Body Text"/>
        <w:jc w:val="center"/>
        <w:rPr>
          <w:color w:val="000000"/>
          <w:sz w:val="22"/>
        </w:rPr>
      </w:pPr>
      <m:oMathPara>
        <m:oMathParaPr>
          <m:jc m:val="center"/>
        </m:oMathParaPr>
        <m:oMath>
          <m:r>
            <w:rPr xmlns:w="http://schemas.openxmlformats.org/wordprocessingml/2006/main">
              <w:rFonts w:ascii="Cambria Math" w:hAnsi="Cambria Math"/>
              <w:i/>
              <w:color w:val="000000"/>
              <w:sz w:val="23"/>
              <w:szCs w:val="23"/>
            </w:rPr>
            <m:t>S</m:t>
          </m:r>
          <m:sSub>
            <m:e>
              <m:r>
                <w:rPr xmlns:w="http://schemas.openxmlformats.org/wordprocessingml/2006/main">
                  <w:rFonts w:ascii="Cambria Math" w:hAnsi="Cambria Math"/>
                  <w:i/>
                  <w:color w:val="000000"/>
                  <w:sz w:val="23"/>
                  <w:szCs w:val="23"/>
                </w:rPr>
                <m:t>C</m:t>
              </m:r>
            </m:e>
            <m:sub>
              <m:r>
                <w:rPr xmlns:w="http://schemas.openxmlformats.org/wordprocessingml/2006/main">
                  <w:rFonts w:ascii="Cambria Math" w:hAnsi="Cambria Math"/>
                  <w:i/>
                  <w:color w:val="000000"/>
                  <w:sz w:val="23"/>
                  <w:szCs w:val="23"/>
                </w:rPr>
                <m:t>t</m:t>
              </m:r>
              <m:r>
                <w:rPr xmlns:w="http://schemas.openxmlformats.org/wordprocessingml/2006/main">
                  <w:rFonts w:ascii="Cambria Math" w:hAnsi="Cambria Math"/>
                  <w:i/>
                  <w:color w:val="000000"/>
                  <w:sz w:val="23"/>
                  <w:szCs w:val="23"/>
                </w:rPr>
                <m:t>o</m:t>
              </m:r>
              <m:r>
                <w:rPr xmlns:w="http://schemas.openxmlformats.org/wordprocessingml/2006/main">
                  <w:rFonts w:ascii="Cambria Math" w:hAnsi="Cambria Math"/>
                  <w:i/>
                  <w:color w:val="000000"/>
                  <w:sz w:val="23"/>
                  <w:szCs w:val="23"/>
                </w:rPr>
                <m:t>t</m:t>
              </m:r>
              <m:r>
                <w:rPr xmlns:w="http://schemas.openxmlformats.org/wordprocessingml/2006/main">
                  <w:rFonts w:ascii="Cambria Math" w:hAnsi="Cambria Math"/>
                  <w:i/>
                  <w:color w:val="000000"/>
                  <w:sz w:val="23"/>
                  <w:szCs w:val="23"/>
                </w:rPr>
                <m:t>a</m:t>
              </m:r>
              <m:r>
                <w:rPr xmlns:w="http://schemas.openxmlformats.org/wordprocessingml/2006/main">
                  <w:rFonts w:ascii="Cambria Math" w:hAnsi="Cambria Math"/>
                  <w:i/>
                  <w:color w:val="000000"/>
                  <w:sz w:val="23"/>
                  <w:szCs w:val="23"/>
                </w:rPr>
                <m:t>l</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e</m:t>
              </m:r>
            </m:sub>
          </m:sSub>
          <m:r>
            <w:rPr xmlns:w="http://schemas.openxmlformats.org/wordprocessingml/2006/main">
              <w:rFonts w:ascii="Cambria Math" w:hAnsi="Cambria Math"/>
              <w:i/>
              <w:color w:val="000000"/>
              <w:sz w:val="23"/>
              <w:szCs w:val="23"/>
            </w:rPr>
            <m:t>=</m:t>
          </m:r>
          <m:sSubSup>
            <m:e>
              <m:r>
                <m:rPr>
                  <m:sty m:val="bi"/>
                </m:rPr>
                <w:rPr xmlns:w="http://schemas.openxmlformats.org/wordprocessingml/2006/main">
                  <w:rFonts w:ascii="Cambria Math" w:hAnsi="Cambria Math"/>
                  <w:i/>
                  <w:color w:val="000000"/>
                  <w:sz w:val="23"/>
                  <w:szCs w:val="23"/>
                </w:rPr>
                <m:t>w</m:t>
              </m:r>
            </m:e>
            <m:sub>
              <m:r>
                <w:rPr xmlns:w="http://schemas.openxmlformats.org/wordprocessingml/2006/main">
                  <w:rFonts w:ascii="Cambria Math" w:hAnsi="Cambria Math"/>
                  <w:i/>
                  <w:color w:val="000000"/>
                  <w:sz w:val="23"/>
                  <w:szCs w:val="23"/>
                </w:rPr>
                <m:t>1</m:t>
              </m:r>
            </m:sub>
            <m:sup>
              <m:r>
                <m:rPr>
                  <m:sty m:val="p"/>
                </m:rPr>
                <w:rPr xmlns:w="http://schemas.openxmlformats.org/wordprocessingml/2006/main">
                  <w:rFonts w:ascii="Cambria Math" w:hAnsi="Cambria Math"/>
                  <w:i/>
                  <w:color w:val="000000"/>
                  <w:sz w:val="23"/>
                  <w:szCs w:val="23"/>
                </w:rPr>
                <m:t>'</m:t>
              </m:r>
            </m:sup>
          </m:sSubSup>
          <m:sSub>
            <m:e>
              <m:r>
                <m:rPr>
                  <m:sty m:val="bi"/>
                </m:rPr>
                <w:rPr xmlns:w="http://schemas.openxmlformats.org/wordprocessingml/2006/main">
                  <w:rFonts w:ascii="Cambria Math" w:hAnsi="Cambria Math"/>
                  <w:i/>
                  <w:color w:val="000000"/>
                  <w:sz w:val="23"/>
                  <w:szCs w:val="23"/>
                </w:rPr>
                <m:t>x</m:t>
              </m:r>
            </m:e>
            <m:sub>
              <m:r>
                <w:rPr xmlns:w="http://schemas.openxmlformats.org/wordprocessingml/2006/main">
                  <w:rFonts w:ascii="Cambria Math" w:hAnsi="Cambria Math"/>
                  <w:i/>
                  <w:color w:val="000000"/>
                  <w:sz w:val="23"/>
                  <w:szCs w:val="23"/>
                </w:rPr>
                <m:t>e</m:t>
              </m:r>
            </m:sub>
          </m:sSub>
        </m:oMath>
      </m:oMathPara>
    </w:p>
    <w:p>
      <w:pPr>
        <w:pStyle w:val="First Paragraph"/>
      </w:pPr>
      <w:r>
        <w:rPr>
          <w:rtl w:val="0"/>
          <w:lang w:val="en-US"/>
        </w:rPr>
        <w:t xml:space="preserve">The first principal component is chosen because it provides a single index capturing the dominant common variation across shock characteristics, </w:t>
      </w:r>
      <w:commentRangeStart w:id="135"/>
      <w:r>
        <w:rPr>
          <w:rtl w:val="0"/>
          <w:lang w:val="en-US"/>
        </w:rPr>
        <w:t xml:space="preserve">enabling parsimonious hypothesis testing </w:t>
      </w:r>
      <w:commentRangeEnd w:id="135"/>
      <w:r>
        <w:commentReference w:id="135"/>
      </w:r>
      <w:r>
        <w:rPr>
          <w:rtl w:val="0"/>
          <w:lang w:val="en-US"/>
        </w:rPr>
        <w:t>while preserving interpretability through the d</w:t>
      </w:r>
      <w:commentRangeStart w:id="136"/>
      <w:r>
        <w:rPr>
          <w:rtl w:val="0"/>
          <w:lang w:val="en-US"/>
        </w:rPr>
        <w:t>ashboard signals</w:t>
      </w:r>
      <w:commentRangeEnd w:id="136"/>
      <w:r>
        <w:commentReference w:id="136"/>
      </w:r>
      <w:r>
        <w:rPr>
          <w:rtl w:val="0"/>
          <w:lang w:val="en-US"/>
        </w:rPr>
        <w:t xml:space="preserve"> (Section 4.3.6). PCA loadings and explained variance are reported in Chapter 5.</w:t>
      </w:r>
    </w:p>
    <w:p>
      <w:pPr>
        <w:pStyle w:val="Body Text"/>
      </w:pPr>
      <w:r>
        <w:rPr>
          <w:rtl w:val="0"/>
          <w:lang w:val="en-US"/>
        </w:rPr>
        <w:t>The four components are defined in Table 4.4 and elaborated below.</w:t>
      </w:r>
    </w:p>
    <w:p>
      <w:pPr>
        <w:pStyle w:val="Body Text"/>
      </w:pPr>
      <w:r>
        <w:rPr>
          <w:b w:val="1"/>
          <w:bCs w:val="1"/>
          <w:rtl w:val="0"/>
          <w:lang w:val="en-US"/>
        </w:rPr>
        <w:t>Table 4.4</w:t>
      </w:r>
    </w:p>
    <w:p>
      <w:pPr>
        <w:pStyle w:val="Body Text"/>
      </w:pPr>
      <w:r>
        <w:rPr>
          <w:i w:val="1"/>
          <w:iCs w:val="1"/>
          <w:rtl w:val="0"/>
          <w:lang w:val="en-US"/>
        </w:rPr>
        <w:t>Shock Score Components</w:t>
      </w:r>
    </w:p>
    <w:tbl>
      <w:tblPr>
        <w:tblW w:w="982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674"/>
        <w:gridCol w:w="1161"/>
        <w:gridCol w:w="2440"/>
        <w:gridCol w:w="1975"/>
        <w:gridCol w:w="2571"/>
      </w:tblGrid>
      <w:tr>
        <w:tblPrEx>
          <w:shd w:val="clear" w:color="auto" w:fill="156082"/>
        </w:tblPrEx>
        <w:trPr>
          <w:trHeight w:val="190" w:hRule="atLeast"/>
          <w:tblHeader/>
        </w:trPr>
        <w:tc>
          <w:tcPr>
            <w:tcW w:type="dxa" w:w="1674"/>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Component</w:t>
            </w:r>
          </w:p>
        </w:tc>
        <w:tc>
          <w:tcPr>
            <w:tcW w:type="dxa" w:w="1161"/>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Abbreviation</w:t>
            </w:r>
          </w:p>
        </w:tc>
        <w:tc>
          <w:tcPr>
            <w:tcW w:type="dxa" w:w="2439"/>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Measure</w:t>
            </w:r>
          </w:p>
        </w:tc>
        <w:tc>
          <w:tcPr>
            <w:tcW w:type="dxa" w:w="1975"/>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Data Source</w:t>
            </w:r>
          </w:p>
        </w:tc>
        <w:tc>
          <w:tcPr>
            <w:tcW w:type="dxa" w:w="2571"/>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Computation</w:t>
            </w:r>
          </w:p>
        </w:tc>
      </w:tr>
      <w:tr>
        <w:tblPrEx>
          <w:shd w:val="clear" w:color="auto" w:fill="cad1d7"/>
        </w:tblPrEx>
        <w:trPr>
          <w:trHeight w:val="630" w:hRule="atLeast"/>
        </w:trPr>
        <w:tc>
          <w:tcPr>
            <w:tcW w:type="dxa" w:w="1674"/>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Article Count</w:t>
            </w:r>
          </w:p>
        </w:tc>
        <w:tc>
          <w:tcPr>
            <w:tcW w:type="dxa" w:w="116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AC_e</w:t>
            </w:r>
          </w:p>
        </w:tc>
        <w:tc>
          <w:tcPr>
            <w:tcW w:type="dxa" w:w="243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Number of distinct Benzinga articles in the shock bar</w:t>
            </w:r>
          </w:p>
        </w:tc>
        <w:tc>
          <w:tcPr>
            <w:tcW w:type="dxa" w:w="197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Benzinga news feed (Section 4.3.3)</w:t>
            </w:r>
          </w:p>
        </w:tc>
        <w:tc>
          <w:tcPr>
            <w:tcW w:type="dxa" w:w="257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Count of articles with publication timestamp within the shock bar interval</w:t>
            </w:r>
          </w:p>
        </w:tc>
      </w:tr>
      <w:tr>
        <w:tblPrEx>
          <w:shd w:val="clear" w:color="auto" w:fill="cad1d7"/>
        </w:tblPrEx>
        <w:trPr>
          <w:trHeight w:val="517" w:hRule="atLeast"/>
        </w:trPr>
        <w:tc>
          <w:tcPr>
            <w:tcW w:type="dxa" w:w="1674"/>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Sentiment Extremity</w:t>
            </w:r>
          </w:p>
        </w:tc>
        <w:tc>
          <w:tcPr>
            <w:tcW w:type="dxa" w:w="116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SE_e</w:t>
            </w:r>
          </w:p>
        </w:tc>
        <w:tc>
          <w:tcPr>
            <w:tcW w:type="dxa" w:w="243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Peak absolute sentiment score across event-day articles</w:t>
            </w:r>
          </w:p>
        </w:tc>
        <w:tc>
          <w:tcPr>
            <w:tcW w:type="dxa" w:w="197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FinBERT (Huang, Roesler &amp; Reske, 2020)</w:t>
            </w:r>
          </w:p>
        </w:tc>
        <w:tc>
          <w:tcPr>
            <w:tcW w:type="dxa" w:w="2571"/>
            <w:tcBorders>
              <w:top w:val="nil"/>
              <w:left w:val="nil"/>
              <w:bottom w:val="nil"/>
              <w:right w:val="nil"/>
            </w:tcBorders>
            <w:shd w:val="clear" w:color="auto" w:fill="auto"/>
            <w:tcMar>
              <w:top w:type="dxa" w:w="80"/>
              <w:left w:type="dxa" w:w="80"/>
              <w:bottom w:type="dxa" w:w="80"/>
              <w:right w:type="dxa" w:w="80"/>
            </w:tcMar>
            <w:vAlign w:val="top"/>
          </w:tcPr>
          <w:p>
            <w:pPr>
              <w:pStyle w:val="Table Text"/>
              <w:rPr>
                <w:color w:val="000000"/>
                <w:sz w:val="17"/>
              </w:rPr>
            </w:pPr>
            <m:oMath>
              <m:sSub>
                <m:e>
                  <m:r>
                    <m:rPr>
                      <m:sty m:val="p"/>
                    </m:rPr>
                    <w:rPr xmlns:w="http://schemas.openxmlformats.org/wordprocessingml/2006/main">
                      <w:rFonts w:ascii="Cambria Math" w:hAnsi="Cambria Math"/>
                      <w:i/>
                      <w:color w:val="000000"/>
                      <w:sz w:val="20"/>
                      <w:szCs w:val="20"/>
                    </w:rPr>
                    <m:t>m</m:t>
                  </m:r>
                  <m:r>
                    <m:rPr>
                      <m:sty m:val="p"/>
                    </m:rPr>
                    <w:rPr xmlns:w="http://schemas.openxmlformats.org/wordprocessingml/2006/main">
                      <w:rFonts w:ascii="Cambria Math" w:hAnsi="Cambria Math"/>
                      <w:i/>
                      <w:color w:val="000000"/>
                      <w:sz w:val="20"/>
                      <w:szCs w:val="20"/>
                    </w:rPr>
                    <m:t>a</m:t>
                  </m:r>
                  <m:r>
                    <m:rPr>
                      <m:sty m:val="p"/>
                    </m:rPr>
                    <w:rPr xmlns:w="http://schemas.openxmlformats.org/wordprocessingml/2006/main">
                      <w:rFonts w:ascii="Cambria Math" w:hAnsi="Cambria Math"/>
                      <w:i/>
                      <w:color w:val="000000"/>
                      <w:sz w:val="20"/>
                      <w:szCs w:val="20"/>
                    </w:rPr>
                    <m:t>x</m:t>
                  </m:r>
                </m:e>
                <m:sub>
                  <m:r>
                    <w:rPr xmlns:w="http://schemas.openxmlformats.org/wordprocessingml/2006/main">
                      <w:rFonts w:ascii="Cambria Math" w:hAnsi="Cambria Math"/>
                      <w:i/>
                      <w:color w:val="000000"/>
                      <w:sz w:val="20"/>
                      <w:szCs w:val="20"/>
                    </w:rPr>
                    <m:t>j</m:t>
                  </m:r>
                </m:sub>
              </m:sSub>
              <m:r>
                <w:rPr xmlns:w="http://schemas.openxmlformats.org/wordprocessingml/2006/main">
                  <w:rFonts w:ascii="Cambria Math" w:hAnsi="Cambria Math"/>
                  <w:i/>
                  <w:color w:val="000000"/>
                  <w:sz w:val="20"/>
                  <w:szCs w:val="20"/>
                </w:rPr>
                <m:t>|</m:t>
              </m:r>
              <m:sSub>
                <m:e>
                  <m:r>
                    <w:rPr xmlns:w="http://schemas.openxmlformats.org/wordprocessingml/2006/main">
                      <w:rFonts w:ascii="Cambria Math" w:hAnsi="Cambria Math"/>
                      <w:i/>
                      <w:color w:val="000000"/>
                      <w:sz w:val="20"/>
                      <w:szCs w:val="20"/>
                    </w:rPr>
                    <m:t>s</m:t>
                  </m:r>
                </m:e>
                <m:sub>
                  <m:r>
                    <w:rPr xmlns:w="http://schemas.openxmlformats.org/wordprocessingml/2006/main">
                      <w:rFonts w:ascii="Cambria Math" w:hAnsi="Cambria Math"/>
                      <w:i/>
                      <w:color w:val="000000"/>
                      <w:sz w:val="20"/>
                      <w:szCs w:val="20"/>
                    </w:rPr>
                    <m:t>j</m:t>
                  </m:r>
                </m:sub>
              </m:sSub>
              <m:r>
                <w:rPr xmlns:w="http://schemas.openxmlformats.org/wordprocessingml/2006/main">
                  <w:rFonts w:ascii="Cambria Math" w:hAnsi="Cambria Math"/>
                  <w:i/>
                  <w:color w:val="000000"/>
                  <w:sz w:val="20"/>
                  <w:szCs w:val="20"/>
                </w:rPr>
                <m:t>|</m:t>
              </m:r>
            </m:oMath>
            <w:r>
              <w:rPr>
                <w:shd w:val="nil" w:color="auto" w:fill="auto"/>
                <w:rtl w:val="0"/>
                <w:lang w:val="en-US"/>
              </w:rPr>
              <w:t xml:space="preserve">, where </w:t>
            </w:r>
            <m:oMath>
              <m:sSub>
                <m:e>
                  <m:r>
                    <w:rPr xmlns:w="http://schemas.openxmlformats.org/wordprocessingml/2006/main">
                      <w:rFonts w:ascii="Cambria Math" w:hAnsi="Cambria Math"/>
                      <w:i/>
                      <w:color w:val="000000"/>
                      <w:sz w:val="16"/>
                      <w:szCs w:val="16"/>
                    </w:rPr>
                    <m:t>s</m:t>
                  </m:r>
                </m:e>
                <m:sub>
                  <m:r>
                    <w:rPr xmlns:w="http://schemas.openxmlformats.org/wordprocessingml/2006/main">
                      <w:rFonts w:ascii="Cambria Math" w:hAnsi="Cambria Math"/>
                      <w:i/>
                      <w:color w:val="000000"/>
                      <w:sz w:val="16"/>
                      <w:szCs w:val="16"/>
                    </w:rPr>
                    <m:t>j</m:t>
                  </m:r>
                </m:sub>
              </m:sSub>
              <m:r>
                <w:rPr xmlns:w="http://schemas.openxmlformats.org/wordprocessingml/2006/main">
                  <w:rFonts w:ascii="Cambria Math" w:hAnsi="Cambria Math"/>
                  <w:i/>
                  <w:color w:val="000000"/>
                  <w:sz w:val="16"/>
                  <w:szCs w:val="16"/>
                </w:rPr>
                <m:t>=</m:t>
              </m:r>
              <m:r>
                <w:rPr xmlns:w="http://schemas.openxmlformats.org/wordprocessingml/2006/main">
                  <w:rFonts w:ascii="Cambria Math" w:hAnsi="Cambria Math"/>
                  <w:i/>
                  <w:color w:val="000000"/>
                  <w:sz w:val="16"/>
                  <w:szCs w:val="16"/>
                </w:rPr>
                <m:t>P</m:t>
              </m:r>
              <m:r>
                <w:rPr xmlns:w="http://schemas.openxmlformats.org/wordprocessingml/2006/main">
                  <w:rFonts w:ascii="Cambria Math" w:hAnsi="Cambria Math"/>
                  <w:i/>
                  <w:color w:val="000000"/>
                  <w:sz w:val="16"/>
                  <w:szCs w:val="16"/>
                </w:rPr>
                <m:t>(</m:t>
              </m:r>
              <m:r>
                <m:rPr>
                  <m:nor/>
                </m:rPr>
                <w:rPr xmlns:w="http://schemas.openxmlformats.org/wordprocessingml/2006/main">
                  <w:rFonts w:ascii="Cambria Math" w:hAnsi="Cambria Math"/>
                  <w:i/>
                  <w:color w:val="000000"/>
                  <w:sz w:val="16"/>
                  <w:szCs w:val="16"/>
                </w:rPr>
                <m:t>pos</m:t>
              </m:r>
              <m:r>
                <w:rPr xmlns:w="http://schemas.openxmlformats.org/wordprocessingml/2006/main">
                  <w:rFonts w:ascii="Cambria Math" w:hAnsi="Cambria Math"/>
                  <w:i/>
                  <w:color w:val="000000"/>
                  <w:sz w:val="16"/>
                  <w:szCs w:val="16"/>
                </w:rPr>
                <m:t>)</m:t>
              </m:r>
              <m:r>
                <w:rPr xmlns:w="http://schemas.openxmlformats.org/wordprocessingml/2006/main">
                  <w:rFonts w:ascii="Cambria Math" w:hAnsi="Cambria Math"/>
                  <w:i/>
                  <w:color w:val="000000"/>
                  <w:sz w:val="16"/>
                  <w:szCs w:val="16"/>
                </w:rPr>
                <m:t>-</m:t>
              </m:r>
              <m:r>
                <w:rPr xmlns:w="http://schemas.openxmlformats.org/wordprocessingml/2006/main">
                  <w:rFonts w:ascii="Cambria Math" w:hAnsi="Cambria Math"/>
                  <w:i/>
                  <w:color w:val="000000"/>
                  <w:sz w:val="16"/>
                  <w:szCs w:val="16"/>
                </w:rPr>
                <m:t>P</m:t>
              </m:r>
              <m:r>
                <w:rPr xmlns:w="http://schemas.openxmlformats.org/wordprocessingml/2006/main">
                  <w:rFonts w:ascii="Cambria Math" w:hAnsi="Cambria Math"/>
                  <w:i/>
                  <w:color w:val="000000"/>
                  <w:sz w:val="16"/>
                  <w:szCs w:val="16"/>
                </w:rPr>
                <m:t>(</m:t>
              </m:r>
              <m:r>
                <m:rPr>
                  <m:nor/>
                </m:rPr>
                <w:rPr xmlns:w="http://schemas.openxmlformats.org/wordprocessingml/2006/main">
                  <w:rFonts w:ascii="Cambria Math" w:hAnsi="Cambria Math"/>
                  <w:i/>
                  <w:color w:val="000000"/>
                  <w:sz w:val="16"/>
                  <w:szCs w:val="16"/>
                </w:rPr>
                <m:t>neg</m:t>
              </m:r>
              <m:r>
                <w:rPr xmlns:w="http://schemas.openxmlformats.org/wordprocessingml/2006/main">
                  <w:rFonts w:ascii="Cambria Math" w:hAnsi="Cambria Math"/>
                  <w:i/>
                  <w:color w:val="000000"/>
                  <w:sz w:val="16"/>
                  <w:szCs w:val="16"/>
                </w:rPr>
                <m:t>)</m:t>
              </m:r>
              <m:r>
                <w:rPr xmlns:w="http://schemas.openxmlformats.org/wordprocessingml/2006/main">
                  <w:rFonts w:ascii="Cambria Math" w:hAnsi="Cambria Math"/>
                  <w:i/>
                  <w:color w:val="000000"/>
                  <w:sz w:val="16"/>
                  <w:szCs w:val="16"/>
                </w:rPr>
                <m:t>∈</m:t>
              </m:r>
              <m:r>
                <w:rPr xmlns:w="http://schemas.openxmlformats.org/wordprocessingml/2006/main">
                  <w:rFonts w:ascii="Cambria Math" w:hAnsi="Cambria Math"/>
                  <w:i/>
                  <w:color w:val="000000"/>
                  <w:sz w:val="16"/>
                  <w:szCs w:val="16"/>
                </w:rPr>
                <m:t>[</m:t>
              </m:r>
              <m:r>
                <w:rPr xmlns:w="http://schemas.openxmlformats.org/wordprocessingml/2006/main">
                  <w:rFonts w:ascii="Cambria Math" w:hAnsi="Cambria Math"/>
                  <w:i/>
                  <w:color w:val="000000"/>
                  <w:sz w:val="16"/>
                  <w:szCs w:val="16"/>
                </w:rPr>
                <m:t>-</m:t>
              </m:r>
              <m:r>
                <w:rPr xmlns:w="http://schemas.openxmlformats.org/wordprocessingml/2006/main">
                  <w:rFonts w:ascii="Cambria Math" w:hAnsi="Cambria Math"/>
                  <w:i/>
                  <w:color w:val="000000"/>
                  <w:sz w:val="16"/>
                  <w:szCs w:val="16"/>
                </w:rPr>
                <m:t>1</m:t>
              </m:r>
              <m:r>
                <w:rPr xmlns:w="http://schemas.openxmlformats.org/wordprocessingml/2006/main">
                  <w:rFonts w:ascii="Cambria Math" w:hAnsi="Cambria Math"/>
                  <w:i/>
                  <w:color w:val="000000"/>
                  <w:sz w:val="16"/>
                  <w:szCs w:val="16"/>
                </w:rPr>
                <m:t>,</m:t>
              </m:r>
              <m:r>
                <w:rPr xmlns:w="http://schemas.openxmlformats.org/wordprocessingml/2006/main">
                  <w:rFonts w:ascii="Cambria Math" w:hAnsi="Cambria Math"/>
                  <w:i/>
                  <w:color w:val="000000"/>
                  <w:sz w:val="16"/>
                  <w:szCs w:val="16"/>
                </w:rPr>
                <m:t>+</m:t>
              </m:r>
              <m:r>
                <w:rPr xmlns:w="http://schemas.openxmlformats.org/wordprocessingml/2006/main">
                  <w:rFonts w:ascii="Cambria Math" w:hAnsi="Cambria Math"/>
                  <w:i/>
                  <w:color w:val="000000"/>
                  <w:sz w:val="16"/>
                  <w:szCs w:val="16"/>
                </w:rPr>
                <m:t>1</m:t>
              </m:r>
              <m:r>
                <w:rPr xmlns:w="http://schemas.openxmlformats.org/wordprocessingml/2006/main">
                  <w:rFonts w:ascii="Cambria Math" w:hAnsi="Cambria Math"/>
                  <w:i/>
                  <w:color w:val="000000"/>
                  <w:sz w:val="16"/>
                  <w:szCs w:val="16"/>
                </w:rPr>
                <m:t>]</m:t>
              </m:r>
            </m:oMath>
          </w:p>
        </w:tc>
      </w:tr>
      <w:tr>
        <w:tblPrEx>
          <w:shd w:val="clear" w:color="auto" w:fill="cad1d7"/>
        </w:tblPrEx>
        <w:trPr>
          <w:trHeight w:val="491" w:hRule="atLeast"/>
        </w:trPr>
        <w:tc>
          <w:tcPr>
            <w:tcW w:type="dxa" w:w="1674"/>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Attention Intensity</w:t>
            </w:r>
          </w:p>
        </w:tc>
        <w:tc>
          <w:tcPr>
            <w:tcW w:type="dxa" w:w="116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AI_e</w:t>
            </w:r>
          </w:p>
        </w:tc>
        <w:tc>
          <w:tcPr>
            <w:tcW w:type="dxa" w:w="243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Abnormal trading volume on event day</w:t>
            </w:r>
          </w:p>
        </w:tc>
        <w:tc>
          <w:tcPr>
            <w:tcW w:type="dxa" w:w="197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IBKR intraday volume (Section 4.3.2)</w:t>
            </w:r>
          </w:p>
        </w:tc>
        <w:tc>
          <w:tcPr>
            <w:tcW w:type="dxa" w:w="2571"/>
            <w:tcBorders>
              <w:top w:val="nil"/>
              <w:left w:val="nil"/>
              <w:bottom w:val="nil"/>
              <w:right w:val="nil"/>
            </w:tcBorders>
            <w:shd w:val="clear" w:color="auto" w:fill="auto"/>
            <w:tcMar>
              <w:top w:type="dxa" w:w="80"/>
              <w:left w:type="dxa" w:w="80"/>
              <w:bottom w:type="dxa" w:w="80"/>
              <w:right w:type="dxa" w:w="80"/>
            </w:tcMar>
            <w:vAlign w:val="top"/>
          </w:tcPr>
          <w:p>
            <w:pPr>
              <w:pStyle w:val="Table Text"/>
              <w:rPr>
                <w:color w:val="000000"/>
                <w:sz w:val="17"/>
              </w:rPr>
            </w:pPr>
            <m:oMath>
              <m:sSub>
                <m:e>
                  <m:r>
                    <w:rPr xmlns:w="http://schemas.openxmlformats.org/wordprocessingml/2006/main">
                      <w:rFonts w:ascii="Cambria Math" w:hAnsi="Cambria Math"/>
                      <w:i/>
                      <w:color w:val="000000"/>
                      <w:sz w:val="20"/>
                      <w:szCs w:val="20"/>
                    </w:rPr>
                    <m:t>V</m:t>
                  </m:r>
                </m:e>
                <m:sub>
                  <m:r>
                    <w:rPr xmlns:w="http://schemas.openxmlformats.org/wordprocessingml/2006/main">
                      <w:rFonts w:ascii="Cambria Math" w:hAnsi="Cambria Math"/>
                      <w:i/>
                      <w:color w:val="000000"/>
                      <w:sz w:val="20"/>
                      <w:szCs w:val="20"/>
                    </w:rPr>
                    <m:t>e</m:t>
                  </m:r>
                </m:sub>
              </m:sSub>
              <m:r>
                <w:rPr xmlns:w="http://schemas.openxmlformats.org/wordprocessingml/2006/main">
                  <w:rFonts w:ascii="Cambria Math" w:hAnsi="Cambria Math"/>
                  <w:i/>
                  <w:color w:val="000000"/>
                  <w:sz w:val="20"/>
                  <w:szCs w:val="20"/>
                </w:rPr>
                <m:t>/</m:t>
              </m:r>
              <m:sSub>
                <m:e>
                  <m:limUpp>
                    <m:e>
                      <m:r>
                        <w:rPr xmlns:w="http://schemas.openxmlformats.org/wordprocessingml/2006/main">
                          <w:rFonts w:ascii="Cambria Math" w:hAnsi="Cambria Math"/>
                          <w:i/>
                          <w:color w:val="000000"/>
                          <w:sz w:val="20"/>
                          <w:szCs w:val="20"/>
                        </w:rPr>
                        <m:t>V</m:t>
                      </m:r>
                    </m:e>
                    <m:lim>
                      <m:r>
                        <m:rPr>
                          <m:sty m:val="p"/>
                        </m:rPr>
                        <w:rPr xmlns:w="http://schemas.openxmlformats.org/wordprocessingml/2006/main">
                          <w:rFonts w:ascii="Cambria Math" w:hAnsi="Cambria Math"/>
                          <w:i/>
                          <w:color w:val="000000"/>
                          <w:sz w:val="20"/>
                          <w:szCs w:val="20"/>
                        </w:rPr>
                        <m:t>‾</m:t>
                      </m:r>
                    </m:lim>
                  </m:limUpp>
                </m:e>
                <m:sub>
                  <m:r>
                    <w:rPr xmlns:w="http://schemas.openxmlformats.org/wordprocessingml/2006/main">
                      <w:rFonts w:ascii="Cambria Math" w:hAnsi="Cambria Math"/>
                      <w:i/>
                      <w:color w:val="000000"/>
                      <w:sz w:val="20"/>
                      <w:szCs w:val="20"/>
                    </w:rPr>
                    <m:t>e</m:t>
                  </m:r>
                </m:sub>
              </m:sSub>
            </m:oMath>
            <w:r>
              <w:rPr>
                <w:shd w:val="nil" w:color="auto" w:fill="auto"/>
                <w:rtl w:val="0"/>
                <w:lang w:val="en-US"/>
              </w:rPr>
              <w:t xml:space="preserve">, where </w:t>
            </w:r>
            <m:oMath>
              <m:sSub>
                <m:e>
                  <m:limUpp>
                    <m:e>
                      <m:r>
                        <w:rPr xmlns:w="http://schemas.openxmlformats.org/wordprocessingml/2006/main">
                          <w:rFonts w:ascii="Cambria Math" w:hAnsi="Cambria Math"/>
                          <w:i/>
                          <w:color w:val="000000"/>
                          <w:sz w:val="20"/>
                          <w:szCs w:val="20"/>
                        </w:rPr>
                        <m:t>V</m:t>
                      </m:r>
                    </m:e>
                    <m:lim>
                      <m:r>
                        <m:rPr>
                          <m:sty m:val="p"/>
                        </m:rPr>
                        <w:rPr xmlns:w="http://schemas.openxmlformats.org/wordprocessingml/2006/main">
                          <w:rFonts w:ascii="Cambria Math" w:hAnsi="Cambria Math"/>
                          <w:i/>
                          <w:color w:val="000000"/>
                          <w:sz w:val="20"/>
                          <w:szCs w:val="20"/>
                        </w:rPr>
                        <m:t>‾</m:t>
                      </m:r>
                    </m:lim>
                  </m:limUpp>
                </m:e>
                <m:sub>
                  <m:r>
                    <w:rPr xmlns:w="http://schemas.openxmlformats.org/wordprocessingml/2006/main">
                      <w:rFonts w:ascii="Cambria Math" w:hAnsi="Cambria Math"/>
                      <w:i/>
                      <w:color w:val="000000"/>
                      <w:sz w:val="20"/>
                      <w:szCs w:val="20"/>
                    </w:rPr>
                    <m:t>e</m:t>
                  </m:r>
                </m:sub>
              </m:sSub>
            </m:oMath>
            <w:r>
              <w:rPr>
                <w:shd w:val="nil" w:color="auto" w:fill="auto"/>
                <w:rtl w:val="0"/>
                <w:lang w:val="en-US"/>
              </w:rPr>
              <w:t xml:space="preserve"> is the 20-day trailing mean daily volume</w:t>
            </w:r>
          </w:p>
        </w:tc>
      </w:tr>
      <w:tr>
        <w:tblPrEx>
          <w:shd w:val="clear" w:color="auto" w:fill="cad1d7"/>
        </w:tblPrEx>
        <w:trPr>
          <w:trHeight w:val="660" w:hRule="atLeast"/>
        </w:trPr>
        <w:tc>
          <w:tcPr>
            <w:tcW w:type="dxa" w:w="1674"/>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Event-Type Severity</w:t>
            </w:r>
          </w:p>
        </w:tc>
        <w:tc>
          <w:tcPr>
            <w:tcW w:type="dxa" w:w="116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ES_e</w:t>
            </w:r>
          </w:p>
        </w:tc>
        <w:tc>
          <w:tcPr>
            <w:tcW w:type="dxa" w:w="243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Shock bar price impact relative to baseline volatility</w:t>
            </w:r>
          </w:p>
        </w:tc>
        <w:tc>
          <w:tcPr>
            <w:tcW w:type="dxa" w:w="197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IBKR intraday prices (Section 4.3.2)</w:t>
            </w:r>
          </w:p>
        </w:tc>
        <w:tc>
          <w:tcPr>
            <w:tcW w:type="dxa" w:w="2571"/>
            <w:tcBorders>
              <w:top w:val="nil"/>
              <w:left w:val="nil"/>
              <w:bottom w:val="nil"/>
              <w:right w:val="nil"/>
            </w:tcBorders>
            <w:shd w:val="clear" w:color="auto" w:fill="auto"/>
            <w:tcMar>
              <w:top w:type="dxa" w:w="80"/>
              <w:left w:type="dxa" w:w="80"/>
              <w:bottom w:type="dxa" w:w="80"/>
              <w:right w:type="dxa" w:w="80"/>
            </w:tcMar>
            <w:vAlign w:val="top"/>
          </w:tcPr>
          <w:p>
            <w:pPr>
              <w:pStyle w:val="Table Text"/>
              <w:rPr>
                <w:color w:val="000000"/>
                <w:sz w:val="17"/>
              </w:rPr>
            </w:pPr>
            <m:oMath>
              <m:sSub>
                <m:e>
                  <m:r>
                    <w:rPr xmlns:w="http://schemas.openxmlformats.org/wordprocessingml/2006/main">
                      <w:rFonts w:ascii="Cambria Math" w:hAnsi="Cambria Math"/>
                      <w:i/>
                      <w:color w:val="000000"/>
                      <w:sz w:val="20"/>
                      <w:szCs w:val="20"/>
                    </w:rPr>
                    <m:t>r</m:t>
                  </m:r>
                </m:e>
                <m:sub>
                  <m:r>
                    <w:rPr xmlns:w="http://schemas.openxmlformats.org/wordprocessingml/2006/main">
                      <w:rFonts w:ascii="Cambria Math" w:hAnsi="Cambria Math"/>
                      <w:i/>
                      <w:color w:val="000000"/>
                      <w:sz w:val="20"/>
                      <w:szCs w:val="20"/>
                    </w:rPr>
                    <m:t>s</m:t>
                  </m:r>
                  <m:r>
                    <w:rPr xmlns:w="http://schemas.openxmlformats.org/wordprocessingml/2006/main">
                      <w:rFonts w:ascii="Cambria Math" w:hAnsi="Cambria Math"/>
                      <w:i/>
                      <w:color w:val="000000"/>
                      <w:sz w:val="20"/>
                      <w:szCs w:val="20"/>
                    </w:rPr>
                    <m:t>h</m:t>
                  </m:r>
                  <m:r>
                    <w:rPr xmlns:w="http://schemas.openxmlformats.org/wordprocessingml/2006/main">
                      <w:rFonts w:ascii="Cambria Math" w:hAnsi="Cambria Math"/>
                      <w:i/>
                      <w:color w:val="000000"/>
                      <w:sz w:val="20"/>
                      <w:szCs w:val="20"/>
                    </w:rPr>
                    <m:t>o</m:t>
                  </m:r>
                  <m:r>
                    <w:rPr xmlns:w="http://schemas.openxmlformats.org/wordprocessingml/2006/main">
                      <w:rFonts w:ascii="Cambria Math" w:hAnsi="Cambria Math"/>
                      <w:i/>
                      <w:color w:val="000000"/>
                      <w:sz w:val="20"/>
                      <w:szCs w:val="20"/>
                    </w:rPr>
                    <m:t>c</m:t>
                  </m:r>
                  <m:r>
                    <w:rPr xmlns:w="http://schemas.openxmlformats.org/wordprocessingml/2006/main">
                      <w:rFonts w:ascii="Cambria Math" w:hAnsi="Cambria Math"/>
                      <w:i/>
                      <w:color w:val="000000"/>
                      <w:sz w:val="20"/>
                      <w:szCs w:val="20"/>
                    </w:rPr>
                    <m:t>k</m:t>
                  </m:r>
                </m:sub>
              </m:sSub>
              <m:r>
                <w:rPr xmlns:w="http://schemas.openxmlformats.org/wordprocessingml/2006/main">
                  <w:rFonts w:ascii="Cambria Math" w:hAnsi="Cambria Math"/>
                  <w:i/>
                  <w:color w:val="000000"/>
                  <w:sz w:val="20"/>
                  <w:szCs w:val="20"/>
                </w:rPr>
                <m:t>/</m:t>
              </m:r>
              <m:sSub>
                <m:e>
                  <m:r>
                    <w:rPr xmlns:w="http://schemas.openxmlformats.org/wordprocessingml/2006/main">
                      <w:rFonts w:ascii="Cambria Math" w:hAnsi="Cambria Math"/>
                      <w:i/>
                      <w:color w:val="000000"/>
                      <w:sz w:val="20"/>
                      <w:szCs w:val="20"/>
                    </w:rPr>
                    <m:t>m</m:t>
                  </m:r>
                </m:e>
                <m:sub>
                  <m:r>
                    <w:rPr xmlns:w="http://schemas.openxmlformats.org/wordprocessingml/2006/main">
                      <w:rFonts w:ascii="Cambria Math" w:hAnsi="Cambria Math"/>
                      <w:i/>
                      <w:color w:val="000000"/>
                      <w:sz w:val="20"/>
                      <w:szCs w:val="20"/>
                    </w:rPr>
                    <m:t>e</m:t>
                  </m:r>
                </m:sub>
              </m:sSub>
            </m:oMath>
            <w:r>
              <w:rPr>
                <w:shd w:val="nil" w:color="auto" w:fill="auto"/>
                <w:rtl w:val="0"/>
                <w:lang w:val="en-US"/>
              </w:rPr>
              <w:t xml:space="preserve">, where </w:t>
            </w:r>
            <m:oMath>
              <m:sSub>
                <m:e>
                  <m:r>
                    <w:rPr xmlns:w="http://schemas.openxmlformats.org/wordprocessingml/2006/main">
                      <w:rFonts w:ascii="Cambria Math" w:hAnsi="Cambria Math"/>
                      <w:i/>
                      <w:color w:val="000000"/>
                      <w:sz w:val="20"/>
                      <w:szCs w:val="20"/>
                    </w:rPr>
                    <m:t>m</m:t>
                  </m:r>
                </m:e>
                <m:sub>
                  <m:r>
                    <w:rPr xmlns:w="http://schemas.openxmlformats.org/wordprocessingml/2006/main">
                      <w:rFonts w:ascii="Cambria Math" w:hAnsi="Cambria Math"/>
                      <w:i/>
                      <w:color w:val="000000"/>
                      <w:sz w:val="20"/>
                      <w:szCs w:val="20"/>
                    </w:rPr>
                    <m:t>e</m:t>
                  </m:r>
                </m:sub>
              </m:sSub>
            </m:oMath>
            <w:r>
              <w:rPr>
                <w:shd w:val="nil" w:color="auto" w:fill="auto"/>
                <w:rtl w:val="0"/>
                <w:lang w:val="en-US"/>
              </w:rPr>
              <w:t xml:space="preserve"> is the 20-day trailing median absolute bar return; capped at 10.0</w:t>
            </w:r>
          </w:p>
        </w:tc>
      </w:tr>
    </w:tbl>
    <w:p>
      <w:pPr>
        <w:pStyle w:val="Body Text"/>
        <w:widowControl w:val="0"/>
        <w:spacing w:line="240" w:lineRule="auto"/>
      </w:pPr>
    </w:p>
    <w:p>
      <w:pPr>
        <w:pStyle w:val="Body Text"/>
      </w:pPr>
      <w:r>
        <w:rPr>
          <w:b w:val="1"/>
          <w:bCs w:val="1"/>
          <w:rtl w:val="0"/>
          <w:lang w:val="en-US"/>
        </w:rPr>
        <w:t>Article Count (AC_e).</w:t>
      </w:r>
      <w:r>
        <w:rPr>
          <w:rtl w:val="0"/>
          <w:lang w:val="en-US"/>
        </w:rPr>
        <w:t xml:space="preserve"> Number of distinct Benzinga articles whose timestamps fall within the shock bar</w:t>
      </w:r>
      <w:r>
        <w:rPr>
          <w:rtl w:val="0"/>
          <w:lang w:val="en-US"/>
        </w:rPr>
        <w:t>’</w:t>
      </w:r>
      <w:r>
        <w:rPr>
          <w:rtl w:val="0"/>
          <w:lang w:val="en-US"/>
        </w:rPr>
        <w:t>s 30-minute interval, as identified by the screening algorithm (Section 4.3.4). AC_e reflects the volume of contemporaneous information flow.</w:t>
      </w:r>
    </w:p>
    <w:p>
      <w:pPr>
        <w:pStyle w:val="Body Text"/>
        <w:rPr>
          <w:color w:val="000000"/>
          <w:sz w:val="22"/>
        </w:rPr>
      </w:pPr>
      <w:r>
        <w:rPr>
          <w:b w:val="1"/>
          <w:bCs w:val="1"/>
          <w:rtl w:val="0"/>
          <w:lang w:val="en-US"/>
        </w:rPr>
        <w:t>Sentiment Extremity (SE_e).</w:t>
      </w:r>
      <w:r>
        <w:rPr>
          <w:rtl w:val="0"/>
          <w:lang w:val="en-US"/>
        </w:rPr>
        <w:t xml:space="preserve"> Maximum absolute FinBERT sentiment score </w:t>
      </w:r>
      <w:ins w:id="137" w:date="2026-05-29T16:46:16Z" w:author="Stefano Canossa">
        <w:r>
          <w:rPr>
            <w:rtl w:val="0"/>
            <w:lang w:val="de-DE"/>
          </w:rPr>
          <w:t xml:space="preserve">(add reference for FinBERT, ensure consistency throughout the document) </w:t>
        </w:r>
      </w:ins>
      <w:r>
        <w:rPr>
          <w:rtl w:val="0"/>
          <w:lang w:val="en-US"/>
        </w:rPr>
        <w:t>across event-day articles for the stock. FinBERT</w:t>
      </w:r>
      <w:ins w:id="138" w:date="2026-05-29T16:46:25Z" w:author="Stefano Canossa">
        <w:r>
          <w:rPr>
            <w:rtl w:val="0"/>
            <w:lang w:val="de-DE"/>
          </w:rPr>
          <w:t xml:space="preserve"> (ditto)</w:t>
        </w:r>
      </w:ins>
      <w:r>
        <w:rPr>
          <w:rtl w:val="0"/>
          <w:lang w:val="en-US"/>
        </w:rPr>
        <w:t xml:space="preserve"> outputs a three-class probability distribution; per-article signed sentiment is </w:t>
      </w:r>
      <w:commentRangeStart w:id="139"/>
      <m:oMath>
        <m:r>
          <w:rPr xmlns:w="http://schemas.openxmlformats.org/wordprocessingml/2006/main">
            <w:rFonts w:ascii="Cambria Math" w:hAnsi="Cambria Math"/>
            <w:i/>
            <w:color w:val="000000"/>
            <w:sz w:val="23"/>
            <w:szCs w:val="23"/>
          </w:rPr>
          <m:t>P</m:t>
        </m:r>
        <m:r>
          <w:rPr xmlns:w="http://schemas.openxmlformats.org/wordprocessingml/2006/main">
            <w:rFonts w:ascii="Cambria Math" w:hAnsi="Cambria Math"/>
            <w:i/>
            <w:color w:val="000000"/>
            <w:sz w:val="23"/>
            <w:szCs w:val="23"/>
          </w:rPr>
          <m:t>(</m:t>
        </m:r>
        <m:r>
          <m:rPr>
            <m:nor/>
          </m:rPr>
          <w:rPr xmlns:w="http://schemas.openxmlformats.org/wordprocessingml/2006/main">
            <w:rFonts w:ascii="Cambria Math" w:hAnsi="Cambria Math"/>
            <w:i/>
            <w:color w:val="000000"/>
            <w:sz w:val="23"/>
            <w:szCs w:val="23"/>
          </w:rPr>
          <m:t>pos</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P</m:t>
        </m:r>
        <m:r>
          <w:rPr xmlns:w="http://schemas.openxmlformats.org/wordprocessingml/2006/main">
            <w:rFonts w:ascii="Cambria Math" w:hAnsi="Cambria Math"/>
            <w:i/>
            <w:color w:val="000000"/>
            <w:sz w:val="23"/>
            <w:szCs w:val="23"/>
          </w:rPr>
          <m:t>(</m:t>
        </m:r>
        <m:r>
          <m:rPr>
            <m:nor/>
          </m:rPr>
          <w:rPr xmlns:w="http://schemas.openxmlformats.org/wordprocessingml/2006/main">
            <w:rFonts w:ascii="Cambria Math" w:hAnsi="Cambria Math"/>
            <w:i/>
            <w:color w:val="000000"/>
            <w:sz w:val="23"/>
            <w:szCs w:val="23"/>
          </w:rPr>
          <m:t>neg</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r>
          <w:rPr xmlns:w="http://schemas.openxmlformats.org/wordprocessingml/2006/main">
            <w:rFonts w:ascii="Cambria Math" w:hAnsi="Cambria Math"/>
            <w:i/>
            <w:color w:val="000000"/>
            <w:sz w:val="23"/>
            <w:szCs w:val="23"/>
          </w:rPr>
          <m:t>]</m:t>
        </m:r>
      </m:oMath>
      <w:commentRangeEnd w:id="139"/>
      <w:r>
        <w:commentReference w:id="139"/>
      </w:r>
      <w:r>
        <w:rPr>
          <w:rtl w:val="0"/>
          <w:lang w:val="en-US"/>
        </w:rPr>
        <w:t xml:space="preserve">, and </w:t>
      </w:r>
      <m:oMath>
        <m:r>
          <w:rPr xmlns:w="http://schemas.openxmlformats.org/wordprocessingml/2006/main">
            <w:rFonts w:ascii="Cambria Math" w:hAnsi="Cambria Math"/>
            <w:i/>
            <w:color w:val="000000"/>
            <w:sz w:val="23"/>
            <w:szCs w:val="23"/>
          </w:rPr>
          <m:t>S</m:t>
        </m:r>
        <m:sSub>
          <m:e>
            <m:r>
              <w:rPr xmlns:w="http://schemas.openxmlformats.org/wordprocessingml/2006/main">
                <w:rFonts w:ascii="Cambria Math" w:hAnsi="Cambria Math"/>
                <w:i/>
                <w:color w:val="000000"/>
                <w:sz w:val="23"/>
                <w:szCs w:val="23"/>
              </w:rPr>
              <m:t>E</m:t>
            </m:r>
          </m:e>
          <m:sub>
            <m:r>
              <w:rPr xmlns:w="http://schemas.openxmlformats.org/wordprocessingml/2006/main">
                <w:rFonts w:ascii="Cambria Math" w:hAnsi="Cambria Math"/>
                <w:i/>
                <w:color w:val="000000"/>
                <w:sz w:val="23"/>
                <w:szCs w:val="23"/>
              </w:rPr>
              <m:t>e</m:t>
            </m:r>
          </m:sub>
        </m:sSub>
        <m:r>
          <w:rPr xmlns:w="http://schemas.openxmlformats.org/wordprocessingml/2006/main">
            <w:rFonts w:ascii="Cambria Math" w:hAnsi="Cambria Math"/>
            <w:i/>
            <w:color w:val="000000"/>
            <w:sz w:val="23"/>
            <w:szCs w:val="23"/>
          </w:rPr>
          <m:t>=</m:t>
        </m:r>
        <m:sSub>
          <m:e>
            <m:r>
              <m:rPr>
                <m:sty m:val="p"/>
              </m:rPr>
              <w:rPr xmlns:w="http://schemas.openxmlformats.org/wordprocessingml/2006/main">
                <w:rFonts w:ascii="Cambria Math" w:hAnsi="Cambria Math"/>
                <w:i/>
                <w:color w:val="000000"/>
                <w:sz w:val="23"/>
                <w:szCs w:val="23"/>
              </w:rPr>
              <m:t>m</m:t>
            </m:r>
            <m:r>
              <m:rPr>
                <m:sty m:val="p"/>
              </m:rPr>
              <w:rPr xmlns:w="http://schemas.openxmlformats.org/wordprocessingml/2006/main">
                <w:rFonts w:ascii="Cambria Math" w:hAnsi="Cambria Math"/>
                <w:i/>
                <w:color w:val="000000"/>
                <w:sz w:val="23"/>
                <w:szCs w:val="23"/>
              </w:rPr>
              <m:t>a</m:t>
            </m:r>
            <m:r>
              <m:rPr>
                <m:sty m:val="p"/>
              </m:rPr>
              <w:rPr xmlns:w="http://schemas.openxmlformats.org/wordprocessingml/2006/main">
                <w:rFonts w:ascii="Cambria Math" w:hAnsi="Cambria Math"/>
                <w:i/>
                <w:color w:val="000000"/>
                <w:sz w:val="23"/>
                <w:szCs w:val="23"/>
              </w:rPr>
              <m:t>x</m:t>
            </m:r>
          </m:e>
          <m:sub>
            <m:r>
              <w:rPr xmlns:w="http://schemas.openxmlformats.org/wordprocessingml/2006/main">
                <w:rFonts w:ascii="Cambria Math" w:hAnsi="Cambria Math"/>
                <w:i/>
                <w:color w:val="000000"/>
                <w:sz w:val="23"/>
                <w:szCs w:val="23"/>
              </w:rPr>
              <m:t>j</m:t>
            </m:r>
          </m:sub>
        </m:sSub>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s</m:t>
        </m:r>
        <m:r>
          <w:rPr xmlns:w="http://schemas.openxmlformats.org/wordprocessingml/2006/main">
            <w:rFonts w:ascii="Cambria Math" w:hAnsi="Cambria Math"/>
            <w:i/>
            <w:color w:val="000000"/>
            <w:sz w:val="23"/>
            <w:szCs w:val="23"/>
          </w:rPr>
          <m:t>e</m:t>
        </m:r>
        <m:r>
          <w:rPr xmlns:w="http://schemas.openxmlformats.org/wordprocessingml/2006/main">
            <w:rFonts w:ascii="Cambria Math" w:hAnsi="Cambria Math"/>
            <w:i/>
            <w:color w:val="000000"/>
            <w:sz w:val="23"/>
            <w:szCs w:val="23"/>
          </w:rPr>
          <m:t>n</m:t>
        </m:r>
        <m:r>
          <w:rPr xmlns:w="http://schemas.openxmlformats.org/wordprocessingml/2006/main">
            <w:rFonts w:ascii="Cambria Math" w:hAnsi="Cambria Math"/>
            <w:i/>
            <w:color w:val="000000"/>
            <w:sz w:val="23"/>
            <w:szCs w:val="23"/>
          </w:rPr>
          <m:t>t</m:t>
        </m:r>
        <m:r>
          <w:rPr xmlns:w="http://schemas.openxmlformats.org/wordprocessingml/2006/main">
            <w:rFonts w:ascii="Cambria Math" w:hAnsi="Cambria Math"/>
            <w:i/>
            <w:color w:val="000000"/>
            <w:sz w:val="23"/>
            <w:szCs w:val="23"/>
          </w:rPr>
          <m:t>i</m:t>
        </m:r>
        <m:r>
          <w:rPr xmlns:w="http://schemas.openxmlformats.org/wordprocessingml/2006/main">
            <w:rFonts w:ascii="Cambria Math" w:hAnsi="Cambria Math"/>
            <w:i/>
            <w:color w:val="000000"/>
            <w:sz w:val="23"/>
            <w:szCs w:val="23"/>
          </w:rPr>
          <m:t>m</m:t>
        </m:r>
        <m:r>
          <w:rPr xmlns:w="http://schemas.openxmlformats.org/wordprocessingml/2006/main">
            <w:rFonts w:ascii="Cambria Math" w:hAnsi="Cambria Math"/>
            <w:i/>
            <w:color w:val="000000"/>
            <w:sz w:val="23"/>
            <w:szCs w:val="23"/>
          </w:rPr>
          <m:t>e</m:t>
        </m:r>
        <m:r>
          <w:rPr xmlns:w="http://schemas.openxmlformats.org/wordprocessingml/2006/main">
            <w:rFonts w:ascii="Cambria Math" w:hAnsi="Cambria Math"/>
            <w:i/>
            <w:color w:val="000000"/>
            <w:sz w:val="23"/>
            <w:szCs w:val="23"/>
          </w:rPr>
          <m:t>n</m:t>
        </m:r>
        <m:sSub>
          <m:e>
            <m:r>
              <w:rPr xmlns:w="http://schemas.openxmlformats.org/wordprocessingml/2006/main">
                <w:rFonts w:ascii="Cambria Math" w:hAnsi="Cambria Math"/>
                <w:i/>
                <w:color w:val="000000"/>
                <w:sz w:val="23"/>
                <w:szCs w:val="23"/>
              </w:rPr>
              <m:t>t</m:t>
            </m:r>
          </m:e>
          <m:sub>
            <m:r>
              <w:rPr xmlns:w="http://schemas.openxmlformats.org/wordprocessingml/2006/main">
                <w:rFonts w:ascii="Cambria Math" w:hAnsi="Cambria Math"/>
                <w:i/>
                <w:color w:val="000000"/>
                <w:sz w:val="23"/>
                <w:szCs w:val="23"/>
              </w:rPr>
              <m:t>j</m:t>
            </m:r>
          </m:sub>
        </m:sSub>
        <m:r>
          <w:rPr xmlns:w="http://schemas.openxmlformats.org/wordprocessingml/2006/main">
            <w:rFonts w:ascii="Cambria Math" w:hAnsi="Cambria Math"/>
            <w:i/>
            <w:color w:val="000000"/>
            <w:sz w:val="23"/>
            <w:szCs w:val="23"/>
          </w:rPr>
          <m:t>|</m:t>
        </m:r>
      </m:oMath>
      <w:r>
        <w:rPr>
          <w:rtl w:val="0"/>
          <w:lang w:val="en-US"/>
        </w:rPr>
        <w:t>. The peak rather than the mean captures emotional salience, consistent with the shock-intensity objective.</w:t>
      </w:r>
    </w:p>
    <w:p>
      <w:pPr>
        <w:pStyle w:val="Body Text"/>
        <w:rPr>
          <w:color w:val="000000"/>
          <w:sz w:val="22"/>
        </w:rPr>
      </w:pPr>
      <w:r>
        <w:rPr>
          <w:b w:val="1"/>
          <w:bCs w:val="1"/>
          <w:rtl w:val="0"/>
          <w:lang w:val="en-US"/>
        </w:rPr>
        <w:t>Attention Intensity (</w:t>
      </w:r>
      <w:commentRangeStart w:id="140"/>
      <w:r>
        <w:rPr>
          <w:b w:val="1"/>
          <w:bCs w:val="1"/>
          <w:rtl w:val="0"/>
          <w:lang w:val="en-US"/>
        </w:rPr>
        <w:t>AI_e</w:t>
      </w:r>
      <w:commentRangeEnd w:id="140"/>
      <w:r>
        <w:commentReference w:id="140"/>
      </w:r>
      <w:r>
        <w:rPr>
          <w:b w:val="1"/>
          <w:bCs w:val="1"/>
          <w:rtl w:val="0"/>
          <w:lang w:val="en-US"/>
        </w:rPr>
        <w:t>).</w:t>
      </w:r>
      <w:r>
        <w:rPr>
          <w:rtl w:val="0"/>
          <w:lang w:val="en-US"/>
        </w:rPr>
        <w:t xml:space="preserve"> Event-day trading volume divided by the 20-day trailing mean daily volume: </w:t>
      </w:r>
      <m:oMath>
        <m:r>
          <w:rPr xmlns:w="http://schemas.openxmlformats.org/wordprocessingml/2006/main">
            <w:rFonts w:ascii="Cambria Math" w:hAnsi="Cambria Math"/>
            <w:i/>
            <w:color w:val="000000"/>
            <w:sz w:val="23"/>
            <w:szCs w:val="23"/>
          </w:rPr>
          <m:t>A</m:t>
        </m:r>
        <m:sSub>
          <m:e>
            <m:r>
              <w:rPr xmlns:w="http://schemas.openxmlformats.org/wordprocessingml/2006/main">
                <w:rFonts w:ascii="Cambria Math" w:hAnsi="Cambria Math"/>
                <w:i/>
                <w:color w:val="000000"/>
                <w:sz w:val="23"/>
                <w:szCs w:val="23"/>
              </w:rPr>
              <m:t>I</m:t>
            </m:r>
          </m:e>
          <m:sub>
            <m:r>
              <w:rPr xmlns:w="http://schemas.openxmlformats.org/wordprocessingml/2006/main">
                <w:rFonts w:ascii="Cambria Math" w:hAnsi="Cambria Math"/>
                <w:i/>
                <w:color w:val="000000"/>
                <w:sz w:val="23"/>
                <w:szCs w:val="23"/>
              </w:rPr>
              <m:t>e</m:t>
            </m:r>
          </m:sub>
        </m:sSub>
        <m: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V</m:t>
            </m:r>
          </m:e>
          <m:sub>
            <m:r>
              <w:rPr xmlns:w="http://schemas.openxmlformats.org/wordprocessingml/2006/main">
                <w:rFonts w:ascii="Cambria Math" w:hAnsi="Cambria Math"/>
                <w:i/>
                <w:color w:val="000000"/>
                <w:sz w:val="23"/>
                <w:szCs w:val="23"/>
              </w:rPr>
              <m:t>e</m:t>
            </m:r>
          </m:sub>
        </m:sSub>
        <m:r>
          <w:rPr xmlns:w="http://schemas.openxmlformats.org/wordprocessingml/2006/main">
            <w:rFonts w:ascii="Cambria Math" w:hAnsi="Cambria Math"/>
            <w:i/>
            <w:color w:val="000000"/>
            <w:sz w:val="23"/>
            <w:szCs w:val="23"/>
          </w:rPr>
          <m:t>/</m:t>
        </m:r>
        <m:sSub>
          <m:e>
            <m:limUpp>
              <m:e>
                <m:r>
                  <w:rPr xmlns:w="http://schemas.openxmlformats.org/wordprocessingml/2006/main">
                    <w:rFonts w:ascii="Cambria Math" w:hAnsi="Cambria Math"/>
                    <w:i/>
                    <w:color w:val="000000"/>
                    <w:sz w:val="23"/>
                    <w:szCs w:val="23"/>
                  </w:rPr>
                  <m:t>V</m:t>
                </m:r>
              </m:e>
              <m:lim>
                <m:r>
                  <m:rPr>
                    <m:sty m:val="p"/>
                  </m:rPr>
                  <w:rPr xmlns:w="http://schemas.openxmlformats.org/wordprocessingml/2006/main">
                    <w:rFonts w:ascii="Cambria Math" w:hAnsi="Cambria Math"/>
                    <w:i/>
                    <w:color w:val="000000"/>
                    <w:sz w:val="23"/>
                    <w:szCs w:val="23"/>
                  </w:rPr>
                  <m:t>‾</m:t>
                </m:r>
              </m:lim>
            </m:limUpp>
          </m:e>
          <m:sub>
            <m:r>
              <w:rPr xmlns:w="http://schemas.openxmlformats.org/wordprocessingml/2006/main">
                <w:rFonts w:ascii="Cambria Math" w:hAnsi="Cambria Math"/>
                <w:i/>
                <w:color w:val="000000"/>
                <w:sz w:val="23"/>
                <w:szCs w:val="23"/>
              </w:rPr>
              <m:t>e</m:t>
            </m:r>
          </m:sub>
        </m:sSub>
      </m:oMath>
      <w:r>
        <w:rPr>
          <w:rtl w:val="0"/>
          <w:lang w:val="en-US"/>
        </w:rPr>
        <w:t>. Values above one indicate above-average attention. If the 20-day trailing volume is zero or unavailable, AI_e is set to one (neutral) and flagged.</w:t>
      </w:r>
    </w:p>
    <w:p>
      <w:pPr>
        <w:pStyle w:val="Body Text"/>
        <w:rPr>
          <w:color w:val="000000"/>
          <w:sz w:val="22"/>
        </w:rPr>
      </w:pPr>
      <w:r>
        <w:rPr>
          <w:b w:val="1"/>
          <w:bCs w:val="1"/>
          <w:rtl w:val="0"/>
          <w:lang w:val="en-US"/>
        </w:rPr>
        <w:t>Event-Type Severity (ES_e).</w:t>
      </w:r>
      <w:r>
        <w:rPr>
          <w:rtl w:val="0"/>
          <w:lang w:val="en-US"/>
        </w:rPr>
        <w:t xml:space="preserve"> Shock bar price impact relative to the stock</w:t>
      </w:r>
      <w:r>
        <w:rPr>
          <w:rtl w:val="0"/>
          <w:lang w:val="en-US"/>
        </w:rPr>
        <w:t>’</w:t>
      </w:r>
      <w:r>
        <w:rPr>
          <w:rtl w:val="0"/>
          <w:lang w:val="en-US"/>
        </w:rPr>
        <w:t xml:space="preserve">s own baseline intraday volatility. With </w:t>
      </w:r>
      <m:oMath>
        <m:sSub>
          <m:e>
            <m:r>
              <w:rPr xmlns:w="http://schemas.openxmlformats.org/wordprocessingml/2006/main">
                <w:rFonts w:ascii="Cambria Math" w:hAnsi="Cambria Math"/>
                <w:i/>
                <w:color w:val="000000"/>
                <w:sz w:val="23"/>
                <w:szCs w:val="23"/>
              </w:rPr>
              <m:t>r</m:t>
            </m:r>
          </m:e>
          <m:sub>
            <m:r>
              <w:rPr xmlns:w="http://schemas.openxmlformats.org/wordprocessingml/2006/main">
                <w:rFonts w:ascii="Cambria Math" w:hAnsi="Cambria Math"/>
                <w:i/>
                <w:color w:val="000000"/>
                <w:sz w:val="23"/>
                <w:szCs w:val="23"/>
              </w:rPr>
              <m:t>s</m:t>
            </m:r>
            <m:r>
              <w:rPr xmlns:w="http://schemas.openxmlformats.org/wordprocessingml/2006/main">
                <w:rFonts w:ascii="Cambria Math" w:hAnsi="Cambria Math"/>
                <w:i/>
                <w:color w:val="000000"/>
                <w:sz w:val="23"/>
                <w:szCs w:val="23"/>
              </w:rPr>
              <m:t>h</m:t>
            </m:r>
            <m:r>
              <w:rPr xmlns:w="http://schemas.openxmlformats.org/wordprocessingml/2006/main">
                <w:rFonts w:ascii="Cambria Math" w:hAnsi="Cambria Math"/>
                <w:i/>
                <w:color w:val="000000"/>
                <w:sz w:val="23"/>
                <w:szCs w:val="23"/>
              </w:rPr>
              <m:t>o</m:t>
            </m:r>
            <m:r>
              <w:rPr xmlns:w="http://schemas.openxmlformats.org/wordprocessingml/2006/main">
                <w:rFonts w:ascii="Cambria Math" w:hAnsi="Cambria Math"/>
                <w:i/>
                <w:color w:val="000000"/>
                <w:sz w:val="23"/>
                <w:szCs w:val="23"/>
              </w:rPr>
              <m:t>c</m:t>
            </m:r>
            <m:r>
              <w:rPr xmlns:w="http://schemas.openxmlformats.org/wordprocessingml/2006/main">
                <w:rFonts w:ascii="Cambria Math" w:hAnsi="Cambria Math"/>
                <w:i/>
                <w:color w:val="000000"/>
                <w:sz w:val="23"/>
                <w:szCs w:val="23"/>
              </w:rPr>
              <m:t>k</m:t>
            </m:r>
          </m:sub>
        </m:sSub>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c</m:t>
        </m:r>
        <m:r>
          <w:rPr xmlns:w="http://schemas.openxmlformats.org/wordprocessingml/2006/main">
            <w:rFonts w:ascii="Cambria Math" w:hAnsi="Cambria Math"/>
            <w:i/>
            <w:color w:val="000000"/>
            <w:sz w:val="23"/>
            <w:szCs w:val="23"/>
          </w:rPr>
          <m:t>l</m:t>
        </m:r>
        <m:r>
          <w:rPr xmlns:w="http://schemas.openxmlformats.org/wordprocessingml/2006/main">
            <w:rFonts w:ascii="Cambria Math" w:hAnsi="Cambria Math"/>
            <w:i/>
            <w:color w:val="000000"/>
            <w:sz w:val="23"/>
            <w:szCs w:val="23"/>
          </w:rPr>
          <m:t>o</m:t>
        </m:r>
        <m:r>
          <w:rPr xmlns:w="http://schemas.openxmlformats.org/wordprocessingml/2006/main">
            <w:rFonts w:ascii="Cambria Math" w:hAnsi="Cambria Math"/>
            <w:i/>
            <w:color w:val="000000"/>
            <w:sz w:val="23"/>
            <w:szCs w:val="23"/>
          </w:rPr>
          <m:t>s</m:t>
        </m:r>
        <m:sSub>
          <m:e>
            <m:r>
              <w:rPr xmlns:w="http://schemas.openxmlformats.org/wordprocessingml/2006/main">
                <w:rFonts w:ascii="Cambria Math" w:hAnsi="Cambria Math"/>
                <w:i/>
                <w:color w:val="000000"/>
                <w:sz w:val="23"/>
                <w:szCs w:val="23"/>
              </w:rPr>
              <m:t>e</m:t>
            </m:r>
          </m:e>
          <m:sub>
            <m:r>
              <w:rPr xmlns:w="http://schemas.openxmlformats.org/wordprocessingml/2006/main">
                <w:rFonts w:ascii="Cambria Math" w:hAnsi="Cambria Math"/>
                <w:i/>
                <w:color w:val="000000"/>
                <w:sz w:val="23"/>
                <w:szCs w:val="23"/>
              </w:rPr>
              <m:t>s</m:t>
            </m:r>
            <m:r>
              <w:rPr xmlns:w="http://schemas.openxmlformats.org/wordprocessingml/2006/main">
                <w:rFonts w:ascii="Cambria Math" w:hAnsi="Cambria Math"/>
                <w:i/>
                <w:color w:val="000000"/>
                <w:sz w:val="23"/>
                <w:szCs w:val="23"/>
              </w:rPr>
              <m:t>h</m:t>
            </m:r>
            <m:r>
              <w:rPr xmlns:w="http://schemas.openxmlformats.org/wordprocessingml/2006/main">
                <w:rFonts w:ascii="Cambria Math" w:hAnsi="Cambria Math"/>
                <w:i/>
                <w:color w:val="000000"/>
                <w:sz w:val="23"/>
                <w:szCs w:val="23"/>
              </w:rPr>
              <m:t>o</m:t>
            </m:r>
            <m:r>
              <w:rPr xmlns:w="http://schemas.openxmlformats.org/wordprocessingml/2006/main">
                <w:rFonts w:ascii="Cambria Math" w:hAnsi="Cambria Math"/>
                <w:i/>
                <w:color w:val="000000"/>
                <w:sz w:val="23"/>
                <w:szCs w:val="23"/>
              </w:rPr>
              <m:t>c</m:t>
            </m:r>
            <m:r>
              <w:rPr xmlns:w="http://schemas.openxmlformats.org/wordprocessingml/2006/main">
                <w:rFonts w:ascii="Cambria Math" w:hAnsi="Cambria Math"/>
                <w:i/>
                <w:color w:val="000000"/>
                <w:sz w:val="23"/>
                <w:szCs w:val="23"/>
              </w:rPr>
              <m:t>k</m:t>
            </m:r>
          </m:sub>
        </m:sSub>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c</m:t>
        </m:r>
        <m:r>
          <w:rPr xmlns:w="http://schemas.openxmlformats.org/wordprocessingml/2006/main">
            <w:rFonts w:ascii="Cambria Math" w:hAnsi="Cambria Math"/>
            <w:i/>
            <w:color w:val="000000"/>
            <w:sz w:val="23"/>
            <w:szCs w:val="23"/>
          </w:rPr>
          <m:t>l</m:t>
        </m:r>
        <m:r>
          <w:rPr xmlns:w="http://schemas.openxmlformats.org/wordprocessingml/2006/main">
            <w:rFonts w:ascii="Cambria Math" w:hAnsi="Cambria Math"/>
            <w:i/>
            <w:color w:val="000000"/>
            <w:sz w:val="23"/>
            <w:szCs w:val="23"/>
          </w:rPr>
          <m:t>o</m:t>
        </m:r>
        <m:r>
          <w:rPr xmlns:w="http://schemas.openxmlformats.org/wordprocessingml/2006/main">
            <w:rFonts w:ascii="Cambria Math" w:hAnsi="Cambria Math"/>
            <w:i/>
            <w:color w:val="000000"/>
            <w:sz w:val="23"/>
            <w:szCs w:val="23"/>
          </w:rPr>
          <m:t>s</m:t>
        </m:r>
        <m:sSub>
          <m:e>
            <m:r>
              <w:rPr xmlns:w="http://schemas.openxmlformats.org/wordprocessingml/2006/main">
                <w:rFonts w:ascii="Cambria Math" w:hAnsi="Cambria Math"/>
                <w:i/>
                <w:color w:val="000000"/>
                <w:sz w:val="23"/>
                <w:szCs w:val="23"/>
              </w:rPr>
              <m:t>e</m:t>
            </m:r>
          </m:e>
          <m:sub>
            <m:r>
              <w:rPr xmlns:w="http://schemas.openxmlformats.org/wordprocessingml/2006/main">
                <w:rFonts w:ascii="Cambria Math" w:hAnsi="Cambria Math"/>
                <w:i/>
                <w:color w:val="000000"/>
                <w:sz w:val="23"/>
                <w:szCs w:val="23"/>
              </w:rPr>
              <m:t>p</m:t>
            </m:r>
            <m:r>
              <w:rPr xmlns:w="http://schemas.openxmlformats.org/wordprocessingml/2006/main">
                <w:rFonts w:ascii="Cambria Math" w:hAnsi="Cambria Math"/>
                <w:i/>
                <w:color w:val="000000"/>
                <w:sz w:val="23"/>
                <w:szCs w:val="23"/>
              </w:rPr>
              <m:t>r</m:t>
            </m:r>
            <m:r>
              <w:rPr xmlns:w="http://schemas.openxmlformats.org/wordprocessingml/2006/main">
                <w:rFonts w:ascii="Cambria Math" w:hAnsi="Cambria Math"/>
                <w:i/>
                <w:color w:val="000000"/>
                <w:sz w:val="23"/>
                <w:szCs w:val="23"/>
              </w:rPr>
              <m:t>e</m:t>
            </m:r>
            <m:r>
              <w:rPr xmlns:w="http://schemas.openxmlformats.org/wordprocessingml/2006/main">
                <w:rFonts w:ascii="Cambria Math" w:hAnsi="Cambria Math"/>
                <w:i/>
                <w:color w:val="000000"/>
                <w:sz w:val="23"/>
                <w:szCs w:val="23"/>
              </w:rPr>
              <m:t>v</m:t>
            </m:r>
          </m:sub>
        </m:sSub>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r>
          <w:rPr xmlns:w="http://schemas.openxmlformats.org/wordprocessingml/2006/main">
            <w:rFonts w:ascii="Cambria Math" w:hAnsi="Cambria Math"/>
            <w:i/>
            <w:color w:val="000000"/>
            <w:sz w:val="23"/>
            <w:szCs w:val="23"/>
          </w:rPr>
          <m:t>|</m:t>
        </m:r>
      </m:oMath>
      <w:r>
        <w:rPr>
          <w:rtl w:val="0"/>
          <w:lang w:val="en-US"/>
        </w:rPr>
        <w:t xml:space="preserve"> (where </w:t>
      </w:r>
      <m:oMath>
        <m:r>
          <w:rPr xmlns:w="http://schemas.openxmlformats.org/wordprocessingml/2006/main">
            <w:rFonts w:ascii="Cambria Math" w:hAnsi="Cambria Math"/>
            <w:i/>
            <w:color w:val="000000"/>
            <w:sz w:val="23"/>
            <w:szCs w:val="23"/>
          </w:rPr>
          <m:t>c</m:t>
        </m:r>
        <m:r>
          <w:rPr xmlns:w="http://schemas.openxmlformats.org/wordprocessingml/2006/main">
            <w:rFonts w:ascii="Cambria Math" w:hAnsi="Cambria Math"/>
            <w:i/>
            <w:color w:val="000000"/>
            <w:sz w:val="23"/>
            <w:szCs w:val="23"/>
          </w:rPr>
          <m:t>l</m:t>
        </m:r>
        <m:r>
          <w:rPr xmlns:w="http://schemas.openxmlformats.org/wordprocessingml/2006/main">
            <w:rFonts w:ascii="Cambria Math" w:hAnsi="Cambria Math"/>
            <w:i/>
            <w:color w:val="000000"/>
            <w:sz w:val="23"/>
            <w:szCs w:val="23"/>
          </w:rPr>
          <m:t>o</m:t>
        </m:r>
        <m:r>
          <w:rPr xmlns:w="http://schemas.openxmlformats.org/wordprocessingml/2006/main">
            <w:rFonts w:ascii="Cambria Math" w:hAnsi="Cambria Math"/>
            <w:i/>
            <w:color w:val="000000"/>
            <w:sz w:val="23"/>
            <w:szCs w:val="23"/>
          </w:rPr>
          <m:t>s</m:t>
        </m:r>
        <m:sSub>
          <m:e>
            <m:r>
              <w:rPr xmlns:w="http://schemas.openxmlformats.org/wordprocessingml/2006/main">
                <w:rFonts w:ascii="Cambria Math" w:hAnsi="Cambria Math"/>
                <w:i/>
                <w:color w:val="000000"/>
                <w:sz w:val="23"/>
                <w:szCs w:val="23"/>
              </w:rPr>
              <m:t>e</m:t>
            </m:r>
          </m:e>
          <m:sub>
            <m:r>
              <w:rPr xmlns:w="http://schemas.openxmlformats.org/wordprocessingml/2006/main">
                <w:rFonts w:ascii="Cambria Math" w:hAnsi="Cambria Math"/>
                <w:i/>
                <w:color w:val="000000"/>
                <w:sz w:val="23"/>
                <w:szCs w:val="23"/>
              </w:rPr>
              <m:t>p</m:t>
            </m:r>
            <m:r>
              <w:rPr xmlns:w="http://schemas.openxmlformats.org/wordprocessingml/2006/main">
                <w:rFonts w:ascii="Cambria Math" w:hAnsi="Cambria Math"/>
                <w:i/>
                <w:color w:val="000000"/>
                <w:sz w:val="23"/>
                <w:szCs w:val="23"/>
              </w:rPr>
              <m:t>r</m:t>
            </m:r>
            <m:r>
              <w:rPr xmlns:w="http://schemas.openxmlformats.org/wordprocessingml/2006/main">
                <w:rFonts w:ascii="Cambria Math" w:hAnsi="Cambria Math"/>
                <w:i/>
                <w:color w:val="000000"/>
                <w:sz w:val="23"/>
                <w:szCs w:val="23"/>
              </w:rPr>
              <m:t>e</m:t>
            </m:r>
            <m:r>
              <w:rPr xmlns:w="http://schemas.openxmlformats.org/wordprocessingml/2006/main">
                <w:rFonts w:ascii="Cambria Math" w:hAnsi="Cambria Math"/>
                <w:i/>
                <w:color w:val="000000"/>
                <w:sz w:val="23"/>
                <w:szCs w:val="23"/>
              </w:rPr>
              <m:t>v</m:t>
            </m:r>
          </m:sub>
        </m:sSub>
      </m:oMath>
      <w:r>
        <w:rPr>
          <w:rtl w:val="0"/>
          <w:lang w:val="en-US"/>
        </w:rPr>
        <w:t xml:space="preserve"> is the prior bar in the same session, or the prior session</w:t>
      </w:r>
      <w:r>
        <w:rPr>
          <w:rtl w:val="0"/>
          <w:lang w:val="en-US"/>
        </w:rPr>
        <w:t>’</w:t>
      </w:r>
      <w:r>
        <w:rPr>
          <w:rtl w:val="0"/>
          <w:lang w:val="en-US"/>
        </w:rPr>
        <w:t xml:space="preserve">s close if none exists) and </w:t>
      </w:r>
      <m:oMath>
        <m:sSub>
          <m:e>
            <m:r>
              <w:rPr xmlns:w="http://schemas.openxmlformats.org/wordprocessingml/2006/main">
                <w:rFonts w:ascii="Cambria Math" w:hAnsi="Cambria Math"/>
                <w:i/>
                <w:color w:val="000000"/>
                <w:sz w:val="23"/>
                <w:szCs w:val="23"/>
              </w:rPr>
              <m:t>m</m:t>
            </m:r>
          </m:e>
          <m:sub>
            <m:r>
              <w:rPr xmlns:w="http://schemas.openxmlformats.org/wordprocessingml/2006/main">
                <w:rFonts w:ascii="Cambria Math" w:hAnsi="Cambria Math"/>
                <w:i/>
                <w:color w:val="000000"/>
                <w:sz w:val="23"/>
                <w:szCs w:val="23"/>
              </w:rPr>
              <m:t>e</m:t>
            </m:r>
          </m:sub>
        </m:sSub>
      </m:oMath>
      <w:r>
        <w:rPr>
          <w:rtl w:val="0"/>
          <w:lang w:val="en-US"/>
        </w:rPr>
        <w:t xml:space="preserve"> the median absolute 30-minute bar return over the 20 preceding trading days:</w:t>
      </w:r>
    </w:p>
    <w:p>
      <w:pPr>
        <w:pStyle w:val="Body Text"/>
        <w:jc w:val="center"/>
        <w:rPr>
          <w:color w:val="000000"/>
          <w:sz w:val="22"/>
        </w:rPr>
      </w:pPr>
      <m:oMathPara>
        <m:oMathParaPr>
          <m:jc m:val="center"/>
        </m:oMathParaPr>
        <m:oMath>
          <m:r>
            <w:rPr xmlns:w="http://schemas.openxmlformats.org/wordprocessingml/2006/main">
              <w:rFonts w:ascii="Cambria Math" w:hAnsi="Cambria Math"/>
              <w:i/>
              <w:color w:val="000000"/>
              <w:sz w:val="23"/>
              <w:szCs w:val="23"/>
            </w:rPr>
            <m:t>E</m:t>
          </m:r>
          <m:sSub>
            <m:e>
              <m:r>
                <w:rPr xmlns:w="http://schemas.openxmlformats.org/wordprocessingml/2006/main">
                  <w:rFonts w:ascii="Cambria Math" w:hAnsi="Cambria Math"/>
                  <w:i/>
                  <w:color w:val="000000"/>
                  <w:sz w:val="23"/>
                  <w:szCs w:val="23"/>
                </w:rPr>
                <m:t>S</m:t>
              </m:r>
            </m:e>
            <m:sub>
              <m:r>
                <w:rPr xmlns:w="http://schemas.openxmlformats.org/wordprocessingml/2006/main">
                  <w:rFonts w:ascii="Cambria Math" w:hAnsi="Cambria Math"/>
                  <w:i/>
                  <w:color w:val="000000"/>
                  <w:sz w:val="23"/>
                  <w:szCs w:val="23"/>
                </w:rPr>
                <m:t>e</m:t>
              </m:r>
            </m:sub>
          </m:sSub>
          <m:r>
            <w:rPr xmlns:w="http://schemas.openxmlformats.org/wordprocessingml/2006/main">
              <w:rFonts w:ascii="Cambria Math" w:hAnsi="Cambria Math"/>
              <w:i/>
              <w:color w:val="000000"/>
              <w:sz w:val="23"/>
              <w:szCs w:val="23"/>
            </w:rPr>
            <m:t>=</m:t>
          </m:r>
          <m:f>
            <m:fPr>
              <m:ctrlPr>
                <w:rPr xmlns:w="http://schemas.openxmlformats.org/wordprocessingml/2006/main">
                  <w:rFonts w:ascii="Cambria Math" w:hAnsi="Cambria Math"/>
                  <w:i/>
                  <w:color w:val="000000"/>
                  <w:sz w:val="23"/>
                  <w:szCs w:val="23"/>
                </w:rPr>
              </m:ctrlPr>
              <m:type m:val="bar"/>
            </m:fPr>
            <m:num>
              <m:sSub>
                <m:e>
                  <m:r>
                    <w:rPr xmlns:w="http://schemas.openxmlformats.org/wordprocessingml/2006/main">
                      <w:rFonts w:ascii="Cambria Math" w:hAnsi="Cambria Math"/>
                      <w:i/>
                      <w:color w:val="000000"/>
                      <w:sz w:val="23"/>
                      <w:szCs w:val="23"/>
                    </w:rPr>
                    <m:t>r</m:t>
                  </m:r>
                </m:e>
                <m:sub>
                  <m:r>
                    <w:rPr xmlns:w="http://schemas.openxmlformats.org/wordprocessingml/2006/main">
                      <w:rFonts w:ascii="Cambria Math" w:hAnsi="Cambria Math"/>
                      <w:i/>
                      <w:color w:val="000000"/>
                      <w:sz w:val="23"/>
                      <w:szCs w:val="23"/>
                    </w:rPr>
                    <m:t>s</m:t>
                  </m:r>
                  <m:r>
                    <w:rPr xmlns:w="http://schemas.openxmlformats.org/wordprocessingml/2006/main">
                      <w:rFonts w:ascii="Cambria Math" w:hAnsi="Cambria Math"/>
                      <w:i/>
                      <w:color w:val="000000"/>
                      <w:sz w:val="23"/>
                      <w:szCs w:val="23"/>
                    </w:rPr>
                    <m:t>h</m:t>
                  </m:r>
                  <m:r>
                    <w:rPr xmlns:w="http://schemas.openxmlformats.org/wordprocessingml/2006/main">
                      <w:rFonts w:ascii="Cambria Math" w:hAnsi="Cambria Math"/>
                      <w:i/>
                      <w:color w:val="000000"/>
                      <w:sz w:val="23"/>
                      <w:szCs w:val="23"/>
                    </w:rPr>
                    <m:t>o</m:t>
                  </m:r>
                  <m:r>
                    <w:rPr xmlns:w="http://schemas.openxmlformats.org/wordprocessingml/2006/main">
                      <w:rFonts w:ascii="Cambria Math" w:hAnsi="Cambria Math"/>
                      <w:i/>
                      <w:color w:val="000000"/>
                      <w:sz w:val="23"/>
                      <w:szCs w:val="23"/>
                    </w:rPr>
                    <m:t>c</m:t>
                  </m:r>
                  <m:r>
                    <w:rPr xmlns:w="http://schemas.openxmlformats.org/wordprocessingml/2006/main">
                      <w:rFonts w:ascii="Cambria Math" w:hAnsi="Cambria Math"/>
                      <w:i/>
                      <w:color w:val="000000"/>
                      <w:sz w:val="23"/>
                      <w:szCs w:val="23"/>
                    </w:rPr>
                    <m:t>k</m:t>
                  </m:r>
                </m:sub>
              </m:sSub>
            </m:num>
            <m:den>
              <m:sSub>
                <m:e>
                  <m:r>
                    <w:rPr xmlns:w="http://schemas.openxmlformats.org/wordprocessingml/2006/main">
                      <w:rFonts w:ascii="Cambria Math" w:hAnsi="Cambria Math"/>
                      <w:i/>
                      <w:color w:val="000000"/>
                      <w:sz w:val="23"/>
                      <w:szCs w:val="23"/>
                    </w:rPr>
                    <m:t>m</m:t>
                  </m:r>
                </m:e>
                <m:sub>
                  <m:r>
                    <w:rPr xmlns:w="http://schemas.openxmlformats.org/wordprocessingml/2006/main">
                      <w:rFonts w:ascii="Cambria Math" w:hAnsi="Cambria Math"/>
                      <w:i/>
                      <w:color w:val="000000"/>
                      <w:sz w:val="23"/>
                      <w:szCs w:val="23"/>
                    </w:rPr>
                    <m:t>e</m:t>
                  </m:r>
                </m:sub>
              </m:sSub>
            </m:den>
          </m:f>
        </m:oMath>
      </m:oMathPara>
    </w:p>
    <w:p>
      <w:pPr>
        <w:pStyle w:val="First Paragraph"/>
      </w:pPr>
      <w:r>
        <w:rPr>
          <w:rtl w:val="0"/>
          <w:lang w:val="en-US"/>
        </w:rPr>
        <w:t xml:space="preserve">The </w:t>
      </w:r>
      <w:commentRangeStart w:id="141"/>
      <w:r>
        <w:rPr>
          <w:rtl w:val="0"/>
          <w:lang w:val="en-US"/>
        </w:rPr>
        <w:t>dimensionless</w:t>
      </w:r>
      <w:commentRangeEnd w:id="141"/>
      <w:r>
        <w:commentReference w:id="141"/>
      </w:r>
      <w:r>
        <w:rPr>
          <w:rtl w:val="0"/>
          <w:lang w:val="en-US"/>
        </w:rPr>
        <w:t xml:space="preserve"> ratio is comparable across stocks of differing volatility; ES_e = 3 indicates a shock three times the stock</w:t>
      </w:r>
      <w:r>
        <w:rPr>
          <w:rtl w:val="0"/>
          <w:lang w:val="en-US"/>
        </w:rPr>
        <w:t>’</w:t>
      </w:r>
      <w:r>
        <w:rPr>
          <w:rtl w:val="0"/>
          <w:lang w:val="en-US"/>
        </w:rPr>
        <w:t>s typical intraday move. ES_</w:t>
      </w:r>
      <w:commentRangeStart w:id="142"/>
      <w:r>
        <w:rPr>
          <w:rtl w:val="0"/>
          <w:lang w:val="en-US"/>
        </w:rPr>
        <w:t>e is capped at 10.0 t</w:t>
      </w:r>
      <w:commentRangeEnd w:id="142"/>
      <w:r>
        <w:commentReference w:id="142"/>
      </w:r>
      <w:r>
        <w:rPr>
          <w:rtl w:val="0"/>
          <w:lang w:val="en-US"/>
        </w:rPr>
        <w:t>o prevent outliers from distorting the PCA. Where intraday data are insufficient, ES_e falls back to a category weight (earnings = 1.0, regulatory = 1.1, management = 0.8, analyst = 0.6, other = 0.5).</w:t>
      </w:r>
    </w:p>
    <w:p>
      <w:pPr>
        <w:pStyle w:val="Body Text"/>
      </w:pPr>
      <w:r>
        <w:rPr>
          <w:rtl w:val="0"/>
          <w:lang w:val="en-US"/>
        </w:rPr>
        <w:t>The shock bar is the 30-minute bar whose timestamp is closest to the manifest</w:t>
      </w:r>
      <w:r>
        <w:rPr>
          <w:rtl w:val="0"/>
          <w:lang w:val="en-US"/>
        </w:rPr>
        <w:t>’</w:t>
      </w:r>
      <w:r>
        <w:rPr>
          <w:rtl w:val="0"/>
          <w:lang w:val="en-US"/>
        </w:rPr>
        <w:t>s event_time field; absent that, the bar with the largest absolute return on the event date.</w:t>
      </w:r>
    </w:p>
    <w:p>
      <w:pPr>
        <w:pStyle w:val="Body Text"/>
      </w:pPr>
      <w:r>
        <w:rPr>
          <w:rtl w:val="0"/>
          <w:lang w:val="en-US"/>
        </w:rPr>
        <w:t>The four components capture distinct psychological dimensions of shock intensity grounded in behavioral finance. AC_e proxies salience and attention (</w:t>
      </w:r>
      <w:r>
        <w:rPr>
          <w:rStyle w:val="Hyperlink.0"/>
        </w:rPr>
        <w:fldChar w:fldCharType="begin" w:fldLock="0"/>
      </w:r>
      <w:r>
        <w:rPr>
          <w:rStyle w:val="Hyperlink.0"/>
        </w:rPr>
        <w:instrText xml:space="preserve"> HYPERLINK "https://doi.org/10.1093/rfs/hhm079"</w:instrText>
      </w:r>
      <w:r>
        <w:rPr>
          <w:rStyle w:val="Hyperlink.0"/>
        </w:rPr>
        <w:fldChar w:fldCharType="separate" w:fldLock="0"/>
      </w:r>
      <w:r>
        <w:rPr>
          <w:rStyle w:val="Hyperlink.0"/>
          <w:rtl w:val="0"/>
        </w:rPr>
        <w:t>Barber &amp; Odean, 2008</w:t>
      </w:r>
      <w:r>
        <w:rPr/>
        <w:fldChar w:fldCharType="end" w:fldLock="0"/>
      </w:r>
      <w:r>
        <w:rPr>
          <w:rtl w:val="0"/>
          <w:lang w:val="en-US"/>
        </w:rPr>
        <w:t>). SE_e captures affective valence, whose tone may override deliberative risk assessment (</w:t>
      </w:r>
      <w:r>
        <w:rPr>
          <w:rStyle w:val="Hyperlink.0"/>
        </w:rPr>
        <w:fldChar w:fldCharType="begin" w:fldLock="0"/>
      </w:r>
      <w:r>
        <w:rPr>
          <w:rStyle w:val="Hyperlink.0"/>
        </w:rPr>
        <w:instrText xml:space="preserve"> HYPERLINK "https://doi.org/10.1037/0033-2909.127.2.267"</w:instrText>
      </w:r>
      <w:r>
        <w:rPr>
          <w:rStyle w:val="Hyperlink.0"/>
        </w:rPr>
        <w:fldChar w:fldCharType="separate" w:fldLock="0"/>
      </w:r>
      <w:r>
        <w:rPr>
          <w:rStyle w:val="Hyperlink.0"/>
          <w:rtl w:val="0"/>
        </w:rPr>
        <w:t>Loewenstein et al., 2001</w:t>
      </w:r>
      <w:r>
        <w:rPr/>
        <w:fldChar w:fldCharType="end" w:fldLock="0"/>
      </w:r>
      <w:r>
        <w:rPr>
          <w:rtl w:val="0"/>
          <w:lang w:val="en-US"/>
        </w:rPr>
        <w:t>). AI_e is a behavioral trace of arousal and engagement (</w:t>
      </w:r>
      <w:r>
        <w:rPr>
          <w:rStyle w:val="Hyperlink.0"/>
        </w:rPr>
        <w:fldChar w:fldCharType="begin" w:fldLock="0"/>
      </w:r>
      <w:r>
        <w:rPr>
          <w:rStyle w:val="Hyperlink.0"/>
        </w:rPr>
        <w:instrText xml:space="preserve"> HYPERLINK "https://doi.org/10.1093/rfs/hhm079"</w:instrText>
      </w:r>
      <w:r>
        <w:rPr>
          <w:rStyle w:val="Hyperlink.0"/>
        </w:rPr>
        <w:fldChar w:fldCharType="separate" w:fldLock="0"/>
      </w:r>
      <w:r>
        <w:rPr>
          <w:rStyle w:val="Hyperlink.0"/>
          <w:rtl w:val="0"/>
        </w:rPr>
        <w:t>Barber &amp; Odean, 2008</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"https://doi.org/10.1162/089892902317361877"</w:instrText>
      </w:r>
      <w:r>
        <w:rPr>
          <w:rStyle w:val="Hyperlink.0"/>
        </w:rPr>
        <w:fldChar w:fldCharType="separate" w:fldLock="0"/>
      </w:r>
      <w:r>
        <w:rPr>
          <w:rStyle w:val="Hyperlink.0"/>
          <w:rtl w:val="0"/>
        </w:rPr>
        <w:t>Lo &amp; Repin, 2002</w:t>
      </w:r>
      <w:r>
        <w:rPr/>
        <w:fldChar w:fldCharType="end" w:fldLock="0"/>
      </w:r>
      <w:r>
        <w:rPr>
          <w:rtl w:val="0"/>
          <w:lang w:val="en-US"/>
        </w:rPr>
        <w:t xml:space="preserve">). ES_e operationalizes cognitive load and loss aversion: a large move relative to baseline volatility triggers the asymmetric loss sensitivity documented by </w:t>
      </w:r>
      <w:r>
        <w:rPr>
          <w:rStyle w:val="Hyperlink.0"/>
        </w:rPr>
        <w:fldChar w:fldCharType="begin" w:fldLock="0"/>
      </w:r>
      <w:r>
        <w:rPr>
          <w:rStyle w:val="Hyperlink.0"/>
        </w:rPr>
        <w:instrText xml:space="preserve"> HYPERLINK "https://doi.org/10.2307/1914185"</w:instrText>
      </w:r>
      <w:r>
        <w:rPr>
          <w:rStyle w:val="Hyperlink.0"/>
        </w:rPr>
        <w:fldChar w:fldCharType="separate" w:fldLock="0"/>
      </w:r>
      <w:r>
        <w:rPr>
          <w:rStyle w:val="Hyperlink.0"/>
          <w:rtl w:val="0"/>
        </w:rPr>
        <w:t>Kahneman &amp; Tversky (1979)</w:t>
      </w:r>
      <w:r>
        <w:rPr/>
        <w:fldChar w:fldCharType="end" w:fldLock="0"/>
      </w:r>
      <w:r>
        <w:rPr>
          <w:rtl w:val="0"/>
          <w:lang w:val="en-US"/>
        </w:rPr>
        <w:t>.</w:t>
      </w:r>
    </w:p>
    <w:p>
      <w:pPr>
        <w:pStyle w:val="Heading 3"/>
      </w:pPr>
      <w:bookmarkStart w:name="shockscoredashboarddesign" w:id="143"/>
      <w:r>
        <w:rPr>
          <w:rFonts w:cs="Arial Unicode MS" w:eastAsia="Arial Unicode MS"/>
          <w:rtl w:val="0"/>
          <w:lang w:val="en-US"/>
        </w:rPr>
        <w:t>4.3.6 Shock Score Dashboard Design</w:t>
      </w:r>
    </w:p>
    <w:p>
      <w:pPr>
        <w:pStyle w:val="First Paragraph"/>
      </w:pPr>
      <w:r>
        <w:rPr>
          <w:rtl w:val="0"/>
          <w:lang w:val="en-US"/>
        </w:rPr>
        <w:t>In the treatment condition (ShowSC = 1), the Shock Score is presented as a compact dashboard displaying four interpretable signals derived from SC_total and its components. In the control condition (ShowSC = 0), no dashboard or reference to it appears. Treatment assignment and counterbalancing are described in Section 4.4.</w:t>
      </w:r>
    </w:p>
    <w:p>
      <w:pPr>
        <w:pStyle w:val="Body Text"/>
      </w:pPr>
      <w:r>
        <w:rPr>
          <w:b w:val="1"/>
          <w:bCs w:val="1"/>
          <w:rtl w:val="0"/>
          <w:lang w:val="en-US"/>
        </w:rPr>
        <w:t>Table 4.5</w:t>
      </w:r>
    </w:p>
    <w:p>
      <w:pPr>
        <w:pStyle w:val="Body Text"/>
      </w:pPr>
      <w:r>
        <w:rPr>
          <w:i w:val="1"/>
          <w:iCs w:val="1"/>
          <w:rtl w:val="0"/>
          <w:lang w:val="en-US"/>
        </w:rPr>
        <w:t>Shock Score Dashboard Components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939"/>
        <w:gridCol w:w="1404"/>
        <w:gridCol w:w="3218"/>
        <w:gridCol w:w="2799"/>
      </w:tblGrid>
      <w:tr>
        <w:tblPrEx>
          <w:shd w:val="clear" w:color="auto" w:fill="156082"/>
        </w:tblPrEx>
        <w:trPr>
          <w:trHeight w:val="190" w:hRule="atLeast"/>
          <w:tblHeader/>
        </w:trPr>
        <w:tc>
          <w:tcPr>
            <w:tcW w:type="dxa" w:w="1939"/>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Dashboard Signal</w:t>
            </w:r>
          </w:p>
        </w:tc>
        <w:tc>
          <w:tcPr>
            <w:tcW w:type="dxa" w:w="1404"/>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Source</w:t>
            </w:r>
          </w:p>
        </w:tc>
        <w:tc>
          <w:tcPr>
            <w:tcW w:type="dxa" w:w="3218"/>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Derivation</w:t>
            </w:r>
          </w:p>
        </w:tc>
        <w:tc>
          <w:tcPr>
            <w:tcW w:type="dxa" w:w="2799"/>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Display Format</w:t>
            </w:r>
          </w:p>
        </w:tc>
      </w:tr>
      <w:tr>
        <w:tblPrEx>
          <w:shd w:val="clear" w:color="auto" w:fill="cad1d7"/>
        </w:tblPrEx>
        <w:trPr>
          <w:trHeight w:val="630" w:hRule="atLeast"/>
        </w:trPr>
        <w:tc>
          <w:tcPr>
            <w:tcW w:type="dxa" w:w="193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Sentiment direction</w:t>
            </w:r>
          </w:p>
        </w:tc>
        <w:tc>
          <w:tcPr>
            <w:tcW w:type="dxa" w:w="1404"/>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FinBERT sentiment scores (SE_e)</w:t>
            </w:r>
          </w:p>
        </w:tc>
        <w:tc>
          <w:tcPr>
            <w:tcW w:type="dxa" w:w="321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Directional tone of event-day news coverage</w:t>
            </w:r>
          </w:p>
        </w:tc>
        <w:tc>
          <w:tcPr>
            <w:tcW w:type="dxa" w:w="279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Categorical: Positive / Negative / Mixed</w:t>
            </w:r>
          </w:p>
        </w:tc>
      </w:tr>
      <w:tr>
        <w:tblPrEx>
          <w:shd w:val="clear" w:color="auto" w:fill="cad1d7"/>
        </w:tblPrEx>
        <w:trPr>
          <w:trHeight w:val="400" w:hRule="atLeast"/>
        </w:trPr>
        <w:tc>
          <w:tcPr>
            <w:tcW w:type="dxa" w:w="193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Shock severity</w:t>
            </w:r>
          </w:p>
        </w:tc>
        <w:tc>
          <w:tcPr>
            <w:tcW w:type="dxa" w:w="1404"/>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SC_total composite</w:t>
            </w:r>
          </w:p>
        </w:tc>
        <w:tc>
          <w:tcPr>
            <w:tcW w:type="dxa" w:w="321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Overall magnitude relative to historical event distribution</w:t>
            </w:r>
          </w:p>
        </w:tc>
        <w:tc>
          <w:tcPr>
            <w:tcW w:type="dxa" w:w="279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Ordinal scale</w:t>
            </w:r>
          </w:p>
        </w:tc>
      </w:tr>
      <w:tr>
        <w:tblPrEx>
          <w:shd w:val="clear" w:color="auto" w:fill="cad1d7"/>
        </w:tblPrEx>
        <w:trPr>
          <w:trHeight w:val="400" w:hRule="atLeast"/>
        </w:trPr>
        <w:tc>
          <w:tcPr>
            <w:tcW w:type="dxa" w:w="193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Persistence horizon</w:t>
            </w:r>
          </w:p>
        </w:tc>
        <w:tc>
          <w:tcPr>
            <w:tcW w:type="dxa" w:w="1404"/>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Persistence score P_e</w:t>
            </w:r>
          </w:p>
        </w:tc>
        <w:tc>
          <w:tcPr>
            <w:tcW w:type="dxa" w:w="321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Expected decision-relevance horizon of the event</w:t>
            </w:r>
          </w:p>
        </w:tc>
        <w:tc>
          <w:tcPr>
            <w:tcW w:type="dxa" w:w="279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Categorical: Intraday / Several days / Several weeks</w:t>
            </w:r>
          </w:p>
        </w:tc>
      </w:tr>
      <w:tr>
        <w:tblPrEx>
          <w:shd w:val="clear" w:color="auto" w:fill="cad1d7"/>
        </w:tblPrEx>
        <w:trPr>
          <w:trHeight w:val="620" w:hRule="atLeast"/>
        </w:trPr>
        <w:tc>
          <w:tcPr>
            <w:tcW w:type="dxa" w:w="193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Protocol</w:t>
            </w:r>
          </w:p>
        </w:tc>
        <w:tc>
          <w:tcPr>
            <w:tcW w:type="dxa" w:w="1404"/>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Intensity trigger T_e</w:t>
            </w:r>
          </w:p>
        </w:tc>
        <w:tc>
          <w:tcPr>
            <w:tcW w:type="dxa" w:w="321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Pre-commitment action rule activated by shock intensity</w:t>
            </w:r>
          </w:p>
        </w:tc>
        <w:tc>
          <w:tcPr>
            <w:tcW w:type="dxa" w:w="279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Categorical: Standard process / Enhanced review / Cooling-off and second review</w:t>
            </w:r>
          </w:p>
        </w:tc>
      </w:tr>
    </w:tbl>
    <w:p>
      <w:pPr>
        <w:pStyle w:val="Body Text"/>
        <w:widowControl w:val="0"/>
        <w:spacing w:line="240" w:lineRule="auto"/>
      </w:pPr>
    </w:p>
    <w:p>
      <w:pPr>
        <w:pStyle w:val="Body Text"/>
      </w:pPr>
      <w:r>
        <w:rPr>
          <w:i w:val="1"/>
          <w:iCs w:val="1"/>
          <w:rtl w:val="0"/>
          <w:lang w:val="en-US"/>
        </w:rPr>
        <w:t>Note.</w:t>
      </w:r>
      <w:r>
        <w:rPr>
          <w:rtl w:val="0"/>
          <w:lang w:val="en-US"/>
        </w:rPr>
        <w:t xml:space="preserve"> Dashboard signals are derived from the SC_total composite and its constituent components as defined in Table 4.4. The display format column reflects the visual representation shown to respondents in the ShowSC = 1 condition.</w:t>
      </w:r>
    </w:p>
    <w:p>
      <w:pPr>
        <w:pStyle w:val="Body Text"/>
        <w:rPr>
          <w:color w:val="000000"/>
          <w:sz w:val="22"/>
        </w:rPr>
      </w:pPr>
      <w:r>
        <w:rPr>
          <w:b w:val="1"/>
          <w:bCs w:val="1"/>
          <w:rtl w:val="0"/>
          <w:lang w:val="en-US"/>
        </w:rPr>
        <w:t>Persistence score and horizon buckets.</w:t>
      </w:r>
      <w:r>
        <w:rPr>
          <w:rtl w:val="0"/>
          <w:lang w:val="en-US"/>
        </w:rPr>
        <w:t xml:space="preserve"> Persistence (</w:t>
      </w:r>
      <m:oMath>
        <m:sSub>
          <m:e>
            <m:r>
              <w:rPr xmlns:w="http://schemas.openxmlformats.org/wordprocessingml/2006/main">
                <w:rFonts w:ascii="Cambria Math" w:hAnsi="Cambria Math"/>
                <w:i/>
                <w:color w:val="000000"/>
                <w:sz w:val="23"/>
                <w:szCs w:val="23"/>
              </w:rPr>
              <m:t>P</m:t>
            </m:r>
          </m:e>
          <m:sub>
            <m:r>
              <w:rPr xmlns:w="http://schemas.openxmlformats.org/wordprocessingml/2006/main">
                <w:rFonts w:ascii="Cambria Math" w:hAnsi="Cambria Math"/>
                <w:i/>
                <w:color w:val="000000"/>
                <w:sz w:val="23"/>
                <w:szCs w:val="23"/>
              </w:rPr>
              <m:t>e</m:t>
            </m:r>
          </m:sub>
        </m:sSub>
      </m:oMath>
      <w:r>
        <w:rPr>
          <w:rtl w:val="0"/>
          <w:lang w:val="en-US"/>
        </w:rPr>
        <w:t>) is a quantitative score, developed in this thesis, representing the expected decision-relevance horizon of the event, mapped to buckets following practitioner conventions (intraday, multi-day, multi-week):</w:t>
      </w:r>
    </w:p>
    <w:p>
      <w:pPr>
        <w:pStyle w:val="Body Text"/>
        <w:jc w:val="center"/>
        <w:rPr>
          <w:color w:val="000000"/>
          <w:sz w:val="22"/>
        </w:rPr>
      </w:pPr>
      <m:oMathPara>
        <m:oMathParaPr>
          <m:jc m:val="center"/>
        </m:oMathParaPr>
        <m:oMath>
          <m:r>
            <w:rPr xmlns:w="http://schemas.openxmlformats.org/wordprocessingml/2006/main">
              <w:rFonts w:ascii="Cambria Math" w:hAnsi="Cambria Math"/>
              <w:i/>
              <w:color w:val="000000"/>
              <w:sz w:val="23"/>
              <w:szCs w:val="23"/>
            </w:rPr>
            <m:t>H</m:t>
          </m:r>
          <m:r>
            <w:rPr xmlns:w="http://schemas.openxmlformats.org/wordprocessingml/2006/main">
              <w:rFonts w:ascii="Cambria Math" w:hAnsi="Cambria Math"/>
              <w:i/>
              <w:color w:val="000000"/>
              <w:sz w:val="23"/>
              <w:szCs w:val="23"/>
            </w:rPr>
            <m:t>o</m:t>
          </m:r>
          <m:r>
            <w:rPr xmlns:w="http://schemas.openxmlformats.org/wordprocessingml/2006/main">
              <w:rFonts w:ascii="Cambria Math" w:hAnsi="Cambria Math"/>
              <w:i/>
              <w:color w:val="000000"/>
              <w:sz w:val="23"/>
              <w:szCs w:val="23"/>
            </w:rPr>
            <m:t>r</m:t>
          </m:r>
          <m:r>
            <w:rPr xmlns:w="http://schemas.openxmlformats.org/wordprocessingml/2006/main">
              <w:rFonts w:ascii="Cambria Math" w:hAnsi="Cambria Math"/>
              <w:i/>
              <w:color w:val="000000"/>
              <w:sz w:val="23"/>
              <w:szCs w:val="23"/>
            </w:rPr>
            <m:t>i</m:t>
          </m:r>
          <m:r>
            <w:rPr xmlns:w="http://schemas.openxmlformats.org/wordprocessingml/2006/main">
              <w:rFonts w:ascii="Cambria Math" w:hAnsi="Cambria Math"/>
              <w:i/>
              <w:color w:val="000000"/>
              <w:sz w:val="23"/>
              <w:szCs w:val="23"/>
            </w:rPr>
            <m:t>z</m:t>
          </m:r>
          <m:r>
            <w:rPr xmlns:w="http://schemas.openxmlformats.org/wordprocessingml/2006/main">
              <w:rFonts w:ascii="Cambria Math" w:hAnsi="Cambria Math"/>
              <w:i/>
              <w:color w:val="000000"/>
              <w:sz w:val="23"/>
              <w:szCs w:val="23"/>
            </w:rPr>
            <m:t>o</m:t>
          </m:r>
          <m:r>
            <w:rPr xmlns:w="http://schemas.openxmlformats.org/wordprocessingml/2006/main">
              <w:rFonts w:ascii="Cambria Math" w:hAnsi="Cambria Math"/>
              <w:i/>
              <w:color w:val="000000"/>
              <w:sz w:val="23"/>
              <w:szCs w:val="23"/>
            </w:rPr>
            <m:t>n</m:t>
          </m:r>
          <m:r>
            <w:rPr xmlns:w="http://schemas.openxmlformats.org/wordprocessingml/2006/main">
              <w:rFonts w:ascii="Cambria Math" w:hAnsi="Cambria Math"/>
              <w:i/>
              <w:color w:val="000000"/>
              <w:sz w:val="23"/>
              <w:szCs w:val="23"/>
            </w:rPr>
            <m:t>B</m:t>
          </m:r>
          <m:r>
            <w:rPr xmlns:w="http://schemas.openxmlformats.org/wordprocessingml/2006/main">
              <w:rFonts w:ascii="Cambria Math" w:hAnsi="Cambria Math"/>
              <w:i/>
              <w:color w:val="000000"/>
              <w:sz w:val="23"/>
              <w:szCs w:val="23"/>
            </w:rPr>
            <m:t>u</m:t>
          </m:r>
          <m:r>
            <w:rPr xmlns:w="http://schemas.openxmlformats.org/wordprocessingml/2006/main">
              <w:rFonts w:ascii="Cambria Math" w:hAnsi="Cambria Math"/>
              <w:i/>
              <w:color w:val="000000"/>
              <w:sz w:val="23"/>
              <w:szCs w:val="23"/>
            </w:rPr>
            <m:t>c</m:t>
          </m:r>
          <m:r>
            <w:rPr xmlns:w="http://schemas.openxmlformats.org/wordprocessingml/2006/main">
              <w:rFonts w:ascii="Cambria Math" w:hAnsi="Cambria Math"/>
              <w:i/>
              <w:color w:val="000000"/>
              <w:sz w:val="23"/>
              <w:szCs w:val="23"/>
            </w:rPr>
            <m:t>k</m:t>
          </m:r>
          <m:r>
            <w:rPr xmlns:w="http://schemas.openxmlformats.org/wordprocessingml/2006/main">
              <w:rFonts w:ascii="Cambria Math" w:hAnsi="Cambria Math"/>
              <w:i/>
              <w:color w:val="000000"/>
              <w:sz w:val="23"/>
              <w:szCs w:val="23"/>
            </w:rPr>
            <m:t>e</m:t>
          </m:r>
          <m:sSub>
            <m:e>
              <m:r>
                <w:rPr xmlns:w="http://schemas.openxmlformats.org/wordprocessingml/2006/main">
                  <w:rFonts w:ascii="Cambria Math" w:hAnsi="Cambria Math"/>
                  <w:i/>
                  <w:color w:val="000000"/>
                  <w:sz w:val="23"/>
                  <w:szCs w:val="23"/>
                </w:rPr>
                <m:t>t</m:t>
              </m:r>
            </m:e>
            <m:sub>
              <m:r>
                <w:rPr xmlns:w="http://schemas.openxmlformats.org/wordprocessingml/2006/main">
                  <w:rFonts w:ascii="Cambria Math" w:hAnsi="Cambria Math"/>
                  <w:i/>
                  <w:color w:val="000000"/>
                  <w:sz w:val="23"/>
                  <w:szCs w:val="23"/>
                </w:rPr>
                <m:t>e</m:t>
              </m:r>
            </m:sub>
          </m:sSub>
          <m:r>
            <w:rPr xmlns:w="http://schemas.openxmlformats.org/wordprocessingml/2006/main">
              <w:rFonts w:ascii="Cambria Math" w:hAnsi="Cambria Math"/>
              <w:i/>
              <w:color w:val="000000"/>
              <w:sz w:val="23"/>
              <w:szCs w:val="23"/>
            </w:rPr>
            <m:t>=</m:t>
          </m:r>
          <m:d>
            <m:dPr>
              <m:ctrlPr>
                <w:rPr xmlns:w="http://schemas.openxmlformats.org/wordprocessingml/2006/main">
                  <w:rFonts w:ascii="Cambria Math" w:hAnsi="Cambria Math"/>
                  <w:i/>
                  <w:color w:val="000000"/>
                  <w:sz w:val="23"/>
                  <w:szCs w:val="23"/>
                </w:rPr>
              </m:ctrlPr>
              <m:begChr m:val="{"/>
              <m:endChr m:val=""/>
            </m:dPr>
            <m:e>
              <m:m>
                <m:mPr>
                  <m:ctrlPr>
                    <w:rPr xmlns:w="http://schemas.openxmlformats.org/wordprocessingml/2006/main">
                      <w:rFonts w:ascii="Cambria Math" w:hAnsi="Cambria Math"/>
                      <w:i/>
                      <w:color w:val="000000"/>
                      <w:sz w:val="23"/>
                      <w:szCs w:val="23"/>
                    </w:rPr>
                  </m:ctrlPr>
                  <m:baseJc m:val="center"/>
                  <m:plcHide m:val="on"/>
                  <m:mcs>
                    <m:mc>
                      <m:mcPr>
                        <m:count m:val="2"/>
                        <m:mcJc m:val="center"/>
                      </m:mcPr>
                    </m:mc>
                  </m:mcs>
                </m:mPr>
                <m:mr>
                  <m:e>
                    <m:r>
                      <m:rPr>
                        <m:nor/>
                      </m:rPr>
                      <w:rPr xmlns:w="http://schemas.openxmlformats.org/wordprocessingml/2006/main">
                        <w:rFonts w:ascii="Cambria Math" w:hAnsi="Cambria Math"/>
                        <w:i/>
                        <w:color w:val="000000"/>
                        <w:sz w:val="23"/>
                        <w:szCs w:val="23"/>
                      </w:rPr>
                      <m:t>Intraday</m:t>
                    </m:r>
                  </m:e>
                  <m:e>
                    <m:r>
                      <m:rPr>
                        <m:nor/>
                      </m:rPr>
                      <w:rPr xmlns:w="http://schemas.openxmlformats.org/wordprocessingml/2006/main">
                        <w:rFonts w:ascii="Cambria Math" w:hAnsi="Cambria Math"/>
                        <w:i/>
                        <w:color w:val="000000"/>
                        <w:sz w:val="23"/>
                        <w:szCs w:val="23"/>
                      </w:rPr>
                      <m:t>if</m:t>
                    </m:r>
                    <m:sSub>
                      <m:e>
                        <m:r>
                          <w:rPr xmlns:w="http://schemas.openxmlformats.org/wordprocessingml/2006/main">
                            <w:rFonts w:ascii="Cambria Math" w:hAnsi="Cambria Math"/>
                            <w:i/>
                            <w:color w:val="000000"/>
                            <w:sz w:val="23"/>
                            <w:szCs w:val="23"/>
                          </w:rPr>
                          <m:t>P</m:t>
                        </m:r>
                      </m:e>
                      <m:sub>
                        <m:r>
                          <w:rPr xmlns:w="http://schemas.openxmlformats.org/wordprocessingml/2006/main">
                            <w:rFonts w:ascii="Cambria Math" w:hAnsi="Cambria Math"/>
                            <w:i/>
                            <w:color w:val="000000"/>
                            <w:sz w:val="23"/>
                            <w:szCs w:val="23"/>
                          </w:rPr>
                          <m:t>e</m:t>
                        </m:r>
                      </m:sub>
                    </m:sSub>
                    <m: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c</m:t>
                        </m:r>
                      </m:e>
                      <m:sub>
                        <m:r>
                          <w:rPr xmlns:w="http://schemas.openxmlformats.org/wordprocessingml/2006/main">
                            <w:rFonts w:ascii="Cambria Math" w:hAnsi="Cambria Math"/>
                            <w:i/>
                            <w:color w:val="000000"/>
                            <w:sz w:val="23"/>
                            <w:szCs w:val="23"/>
                          </w:rPr>
                          <m:t>1</m:t>
                        </m:r>
                      </m:sub>
                    </m:sSub>
                  </m:e>
                </m:mr>
                <m:mr>
                  <m:e>
                    <m:r>
                      <m:rPr>
                        <m:nor/>
                      </m:rPr>
                      <w:rPr xmlns:w="http://schemas.openxmlformats.org/wordprocessingml/2006/main">
                        <w:rFonts w:ascii="Cambria Math" w:hAnsi="Cambria Math"/>
                        <w:i/>
                        <w:color w:val="000000"/>
                        <w:sz w:val="23"/>
                        <w:szCs w:val="23"/>
                      </w:rPr>
                      <m:t>Several days</m:t>
                    </m:r>
                  </m:e>
                  <m:e>
                    <m:r>
                      <m:rPr>
                        <m:nor/>
                      </m:rPr>
                      <w:rPr xmlns:w="http://schemas.openxmlformats.org/wordprocessingml/2006/main">
                        <w:rFonts w:ascii="Cambria Math" w:hAnsi="Cambria Math"/>
                        <w:i/>
                        <w:color w:val="000000"/>
                        <w:sz w:val="23"/>
                        <w:szCs w:val="23"/>
                      </w:rPr>
                      <m:t>if</m:t>
                    </m:r>
                    <m:sSub>
                      <m:e>
                        <m:r>
                          <w:rPr xmlns:w="http://schemas.openxmlformats.org/wordprocessingml/2006/main">
                            <w:rFonts w:ascii="Cambria Math" w:hAnsi="Cambria Math"/>
                            <w:i/>
                            <w:color w:val="000000"/>
                            <w:sz w:val="23"/>
                            <w:szCs w:val="23"/>
                          </w:rPr>
                          <m:t>c</m:t>
                        </m:r>
                      </m:e>
                      <m:sub>
                        <m:r>
                          <w:rPr xmlns:w="http://schemas.openxmlformats.org/wordprocessingml/2006/main">
                            <w:rFonts w:ascii="Cambria Math" w:hAnsi="Cambria Math"/>
                            <w:i/>
                            <w:color w:val="000000"/>
                            <w:sz w:val="23"/>
                            <w:szCs w:val="23"/>
                          </w:rPr>
                          <m:t>1</m:t>
                        </m:r>
                      </m:sub>
                    </m:sSub>
                    <m:r>
                      <w:rPr xmlns:w="http://schemas.openxmlformats.org/wordprocessingml/2006/main">
                        <w:rFonts w:ascii="Cambria Math" w:hAnsi="Cambria Math"/>
                        <w:i/>
                        <w:color w:val="000000"/>
                        <w:sz w:val="23"/>
                        <w:szCs w:val="23"/>
                      </w:rPr>
                      <m:t>&lt;</m:t>
                    </m:r>
                    <m:sSub>
                      <m:e>
                        <m:r>
                          <w:rPr xmlns:w="http://schemas.openxmlformats.org/wordprocessingml/2006/main">
                            <w:rFonts w:ascii="Cambria Math" w:hAnsi="Cambria Math"/>
                            <w:i/>
                            <w:color w:val="000000"/>
                            <w:sz w:val="23"/>
                            <w:szCs w:val="23"/>
                          </w:rPr>
                          <m:t>P</m:t>
                        </m:r>
                      </m:e>
                      <m:sub>
                        <m:r>
                          <w:rPr xmlns:w="http://schemas.openxmlformats.org/wordprocessingml/2006/main">
                            <w:rFonts w:ascii="Cambria Math" w:hAnsi="Cambria Math"/>
                            <w:i/>
                            <w:color w:val="000000"/>
                            <w:sz w:val="23"/>
                            <w:szCs w:val="23"/>
                          </w:rPr>
                          <m:t>e</m:t>
                        </m:r>
                      </m:sub>
                    </m:sSub>
                    <m: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c</m:t>
                        </m:r>
                      </m:e>
                      <m:sub>
                        <m:r>
                          <w:rPr xmlns:w="http://schemas.openxmlformats.org/wordprocessingml/2006/main">
                            <w:rFonts w:ascii="Cambria Math" w:hAnsi="Cambria Math"/>
                            <w:i/>
                            <w:color w:val="000000"/>
                            <w:sz w:val="23"/>
                            <w:szCs w:val="23"/>
                          </w:rPr>
                          <m:t>2</m:t>
                        </m:r>
                      </m:sub>
                    </m:sSub>
                  </m:e>
                </m:mr>
                <m:mr>
                  <m:e>
                    <m:r>
                      <m:rPr>
                        <m:nor/>
                      </m:rPr>
                      <w:rPr xmlns:w="http://schemas.openxmlformats.org/wordprocessingml/2006/main">
                        <w:rFonts w:ascii="Cambria Math" w:hAnsi="Cambria Math"/>
                        <w:i/>
                        <w:color w:val="000000"/>
                        <w:sz w:val="23"/>
                        <w:szCs w:val="23"/>
                      </w:rPr>
                      <m:t>Several weeks</m:t>
                    </m:r>
                  </m:e>
                  <m:e>
                    <m:r>
                      <m:rPr>
                        <m:nor/>
                      </m:rPr>
                      <w:rPr xmlns:w="http://schemas.openxmlformats.org/wordprocessingml/2006/main">
                        <w:rFonts w:ascii="Cambria Math" w:hAnsi="Cambria Math"/>
                        <w:i/>
                        <w:color w:val="000000"/>
                        <w:sz w:val="23"/>
                        <w:szCs w:val="23"/>
                      </w:rPr>
                      <m:t>if</m:t>
                    </m:r>
                    <m:sSub>
                      <m:e>
                        <m:r>
                          <w:rPr xmlns:w="http://schemas.openxmlformats.org/wordprocessingml/2006/main">
                            <w:rFonts w:ascii="Cambria Math" w:hAnsi="Cambria Math"/>
                            <w:i/>
                            <w:color w:val="000000"/>
                            <w:sz w:val="23"/>
                            <w:szCs w:val="23"/>
                          </w:rPr>
                          <m:t>P</m:t>
                        </m:r>
                      </m:e>
                      <m:sub>
                        <m:r>
                          <w:rPr xmlns:w="http://schemas.openxmlformats.org/wordprocessingml/2006/main">
                            <w:rFonts w:ascii="Cambria Math" w:hAnsi="Cambria Math"/>
                            <w:i/>
                            <w:color w:val="000000"/>
                            <w:sz w:val="23"/>
                            <w:szCs w:val="23"/>
                          </w:rPr>
                          <m:t>e</m:t>
                        </m:r>
                      </m:sub>
                    </m:sSub>
                    <m:r>
                      <w:rPr xmlns:w="http://schemas.openxmlformats.org/wordprocessingml/2006/main">
                        <w:rFonts w:ascii="Cambria Math" w:hAnsi="Cambria Math"/>
                        <w:i/>
                        <w:color w:val="000000"/>
                        <w:sz w:val="23"/>
                        <w:szCs w:val="23"/>
                      </w:rPr>
                      <m:t>&gt;</m:t>
                    </m:r>
                    <m:sSub>
                      <m:e>
                        <m:r>
                          <w:rPr xmlns:w="http://schemas.openxmlformats.org/wordprocessingml/2006/main">
                            <w:rFonts w:ascii="Cambria Math" w:hAnsi="Cambria Math"/>
                            <w:i/>
                            <w:color w:val="000000"/>
                            <w:sz w:val="23"/>
                            <w:szCs w:val="23"/>
                          </w:rPr>
                          <m:t>c</m:t>
                        </m:r>
                      </m:e>
                      <m:sub>
                        <m:r>
                          <w:rPr xmlns:w="http://schemas.openxmlformats.org/wordprocessingml/2006/main">
                            <w:rFonts w:ascii="Cambria Math" w:hAnsi="Cambria Math"/>
                            <w:i/>
                            <w:color w:val="000000"/>
                            <w:sz w:val="23"/>
                            <w:szCs w:val="23"/>
                          </w:rPr>
                          <m:t>2</m:t>
                        </m:r>
                      </m:sub>
                    </m:sSub>
                  </m:e>
                </m:mr>
              </m:m>
            </m:e>
          </m:d>
        </m:oMath>
      </m:oMathPara>
    </w:p>
    <w:p>
      <w:pPr>
        <w:pStyle w:val="First Paragraph"/>
        <w:rPr>
          <w:color w:val="000000"/>
          <w:sz w:val="22"/>
        </w:rPr>
      </w:pPr>
      <w:r>
        <w:rPr>
          <w:rtl w:val="0"/>
          <w:lang w:val="en-US"/>
        </w:rPr>
        <w:t xml:space="preserve">Cutoffs </w:t>
      </w:r>
      <m:oMath>
        <m:sSub>
          <m:e>
            <m:r>
              <w:rPr xmlns:w="http://schemas.openxmlformats.org/wordprocessingml/2006/main">
                <w:rFonts w:ascii="Cambria Math" w:hAnsi="Cambria Math"/>
                <w:i/>
                <w:color w:val="000000"/>
                <w:sz w:val="23"/>
                <w:szCs w:val="23"/>
              </w:rPr>
              <m:t>c</m:t>
            </m:r>
          </m:e>
          <m:sub>
            <m:r>
              <w:rPr xmlns:w="http://schemas.openxmlformats.org/wordprocessingml/2006/main">
                <w:rFonts w:ascii="Cambria Math" w:hAnsi="Cambria Math"/>
                <w:i/>
                <w:color w:val="000000"/>
                <w:sz w:val="23"/>
                <w:szCs w:val="23"/>
              </w:rPr>
              <m:t>1</m:t>
            </m:r>
          </m:sub>
        </m:sSub>
      </m:oMath>
      <w:r>
        <w:rPr>
          <w:rtl w:val="0"/>
          <w:lang w:val="en-US"/>
        </w:rPr>
        <w:t xml:space="preserve">, </w:t>
      </w:r>
      <m:oMath>
        <m:sSub>
          <m:e>
            <m:r>
              <w:rPr xmlns:w="http://schemas.openxmlformats.org/wordprocessingml/2006/main">
                <w:rFonts w:ascii="Cambria Math" w:hAnsi="Cambria Math"/>
                <w:i/>
                <w:color w:val="000000"/>
                <w:sz w:val="23"/>
                <w:szCs w:val="23"/>
              </w:rPr>
              <m:t>c</m:t>
            </m:r>
          </m:e>
          <m:sub>
            <m:r>
              <w:rPr xmlns:w="http://schemas.openxmlformats.org/wordprocessingml/2006/main">
                <w:rFonts w:ascii="Cambria Math" w:hAnsi="Cambria Math"/>
                <w:i/>
                <w:color w:val="000000"/>
                <w:sz w:val="23"/>
                <w:szCs w:val="23"/>
              </w:rPr>
              <m:t>2</m:t>
            </m:r>
          </m:sub>
        </m:sSub>
      </m:oMath>
      <w:r>
        <w:rPr>
          <w:rtl w:val="0"/>
          <w:lang w:val="en-US"/>
        </w:rPr>
        <w:t xml:space="preserve"> and the computation of </w:t>
      </w:r>
      <m:oMath>
        <m:sSub>
          <m:e>
            <m:r>
              <w:rPr xmlns:w="http://schemas.openxmlformats.org/wordprocessingml/2006/main">
                <w:rFonts w:ascii="Cambria Math" w:hAnsi="Cambria Math"/>
                <w:i/>
                <w:color w:val="000000"/>
                <w:sz w:val="23"/>
                <w:szCs w:val="23"/>
              </w:rPr>
              <m:t>P</m:t>
            </m:r>
          </m:e>
          <m:sub>
            <m:r>
              <w:rPr xmlns:w="http://schemas.openxmlformats.org/wordprocessingml/2006/main">
                <w:rFonts w:ascii="Cambria Math" w:hAnsi="Cambria Math"/>
                <w:i/>
                <w:color w:val="000000"/>
                <w:sz w:val="23"/>
                <w:szCs w:val="23"/>
              </w:rPr>
              <m:t>e</m:t>
            </m:r>
          </m:sub>
        </m:sSub>
      </m:oMath>
      <w:r>
        <w:rPr>
          <w:rtl w:val="0"/>
          <w:lang w:val="en-US"/>
        </w:rPr>
        <w:t xml:space="preserve"> are specified ex ante in the scenario manifest.</w:t>
      </w:r>
    </w:p>
    <w:p>
      <w:pPr>
        <w:pStyle w:val="Body Text"/>
        <w:rPr>
          <w:color w:val="000000"/>
          <w:sz w:val="22"/>
        </w:rPr>
      </w:pPr>
      <w:r>
        <w:rPr>
          <w:b w:val="1"/>
          <w:bCs w:val="1"/>
          <w:rtl w:val="0"/>
          <w:lang w:val="en-US"/>
        </w:rPr>
        <w:t>Rules-based pre-commitment trigger (Protocol).</w:t>
      </w:r>
      <w:r>
        <w:rPr>
          <w:rtl w:val="0"/>
          <w:lang w:val="en-US"/>
        </w:rPr>
        <w:t xml:space="preserve"> A predefined action rule activated by shock intensity, designed for this thesis drawing on the pre-commitment and nudge frameworks of Shefrin (2002) and Thaler &amp; Sunstein (2008). Let </w:t>
      </w:r>
      <m:oMath>
        <m:sSub>
          <m:e>
            <m:r>
              <w:rPr xmlns:w="http://schemas.openxmlformats.org/wordprocessingml/2006/main">
                <w:rFonts w:ascii="Cambria Math" w:hAnsi="Cambria Math"/>
                <w:i/>
                <w:color w:val="000000"/>
                <w:sz w:val="23"/>
                <w:szCs w:val="23"/>
              </w:rPr>
              <m:t>T</m:t>
            </m:r>
          </m:e>
          <m:sub>
            <m:r>
              <w:rPr xmlns:w="http://schemas.openxmlformats.org/wordprocessingml/2006/main">
                <w:rFonts w:ascii="Cambria Math" w:hAnsi="Cambria Math"/>
                <w:i/>
                <w:color w:val="000000"/>
                <w:sz w:val="23"/>
                <w:szCs w:val="23"/>
              </w:rPr>
              <m:t>e</m:t>
            </m:r>
          </m:sub>
        </m:sSub>
      </m:oMath>
      <w:r>
        <w:rPr>
          <w:rtl w:val="0"/>
          <w:lang w:val="en-US"/>
        </w:rPr>
        <w:t xml:space="preserve"> be an intensity trigger (</w:t>
      </w:r>
      <m:oMath>
        <m:r>
          <w:rPr xmlns:w="http://schemas.openxmlformats.org/wordprocessingml/2006/main">
            <w:rFonts w:ascii="Cambria Math" w:hAnsi="Cambria Math"/>
            <w:i/>
            <w:color w:val="000000"/>
            <w:sz w:val="23"/>
            <w:szCs w:val="23"/>
          </w:rPr>
          <m:t>S</m:t>
        </m:r>
        <m:sSub>
          <m:e>
            <m:r>
              <w:rPr xmlns:w="http://schemas.openxmlformats.org/wordprocessingml/2006/main">
                <w:rFonts w:ascii="Cambria Math" w:hAnsi="Cambria Math"/>
                <w:i/>
                <w:color w:val="000000"/>
                <w:sz w:val="23"/>
                <w:szCs w:val="23"/>
              </w:rPr>
              <m:t>C</m:t>
            </m:r>
          </m:e>
          <m:sub>
            <m:r>
              <w:rPr xmlns:w="http://schemas.openxmlformats.org/wordprocessingml/2006/main">
                <w:rFonts w:ascii="Cambria Math" w:hAnsi="Cambria Math"/>
                <w:i/>
                <w:color w:val="000000"/>
                <w:sz w:val="23"/>
                <w:szCs w:val="23"/>
              </w:rPr>
              <m:t>t</m:t>
            </m:r>
            <m:r>
              <w:rPr xmlns:w="http://schemas.openxmlformats.org/wordprocessingml/2006/main">
                <w:rFonts w:ascii="Cambria Math" w:hAnsi="Cambria Math"/>
                <w:i/>
                <w:color w:val="000000"/>
                <w:sz w:val="23"/>
                <w:szCs w:val="23"/>
              </w:rPr>
              <m:t>o</m:t>
            </m:r>
            <m:r>
              <w:rPr xmlns:w="http://schemas.openxmlformats.org/wordprocessingml/2006/main">
                <w:rFonts w:ascii="Cambria Math" w:hAnsi="Cambria Math"/>
                <w:i/>
                <w:color w:val="000000"/>
                <w:sz w:val="23"/>
                <w:szCs w:val="23"/>
              </w:rPr>
              <m:t>t</m:t>
            </m:r>
            <m:r>
              <w:rPr xmlns:w="http://schemas.openxmlformats.org/wordprocessingml/2006/main">
                <w:rFonts w:ascii="Cambria Math" w:hAnsi="Cambria Math"/>
                <w:i/>
                <w:color w:val="000000"/>
                <w:sz w:val="23"/>
                <w:szCs w:val="23"/>
              </w:rPr>
              <m:t>a</m:t>
            </m:r>
            <m:r>
              <w:rPr xmlns:w="http://schemas.openxmlformats.org/wordprocessingml/2006/main">
                <w:rFonts w:ascii="Cambria Math" w:hAnsi="Cambria Math"/>
                <w:i/>
                <w:color w:val="000000"/>
                <w:sz w:val="23"/>
                <w:szCs w:val="23"/>
              </w:rPr>
              <m:t>l</m:t>
            </m:r>
          </m:sub>
        </m:sSub>
      </m:oMath>
      <w:r>
        <w:rPr>
          <w:rtl w:val="0"/>
          <w:lang w:val="en-US"/>
        </w:rPr>
        <w:t xml:space="preserve"> or a monotone transformation thereof):</w:t>
      </w:r>
    </w:p>
    <w:p>
      <w:pPr>
        <w:pStyle w:val="Body Text"/>
        <w:jc w:val="center"/>
        <w:rPr>
          <w:color w:val="000000"/>
          <w:sz w:val="22"/>
        </w:rPr>
      </w:pPr>
      <m:oMathPara>
        <m:oMathParaPr>
          <m:jc m:val="center"/>
        </m:oMathParaPr>
        <m:oMath>
          <m:r>
            <w:rPr xmlns:w="http://schemas.openxmlformats.org/wordprocessingml/2006/main">
              <w:rFonts w:ascii="Cambria Math" w:hAnsi="Cambria Math"/>
              <w:i/>
              <w:color w:val="000000"/>
              <w:sz w:val="23"/>
              <w:szCs w:val="23"/>
            </w:rPr>
            <m:t>P</m:t>
          </m:r>
          <m:r>
            <w:rPr xmlns:w="http://schemas.openxmlformats.org/wordprocessingml/2006/main">
              <w:rFonts w:ascii="Cambria Math" w:hAnsi="Cambria Math"/>
              <w:i/>
              <w:color w:val="000000"/>
              <w:sz w:val="23"/>
              <w:szCs w:val="23"/>
            </w:rPr>
            <m:t>r</m:t>
          </m:r>
          <m:r>
            <w:rPr xmlns:w="http://schemas.openxmlformats.org/wordprocessingml/2006/main">
              <w:rFonts w:ascii="Cambria Math" w:hAnsi="Cambria Math"/>
              <w:i/>
              <w:color w:val="000000"/>
              <w:sz w:val="23"/>
              <w:szCs w:val="23"/>
            </w:rPr>
            <m:t>o</m:t>
          </m:r>
          <m:r>
            <w:rPr xmlns:w="http://schemas.openxmlformats.org/wordprocessingml/2006/main">
              <w:rFonts w:ascii="Cambria Math" w:hAnsi="Cambria Math"/>
              <w:i/>
              <w:color w:val="000000"/>
              <w:sz w:val="23"/>
              <w:szCs w:val="23"/>
            </w:rPr>
            <m:t>t</m:t>
          </m:r>
          <m:r>
            <w:rPr xmlns:w="http://schemas.openxmlformats.org/wordprocessingml/2006/main">
              <w:rFonts w:ascii="Cambria Math" w:hAnsi="Cambria Math"/>
              <w:i/>
              <w:color w:val="000000"/>
              <w:sz w:val="23"/>
              <w:szCs w:val="23"/>
            </w:rPr>
            <m:t>o</m:t>
          </m:r>
          <m:r>
            <w:rPr xmlns:w="http://schemas.openxmlformats.org/wordprocessingml/2006/main">
              <w:rFonts w:ascii="Cambria Math" w:hAnsi="Cambria Math"/>
              <w:i/>
              <w:color w:val="000000"/>
              <w:sz w:val="23"/>
              <w:szCs w:val="23"/>
            </w:rPr>
            <m:t>c</m:t>
          </m:r>
          <m:r>
            <w:rPr xmlns:w="http://schemas.openxmlformats.org/wordprocessingml/2006/main">
              <w:rFonts w:ascii="Cambria Math" w:hAnsi="Cambria Math"/>
              <w:i/>
              <w:color w:val="000000"/>
              <w:sz w:val="23"/>
              <w:szCs w:val="23"/>
            </w:rPr>
            <m:t>o</m:t>
          </m:r>
          <m:sSub>
            <m:e>
              <m:r>
                <w:rPr xmlns:w="http://schemas.openxmlformats.org/wordprocessingml/2006/main">
                  <w:rFonts w:ascii="Cambria Math" w:hAnsi="Cambria Math"/>
                  <w:i/>
                  <w:color w:val="000000"/>
                  <w:sz w:val="23"/>
                  <w:szCs w:val="23"/>
                </w:rPr>
                <m:t>l</m:t>
              </m:r>
            </m:e>
            <m:sub>
              <m:r>
                <w:rPr xmlns:w="http://schemas.openxmlformats.org/wordprocessingml/2006/main">
                  <w:rFonts w:ascii="Cambria Math" w:hAnsi="Cambria Math"/>
                  <w:i/>
                  <w:color w:val="000000"/>
                  <w:sz w:val="23"/>
                  <w:szCs w:val="23"/>
                </w:rPr>
                <m:t>e</m:t>
              </m:r>
            </m:sub>
          </m:sSub>
          <m:r>
            <w:rPr xmlns:w="http://schemas.openxmlformats.org/wordprocessingml/2006/main">
              <w:rFonts w:ascii="Cambria Math" w:hAnsi="Cambria Math"/>
              <w:i/>
              <w:color w:val="000000"/>
              <w:sz w:val="23"/>
              <w:szCs w:val="23"/>
            </w:rPr>
            <m:t>=</m:t>
          </m:r>
          <m:d>
            <m:dPr>
              <m:ctrlPr>
                <w:rPr xmlns:w="http://schemas.openxmlformats.org/wordprocessingml/2006/main">
                  <w:rFonts w:ascii="Cambria Math" w:hAnsi="Cambria Math"/>
                  <w:i/>
                  <w:color w:val="000000"/>
                  <w:sz w:val="23"/>
                  <w:szCs w:val="23"/>
                </w:rPr>
              </m:ctrlPr>
              <m:begChr m:val="{"/>
              <m:endChr m:val=""/>
            </m:dPr>
            <m:e>
              <m:m>
                <m:mPr>
                  <m:ctrlPr>
                    <w:rPr xmlns:w="http://schemas.openxmlformats.org/wordprocessingml/2006/main">
                      <w:rFonts w:ascii="Cambria Math" w:hAnsi="Cambria Math"/>
                      <w:i/>
                      <w:color w:val="000000"/>
                      <w:sz w:val="23"/>
                      <w:szCs w:val="23"/>
                    </w:rPr>
                  </m:ctrlPr>
                  <m:baseJc m:val="center"/>
                  <m:plcHide m:val="on"/>
                  <m:mcs>
                    <m:mc>
                      <m:mcPr>
                        <m:count m:val="2"/>
                        <m:mcJc m:val="center"/>
                      </m:mcPr>
                    </m:mc>
                  </m:mcs>
                </m:mPr>
                <m:mr>
                  <m:e>
                    <m:r>
                      <m:rPr>
                        <m:nor/>
                      </m:rPr>
                      <w:rPr xmlns:w="http://schemas.openxmlformats.org/wordprocessingml/2006/main">
                        <w:rFonts w:ascii="Cambria Math" w:hAnsi="Cambria Math"/>
                        <w:i/>
                        <w:color w:val="000000"/>
                        <w:sz w:val="23"/>
                        <w:szCs w:val="23"/>
                      </w:rPr>
                      <m:t>Standard process</m:t>
                    </m:r>
                  </m:e>
                  <m:e>
                    <m:r>
                      <m:rPr>
                        <m:nor/>
                      </m:rPr>
                      <w:rPr xmlns:w="http://schemas.openxmlformats.org/wordprocessingml/2006/main">
                        <w:rFonts w:ascii="Cambria Math" w:hAnsi="Cambria Math"/>
                        <w:i/>
                        <w:color w:val="000000"/>
                        <w:sz w:val="23"/>
                        <w:szCs w:val="23"/>
                      </w:rPr>
                      <m:t>if</m:t>
                    </m:r>
                    <m:sSub>
                      <m:e>
                        <m:r>
                          <w:rPr xmlns:w="http://schemas.openxmlformats.org/wordprocessingml/2006/main">
                            <w:rFonts w:ascii="Cambria Math" w:hAnsi="Cambria Math"/>
                            <w:i/>
                            <w:color w:val="000000"/>
                            <w:sz w:val="23"/>
                            <w:szCs w:val="23"/>
                          </w:rPr>
                          <m:t>T</m:t>
                        </m:r>
                      </m:e>
                      <m:sub>
                        <m:r>
                          <w:rPr xmlns:w="http://schemas.openxmlformats.org/wordprocessingml/2006/main">
                            <w:rFonts w:ascii="Cambria Math" w:hAnsi="Cambria Math"/>
                            <w:i/>
                            <w:color w:val="000000"/>
                            <w:sz w:val="23"/>
                            <w:szCs w:val="23"/>
                          </w:rPr>
                          <m:t>e</m:t>
                        </m:r>
                      </m:sub>
                    </m:sSub>
                    <m:r>
                      <w:rPr xmlns:w="http://schemas.openxmlformats.org/wordprocessingml/2006/main">
                        <w:rFonts w:ascii="Cambria Math" w:hAnsi="Cambria Math"/>
                        <w:i/>
                        <w:color w:val="000000"/>
                        <w:sz w:val="23"/>
                        <w:szCs w:val="23"/>
                      </w:rPr>
                      <m:t>&lt;</m:t>
                    </m:r>
                    <m:sSub>
                      <m:e>
                        <m:r>
                          <w:rPr xmlns:w="http://schemas.openxmlformats.org/wordprocessingml/2006/main">
                            <w:rFonts w:ascii="Cambria Math" w:hAnsi="Cambria Math"/>
                            <w:i/>
                            <w:color w:val="000000"/>
                            <w:sz w:val="23"/>
                            <w:szCs w:val="23"/>
                          </w:rPr>
                          <m:t>t</m:t>
                        </m:r>
                      </m:e>
                      <m:sub>
                        <m:r>
                          <w:rPr xmlns:w="http://schemas.openxmlformats.org/wordprocessingml/2006/main">
                            <w:rFonts w:ascii="Cambria Math" w:hAnsi="Cambria Math"/>
                            <w:i/>
                            <w:color w:val="000000"/>
                            <w:sz w:val="23"/>
                            <w:szCs w:val="23"/>
                          </w:rPr>
                          <m:t>1</m:t>
                        </m:r>
                      </m:sub>
                    </m:sSub>
                  </m:e>
                </m:mr>
                <m:mr>
                  <m:e>
                    <m:r>
                      <m:rPr>
                        <m:nor/>
                      </m:rPr>
                      <w:rPr xmlns:w="http://schemas.openxmlformats.org/wordprocessingml/2006/main">
                        <w:rFonts w:ascii="Cambria Math" w:hAnsi="Cambria Math"/>
                        <w:i/>
                        <w:color w:val="000000"/>
                        <w:sz w:val="23"/>
                        <w:szCs w:val="23"/>
                      </w:rPr>
                      <m:t>Enhanced review</m:t>
                    </m:r>
                  </m:e>
                  <m:e>
                    <m:r>
                      <m:rPr>
                        <m:nor/>
                      </m:rPr>
                      <w:rPr xmlns:w="http://schemas.openxmlformats.org/wordprocessingml/2006/main">
                        <w:rFonts w:ascii="Cambria Math" w:hAnsi="Cambria Math"/>
                        <w:i/>
                        <w:color w:val="000000"/>
                        <w:sz w:val="23"/>
                        <w:szCs w:val="23"/>
                      </w:rPr>
                      <m:t>if</m:t>
                    </m:r>
                    <m:sSub>
                      <m:e>
                        <m:r>
                          <w:rPr xmlns:w="http://schemas.openxmlformats.org/wordprocessingml/2006/main">
                            <w:rFonts w:ascii="Cambria Math" w:hAnsi="Cambria Math"/>
                            <w:i/>
                            <w:color w:val="000000"/>
                            <w:sz w:val="23"/>
                            <w:szCs w:val="23"/>
                          </w:rPr>
                          <m:t>t</m:t>
                        </m:r>
                      </m:e>
                      <m:sub>
                        <m:r>
                          <w:rPr xmlns:w="http://schemas.openxmlformats.org/wordprocessingml/2006/main">
                            <w:rFonts w:ascii="Cambria Math" w:hAnsi="Cambria Math"/>
                            <w:i/>
                            <w:color w:val="000000"/>
                            <w:sz w:val="23"/>
                            <w:szCs w:val="23"/>
                          </w:rPr>
                          <m:t>1</m:t>
                        </m:r>
                      </m:sub>
                    </m:sSub>
                    <m: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T</m:t>
                        </m:r>
                      </m:e>
                      <m:sub>
                        <m:r>
                          <w:rPr xmlns:w="http://schemas.openxmlformats.org/wordprocessingml/2006/main">
                            <w:rFonts w:ascii="Cambria Math" w:hAnsi="Cambria Math"/>
                            <w:i/>
                            <w:color w:val="000000"/>
                            <w:sz w:val="23"/>
                            <w:szCs w:val="23"/>
                          </w:rPr>
                          <m:t>e</m:t>
                        </m:r>
                      </m:sub>
                    </m:sSub>
                    <m:r>
                      <w:rPr xmlns:w="http://schemas.openxmlformats.org/wordprocessingml/2006/main">
                        <w:rFonts w:ascii="Cambria Math" w:hAnsi="Cambria Math"/>
                        <w:i/>
                        <w:color w:val="000000"/>
                        <w:sz w:val="23"/>
                        <w:szCs w:val="23"/>
                      </w:rPr>
                      <m:t>&lt;</m:t>
                    </m:r>
                    <m:sSub>
                      <m:e>
                        <m:r>
                          <w:rPr xmlns:w="http://schemas.openxmlformats.org/wordprocessingml/2006/main">
                            <w:rFonts w:ascii="Cambria Math" w:hAnsi="Cambria Math"/>
                            <w:i/>
                            <w:color w:val="000000"/>
                            <w:sz w:val="23"/>
                            <w:szCs w:val="23"/>
                          </w:rPr>
                          <m:t>t</m:t>
                        </m:r>
                      </m:e>
                      <m:sub>
                        <m:r>
                          <w:rPr xmlns:w="http://schemas.openxmlformats.org/wordprocessingml/2006/main">
                            <w:rFonts w:ascii="Cambria Math" w:hAnsi="Cambria Math"/>
                            <w:i/>
                            <w:color w:val="000000"/>
                            <w:sz w:val="23"/>
                            <w:szCs w:val="23"/>
                          </w:rPr>
                          <m:t>2</m:t>
                        </m:r>
                      </m:sub>
                    </m:sSub>
                  </m:e>
                </m:mr>
                <m:mr>
                  <m:e>
                    <m:r>
                      <m:rPr>
                        <m:nor/>
                      </m:rPr>
                      <w:rPr xmlns:w="http://schemas.openxmlformats.org/wordprocessingml/2006/main">
                        <w:rFonts w:ascii="Cambria Math" w:hAnsi="Cambria Math"/>
                        <w:i/>
                        <w:color w:val="000000"/>
                        <w:sz w:val="23"/>
                        <w:szCs w:val="23"/>
                      </w:rPr>
                      <m:t>Cooling-off and second review</m:t>
                    </m:r>
                  </m:e>
                  <m:e>
                    <m:r>
                      <m:rPr>
                        <m:nor/>
                      </m:rPr>
                      <w:rPr xmlns:w="http://schemas.openxmlformats.org/wordprocessingml/2006/main">
                        <w:rFonts w:ascii="Cambria Math" w:hAnsi="Cambria Math"/>
                        <w:i/>
                        <w:color w:val="000000"/>
                        <w:sz w:val="23"/>
                        <w:szCs w:val="23"/>
                      </w:rPr>
                      <m:t>if</m:t>
                    </m:r>
                    <m:sSub>
                      <m:e>
                        <m:r>
                          <w:rPr xmlns:w="http://schemas.openxmlformats.org/wordprocessingml/2006/main">
                            <w:rFonts w:ascii="Cambria Math" w:hAnsi="Cambria Math"/>
                            <w:i/>
                            <w:color w:val="000000"/>
                            <w:sz w:val="23"/>
                            <w:szCs w:val="23"/>
                          </w:rPr>
                          <m:t>T</m:t>
                        </m:r>
                      </m:e>
                      <m:sub>
                        <m:r>
                          <w:rPr xmlns:w="http://schemas.openxmlformats.org/wordprocessingml/2006/main">
                            <w:rFonts w:ascii="Cambria Math" w:hAnsi="Cambria Math"/>
                            <w:i/>
                            <w:color w:val="000000"/>
                            <w:sz w:val="23"/>
                            <w:szCs w:val="23"/>
                          </w:rPr>
                          <m:t>e</m:t>
                        </m:r>
                      </m:sub>
                    </m:sSub>
                    <m: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t</m:t>
                        </m:r>
                      </m:e>
                      <m:sub>
                        <m:r>
                          <w:rPr xmlns:w="http://schemas.openxmlformats.org/wordprocessingml/2006/main">
                            <w:rFonts w:ascii="Cambria Math" w:hAnsi="Cambria Math"/>
                            <w:i/>
                            <w:color w:val="000000"/>
                            <w:sz w:val="23"/>
                            <w:szCs w:val="23"/>
                          </w:rPr>
                          <m:t>2</m:t>
                        </m:r>
                      </m:sub>
                    </m:sSub>
                  </m:e>
                </m:mr>
              </m:m>
            </m:e>
          </m:d>
        </m:oMath>
      </m:oMathPara>
    </w:p>
    <w:p>
      <w:pPr>
        <w:pStyle w:val="First Paragraph"/>
        <w:rPr>
          <w:color w:val="000000"/>
          <w:sz w:val="22"/>
        </w:rPr>
      </w:pPr>
      <w:r>
        <w:rPr>
          <w:rtl w:val="0"/>
          <w:lang w:val="en-US"/>
        </w:rPr>
        <w:t xml:space="preserve">Thresholds </w:t>
      </w:r>
      <m:oMath>
        <m:sSub>
          <m:e>
            <m:r>
              <w:rPr xmlns:w="http://schemas.openxmlformats.org/wordprocessingml/2006/main">
                <w:rFonts w:ascii="Cambria Math" w:hAnsi="Cambria Math"/>
                <w:i/>
                <w:color w:val="000000"/>
                <w:sz w:val="23"/>
                <w:szCs w:val="23"/>
              </w:rPr>
              <m:t>t</m:t>
            </m:r>
          </m:e>
          <m:sub>
            <m:r>
              <w:rPr xmlns:w="http://schemas.openxmlformats.org/wordprocessingml/2006/main">
                <w:rFonts w:ascii="Cambria Math" w:hAnsi="Cambria Math"/>
                <w:i/>
                <w:color w:val="000000"/>
                <w:sz w:val="23"/>
                <w:szCs w:val="23"/>
              </w:rPr>
              <m:t>1</m:t>
            </m:r>
          </m:sub>
        </m:sSub>
      </m:oMath>
      <w:r>
        <w:rPr>
          <w:rtl w:val="0"/>
          <w:lang w:val="en-US"/>
        </w:rPr>
        <w:t xml:space="preserve">, </w:t>
      </w:r>
      <m:oMath>
        <m:sSub>
          <m:e>
            <m:r>
              <w:rPr xmlns:w="http://schemas.openxmlformats.org/wordprocessingml/2006/main">
                <w:rFonts w:ascii="Cambria Math" w:hAnsi="Cambria Math"/>
                <w:i/>
                <w:color w:val="000000"/>
                <w:sz w:val="23"/>
                <w:szCs w:val="23"/>
              </w:rPr>
              <m:t>t</m:t>
            </m:r>
          </m:e>
          <m:sub>
            <m:r>
              <w:rPr xmlns:w="http://schemas.openxmlformats.org/wordprocessingml/2006/main">
                <w:rFonts w:ascii="Cambria Math" w:hAnsi="Cambria Math"/>
                <w:i/>
                <w:color w:val="000000"/>
                <w:sz w:val="23"/>
                <w:szCs w:val="23"/>
              </w:rPr>
              <m:t>2</m:t>
            </m:r>
          </m:sub>
        </m:sSub>
      </m:oMath>
      <w:r>
        <w:rPr>
          <w:rtl w:val="0"/>
          <w:lang w:val="en-US"/>
        </w:rPr>
        <w:t xml:space="preserve"> and the operational meaning of each protocol step are specified ex ante in the scenario manifest.</w:t>
      </w:r>
    </w:p>
    <w:p>
      <w:pPr>
        <w:pStyle w:val="Heading 2"/>
      </w:pPr>
      <w:bookmarkStart w:name="designofthesurvey" w:id="144"/>
      <w:r>
        <w:rPr>
          <w:rFonts w:cs="Arial Unicode MS" w:eastAsia="Arial Unicode MS"/>
          <w:rtl w:val="0"/>
          <w:lang w:val="en-US"/>
        </w:rPr>
        <w:t>4.4 Design of the Survey</w:t>
      </w:r>
      <w:bookmarkEnd w:id="144"/>
      <w:bookmarkEnd w:id="143"/>
    </w:p>
    <w:p>
      <w:pPr>
        <w:pStyle w:val="Heading 3"/>
      </w:pPr>
      <w:bookmarkStart w:name="overallsurveystructure" w:id="145"/>
      <w:r>
        <w:rPr>
          <w:rFonts w:cs="Arial Unicode MS" w:eastAsia="Arial Unicode MS"/>
          <w:rtl w:val="0"/>
          <w:lang w:val="en-US"/>
        </w:rPr>
        <w:t>4.4.1 Overall Survey Structure</w:t>
      </w:r>
    </w:p>
    <w:p>
      <w:pPr>
        <w:pStyle w:val="First Paragraph"/>
      </w:pPr>
      <w:r>
        <w:rPr>
          <w:rtl w:val="0"/>
          <w:lang w:val="en-US"/>
        </w:rPr>
        <w:t>The survey consists of four sequential sections.</w:t>
      </w:r>
    </w:p>
    <w:p>
      <w:pPr>
        <w:pStyle w:val="Body Text"/>
      </w:pPr>
      <w:r>
        <w:rPr>
          <w:rtl w:val="0"/>
          <w:lang w:val="en-US"/>
        </w:rPr>
        <w:t>Section 1 (Demographics and Professional Profile) collects regression controls: years of portfolio management experience, AUM range, institution type, mandate type, geographic focus, discretionary authority (three-level ordinal: full / partial-committee / advisory), and professional certifications.</w:t>
      </w:r>
    </w:p>
    <w:p>
      <w:pPr>
        <w:pStyle w:val="Body Text"/>
      </w:pPr>
      <w:r>
        <w:rPr>
          <w:rtl w:val="0"/>
          <w:lang w:val="en-US"/>
        </w:rPr>
        <w:t xml:space="preserve">Section 2 (Scenario Responses </w:t>
      </w:r>
      <w:r>
        <w:rPr>
          <w:rtl w:val="0"/>
          <w:lang w:val="en-US"/>
        </w:rPr>
        <w:t xml:space="preserve">– </w:t>
      </w:r>
      <w:r>
        <w:rPr>
          <w:rtl w:val="0"/>
          <w:lang w:val="en-US"/>
        </w:rPr>
        <w:t>Experimental Core) presents the eight information shock scenarios. The scenario format is described in Section 4.4.2; treatment scenarios include the dashboard (Section 4.3.6), control scenarios do not. The manager records the NRS response (Section 4.4.5) after each scenario.</w:t>
      </w:r>
    </w:p>
    <w:p>
      <w:pPr>
        <w:pStyle w:val="Body Text"/>
      </w:pPr>
      <w:r>
        <w:rPr>
          <w:rtl w:val="0"/>
          <w:lang w:val="en-US"/>
        </w:rPr>
        <w:t>Section 3 (Post-Experiment Questions) administers two items after all eight scenarios. A manipulation check (</w:t>
      </w:r>
      <w:r>
        <w:rPr>
          <w:rtl w:val="0"/>
          <w:lang w:val="en-US"/>
        </w:rPr>
        <w:t>“</w:t>
      </w:r>
      <w:r>
        <w:rPr>
          <w:rtl w:val="0"/>
          <w:lang w:val="en-US"/>
        </w:rPr>
        <w:t>Did the Shock Score dashboard influence your decision</w:t>
      </w:r>
      <w:r>
        <w:rPr>
          <w:rtl w:val="0"/>
          <w:lang w:val="en-US"/>
        </w:rPr>
        <w:t>…</w:t>
      </w:r>
      <w:r>
        <w:rPr>
          <w:rtl w:val="0"/>
          <w:lang w:val="en-US"/>
        </w:rPr>
        <w:t>?</w:t>
      </w:r>
      <w:r>
        <w:rPr>
          <w:rtl w:val="0"/>
          <w:lang w:val="en-US"/>
        </w:rPr>
        <w:t>”</w:t>
      </w:r>
      <w:r>
        <w:rPr>
          <w:rtl w:val="0"/>
          <w:lang w:val="en-US"/>
        </w:rPr>
        <w:t>; Yes/No/Unsure) verifies that treatment-condition respondents noticed and processed the dashboard. A perceived-usefulness item (5-point scale) informs the Chapter 6 recommendations but is not used in hypothesis testing.</w:t>
      </w:r>
    </w:p>
    <w:p>
      <w:pPr>
        <w:pStyle w:val="Body Text"/>
      </w:pPr>
      <w:r>
        <w:rPr>
          <w:rtl w:val="0"/>
          <w:lang w:val="en-US"/>
        </w:rPr>
        <w:t>Section 4 (Closing) contains consent confirmation, an optional open-text feedback field, and contact information for follow-up research.</w:t>
      </w:r>
    </w:p>
    <w:p>
      <w:pPr>
        <w:pStyle w:val="Body Text"/>
      </w:pPr>
      <w:r>
        <w:rPr>
          <w:rtl w:val="0"/>
          <w:lang w:val="en-US"/>
        </w:rPr>
        <w:t xml:space="preserve">The instrument is implemented in Google Forms. Because conditional display is unsupported within a single form, treatment manipulation is achieved through six distinct forms (3 blocks </w:t>
      </w:r>
      <w:r>
        <w:rPr>
          <w:rtl w:val="0"/>
          <w:lang w:val="en-US"/>
        </w:rPr>
        <w:t xml:space="preserve">× </w:t>
      </w:r>
      <w:r>
        <w:rPr>
          <w:rtl w:val="0"/>
          <w:lang w:val="en-US"/>
        </w:rPr>
        <w:t>2 versions), each pre-assigning scenarios to treatment or control (Section 4.4.4). Charts and dashboards are embedded as PNG images.</w:t>
      </w:r>
    </w:p>
    <w:p>
      <w:pPr>
        <w:pStyle w:val="Heading 3"/>
      </w:pPr>
      <w:bookmarkStart w:name="scenariopresentationformat" w:id="146"/>
      <w:r>
        <w:rPr>
          <w:rFonts w:cs="Arial Unicode MS" w:eastAsia="Arial Unicode MS"/>
          <w:rtl w:val="0"/>
          <w:lang w:val="it-IT"/>
        </w:rPr>
        <w:t>4.4.2 Scenario Presentation Format</w:t>
      </w:r>
    </w:p>
    <w:p>
      <w:pPr>
        <w:pStyle w:val="First Paragraph"/>
      </w:pPr>
      <w:r>
        <w:rPr>
          <w:rtl w:val="0"/>
          <w:lang w:val="en-US"/>
        </w:rPr>
        <w:t>Each scenario places the manager at a decision point shortly after the shock but before the day</w:t>
      </w:r>
      <w:r>
        <w:rPr>
          <w:rtl w:val="0"/>
          <w:lang w:val="en-US"/>
        </w:rPr>
        <w:t>’</w:t>
      </w:r>
      <w:r>
        <w:rPr>
          <w:rtl w:val="0"/>
          <w:lang w:val="en-US"/>
        </w:rPr>
        <w:t>s price resolution. Showing the full day would convert the task from decision-under-uncertainty into outcome evaluation; the Shock Score</w:t>
      </w:r>
      <w:r>
        <w:rPr>
          <w:rtl w:val="0"/>
          <w:lang w:val="en-US"/>
        </w:rPr>
        <w:t>’</w:t>
      </w:r>
      <w:r>
        <w:rPr>
          <w:rtl w:val="0"/>
          <w:lang w:val="en-US"/>
        </w:rPr>
        <w:t>s value is greatest when news has hit but the market has not yet fully digested it.</w:t>
      </w:r>
    </w:p>
    <w:p>
      <w:pPr>
        <w:pStyle w:val="Body Text"/>
      </w:pPr>
      <w:r>
        <w:rPr>
          <w:rtl w:val="0"/>
          <w:lang w:val="en-US"/>
        </w:rPr>
        <w:t>Each scenario presents:</w:t>
      </w:r>
    </w:p>
    <w:p>
      <w:pPr>
        <w:pStyle w:val="Body"/>
        <w:numPr>
          <w:ilvl w:val="0"/>
          <w:numId w:val="6"/>
        </w:numPr>
        <w:rPr>
          <w:lang w:val="en-US"/>
        </w:rPr>
      </w:pPr>
      <w:r>
        <w:rPr>
          <w:rtl w:val="0"/>
          <w:lang w:val="en-US"/>
        </w:rPr>
        <w:t>Stock identification header: company name, ticker, GICS sector, and shock-bar percentage change, formatted in a style modelled on financial data platforms.</w:t>
      </w:r>
    </w:p>
    <w:p>
      <w:pPr>
        <w:pStyle w:val="Body"/>
        <w:numPr>
          <w:ilvl w:val="0"/>
          <w:numId w:val="6"/>
        </w:numPr>
        <w:rPr>
          <w:lang w:val="en-US"/>
        </w:rPr>
      </w:pPr>
      <w:r>
        <w:rPr>
          <w:rtl w:val="0"/>
          <w:lang w:val="en-US"/>
        </w:rPr>
        <w:t xml:space="preserve">Intraday price chart: a Bloomberg-style dark-theme chart of 30-minute bars over two trading days </w:t>
      </w:r>
      <w:r>
        <w:rPr>
          <w:rtl w:val="0"/>
        </w:rPr>
        <w:t xml:space="preserve">– </w:t>
      </w:r>
      <w:r>
        <w:rPr>
          <w:rtl w:val="0"/>
          <w:lang w:val="en-US"/>
        </w:rPr>
        <w:t>the full preceding day and the event day through two bars after the shock. The line is coloured by the 2-hour post-event reaction (green positive, red negative); volume bars are grey, with the shock bar retaining the directional colour. Embedded as PNG.</w:t>
      </w:r>
    </w:p>
    <w:p>
      <w:pPr>
        <w:pStyle w:val="Body"/>
        <w:numPr>
          <w:ilvl w:val="0"/>
          <w:numId w:val="6"/>
        </w:numPr>
        <w:rPr>
          <w:lang w:val="en-US"/>
        </w:rPr>
      </w:pPr>
      <w:r>
        <w:rPr>
          <w:rtl w:val="0"/>
          <w:lang w:val="en-US"/>
        </w:rPr>
        <w:t>News event: headline and a 2-to-3-sentence summary. High-SC_total scenarios (clusters of 6+ articles) include a brief cluster summary noting coverage breadth alongside the most prominent headline.</w:t>
      </w:r>
    </w:p>
    <w:p>
      <w:pPr>
        <w:pStyle w:val="Body"/>
        <w:numPr>
          <w:ilvl w:val="0"/>
          <w:numId w:val="6"/>
        </w:numPr>
        <w:rPr>
          <w:lang w:val="en-US"/>
        </w:rPr>
      </w:pPr>
      <w:r>
        <w:rPr>
          <w:rtl w:val="0"/>
          <w:lang w:val="en-US"/>
        </w:rPr>
        <w:t>Treatment condition only (ShowSC = 1): the four-signal dashboard (Sentiment Direction, Shock Severity, Persistence Horizon, Protocol), colour-coded by category.</w:t>
      </w:r>
    </w:p>
    <w:p>
      <w:pPr>
        <w:pStyle w:val="Body"/>
        <w:numPr>
          <w:ilvl w:val="0"/>
          <w:numId w:val="6"/>
        </w:numPr>
        <w:rPr>
          <w:lang w:val="en-US"/>
        </w:rPr>
      </w:pPr>
      <w:r>
        <w:rPr>
          <w:rtl w:val="0"/>
          <w:lang w:val="en-US"/>
        </w:rPr>
        <w:t>NRS response item: the seven-point scale (Section 4.4.5).</w:t>
      </w:r>
    </w:p>
    <w:p>
      <w:pPr>
        <w:pStyle w:val="Body"/>
        <w:spacing w:line="240" w:lineRule="auto"/>
      </w:pPr>
      <w:r>
        <w:rPr>
          <w:rFonts w:ascii="Arial Unicode MS" w:cs="Arial Unicode MS" w:hAnsi="Arial Unicode MS" w:eastAsia="Arial Unicode MS"/>
          <w:b w:val="0"/>
          <w:bCs w:val="0"/>
          <w:i w:val="0"/>
          <w:iCs w:val="0"/>
        </w:rPr>
        <w:br w:type="page"/>
      </w:r>
    </w:p>
    <w:p>
      <w:pPr>
        <w:pStyle w:val="First Paragraph"/>
      </w:pPr>
      <w:r>
        <w:rPr>
          <w:b w:val="1"/>
          <w:bCs w:val="1"/>
          <w:rtl w:val="0"/>
          <w:lang w:val="en-US"/>
        </w:rPr>
        <w:t>Figure 4.3</w:t>
      </w:r>
    </w:p>
    <w:p>
      <w:pPr>
        <w:pStyle w:val="Body Text"/>
        <w:rPr>
          <w:i w:val="1"/>
          <w:iCs w:val="1"/>
        </w:rPr>
      </w:pPr>
      <w:r>
        <w:rPr>
          <w:i w:val="1"/>
          <w:iCs w:val="1"/>
          <w:rtl w:val="0"/>
          <w:lang w:val="en-US"/>
        </w:rPr>
        <w:t>Example Scenario Presentation in the Treatment Condition</w:t>
      </w:r>
    </w:p>
    <w:p>
      <w:pPr>
        <w:pStyle w:val="Body Text"/>
      </w:pPr>
      <w:r>
        <w:drawing xmlns:a="http://schemas.openxmlformats.org/drawingml/2006/main">
          <wp:inline distT="0" distB="0" distL="0" distR="0">
            <wp:extent cx="3557953" cy="6529755"/>
            <wp:effectExtent l="0" t="0" r="0" b="0"/>
            <wp:docPr id="1073741829" name="officeArt object" descr="Picture"/>
            <wp:cNvGraphicFramePr/>
            <a:graphic xmlns:a="http://schemas.openxmlformats.org/drawingml/2006/main">
              <a:graphicData uri="http://schemas.openxmlformats.org/drawingml/2006/picture">
                <pic:pic xmlns:pic="http://schemas.openxmlformats.org/drawingml/2006/picture">
                  <pic:nvPicPr>
                    <pic:cNvPr id="1073741829" name="Picture" descr="Picture"/>
                    <pic:cNvPicPr>
                      <a:picLocks noChangeAspect="1"/>
                    </pic:cNvPicPr>
                  </pic:nvPicPr>
                  <pic:blipFill>
                    <a:blip r:embed="rId11">
                      <a:extLst/>
                    </a:blip>
                    <a:stretch>
                      <a:fillRect/>
                    </a:stretch>
                  </pic:blipFill>
                  <pic:spPr>
                    <a:xfrm>
                      <a:off x="0" y="0"/>
                      <a:ext cx="3557953" cy="6529755"/>
                    </a:xfrm>
                    <a:prstGeom prst="rect">
                      <a:avLst/>
                    </a:prstGeom>
                    <a:ln w="12700" cap="flat">
                      <a:noFill/>
                      <a:miter lim="400000"/>
                    </a:ln>
                    <a:effectLst/>
                  </pic:spPr>
                </pic:pic>
              </a:graphicData>
            </a:graphic>
          </wp:inline>
        </w:drawing>
      </w:r>
    </w:p>
    <w:p>
      <w:pPr>
        <w:pStyle w:val="Body Text"/>
      </w:pPr>
    </w:p>
    <w:p>
      <w:pPr>
        <w:pStyle w:val="Body Text"/>
      </w:pPr>
      <w:r>
        <w:rPr>
          <w:i w:val="1"/>
          <w:iCs w:val="1"/>
          <w:rtl w:val="0"/>
          <w:lang w:val="en-US"/>
        </w:rPr>
        <w:t>Note.</w:t>
      </w:r>
      <w:r>
        <w:rPr>
          <w:rtl w:val="0"/>
          <w:lang w:val="en-US"/>
        </w:rPr>
        <w:t xml:space="preserve"> The figure displays a complete scenario as seen by a respondent in the ShowSC = 1 condition, including the stock identification header, intraday price chart, news summary, Shock Score dashboard, and NRS response item.</w:t>
      </w:r>
      <w:r>
        <w:br w:type="textWrapping"/>
      </w:r>
      <w:commentRangeStart w:id="147"/>
    </w:p>
    <w:p>
      <w:pPr>
        <w:pStyle w:val="Body Text"/>
      </w:pPr>
      <w:r>
        <w:rPr>
          <w:rtl w:val="0"/>
          <w:lang w:val="en-US"/>
        </w:rPr>
        <w:t>All prices are presented as percentage returns, eliminating anchoring on absolute price levels (Tversky &amp; Kahneman, 1974) and matching professional convention (basis points, percentage moves).</w:t>
      </w:r>
      <w:commentRangeEnd w:id="147"/>
      <w:r>
        <w:commentReference w:id="147"/>
      </w:r>
    </w:p>
    <w:p>
      <w:pPr>
        <w:pStyle w:val="Body Text"/>
      </w:pPr>
      <w:r>
        <w:rPr>
          <w:rtl w:val="0"/>
          <w:lang w:val="en-US"/>
        </w:rPr>
        <w:t xml:space="preserve">The portfolio context statement appears once in the survey introduction: </w:t>
      </w:r>
      <w:r>
        <w:rPr>
          <w:rtl w:val="0"/>
          <w:lang w:val="en-US"/>
        </w:rPr>
        <w:t>“</w:t>
      </w:r>
      <w:r>
        <w:rPr>
          <w:rtl w:val="0"/>
          <w:lang w:val="en-US"/>
        </w:rPr>
        <w:t>You manage a diversified equity portfolio with equal weights across 24 stocks. The following events have occurred for individual holdings in your portfolio.</w:t>
      </w:r>
      <w:r>
        <w:rPr>
          <w:rtl w:val="0"/>
          <w:lang w:val="en-US"/>
        </w:rPr>
        <w:t>”</w:t>
      </w:r>
    </w:p>
    <w:p>
      <w:pPr>
        <w:pStyle w:val="Body Text"/>
      </w:pPr>
      <w:r>
        <w:rPr>
          <w:rtl w:val="0"/>
          <w:lang w:val="en-US"/>
        </w:rPr>
        <w:t>See Appendix 4 for survey questionnaire examples.</w:t>
      </w:r>
    </w:p>
    <w:p>
      <w:pPr>
        <w:pStyle w:val="Heading 3"/>
      </w:pPr>
      <w:bookmarkStart w:name="treatmentimplementation" w:id="148"/>
      <w:r>
        <w:rPr>
          <w:rFonts w:cs="Arial Unicode MS" w:eastAsia="Arial Unicode MS"/>
          <w:rtl w:val="0"/>
          <w:lang w:val="en-US"/>
        </w:rPr>
        <w:t>4.4.3 Treatment Implementation</w:t>
      </w:r>
    </w:p>
    <w:p>
      <w:pPr>
        <w:pStyle w:val="First Paragraph"/>
      </w:pPr>
      <w:r>
        <w:rPr>
          <w:rtl w:val="0"/>
          <w:lang w:val="en-US"/>
        </w:rPr>
        <w:t>Each manager responds to four control scenarios (ShowSC = 0) and four treatment scenarios (ShowSC = 1). The dashboard appears directly below the scenario description in the treatment condition and is absent (without placeholder or reference) in the control condition.</w:t>
      </w:r>
    </w:p>
    <w:p>
      <w:pPr>
        <w:pStyle w:val="Body Text"/>
      </w:pPr>
      <w:r>
        <w:rPr>
          <w:rtl w:val="0"/>
          <w:lang w:val="en-US"/>
        </w:rPr>
        <w:t>Treatment and control scenarios are interleaved within each respondent</w:t>
      </w:r>
      <w:r>
        <w:rPr>
          <w:rtl w:val="0"/>
          <w:lang w:val="en-US"/>
        </w:rPr>
        <w:t>’</w:t>
      </w:r>
      <w:r>
        <w:rPr>
          <w:rtl w:val="0"/>
          <w:lang w:val="en-US"/>
        </w:rPr>
        <w:t>s sequence to prevent condition clustering and confounding with learning or fatigue effects. The interleaving pattern follows the counterbalancing strategy in Section 4.4.4.</w:t>
      </w:r>
    </w:p>
    <w:p>
      <w:pPr>
        <w:pStyle w:val="Heading 3"/>
      </w:pPr>
      <w:bookmarkStart w:name="counterbalancingstrategy" w:id="149"/>
      <w:r>
        <w:rPr>
          <w:rFonts w:cs="Arial Unicode MS" w:eastAsia="Arial Unicode MS"/>
          <w:rtl w:val="0"/>
          <w:lang w:val="en-US"/>
        </w:rPr>
        <w:t>4.4.4 Counterbalancing Strategy</w:t>
      </w:r>
      <w:r>
        <w:br w:type="textWrapping"/>
      </w:r>
      <w:commentRangeStart w:id="150"/>
    </w:p>
    <w:p>
      <w:pPr>
        <w:pStyle w:val="First Paragraph"/>
      </w:pPr>
      <w:r>
        <w:rPr>
          <w:rtl w:val="0"/>
          <w:lang w:val="en-US"/>
        </w:rPr>
        <w:t>A Latin square counterbalanced block design</w:t>
      </w:r>
      <w:ins w:id="151" w:date="2026-06-01T21:29:13Z" w:author="Stefano Canossa">
        <w:r>
          <w:rPr>
            <w:rtl w:val="0"/>
            <w:lang w:val="de-DE"/>
          </w:rPr>
          <w:t xml:space="preserve"> (add references)</w:t>
        </w:r>
      </w:ins>
      <w:r>
        <w:rPr>
          <w:rtl w:val="0"/>
          <w:lang w:val="en-US"/>
        </w:rPr>
        <w:t xml:space="preserve"> ensures treatment assignment is orthogonal to scenario characteristics and presentation order.</w:t>
      </w:r>
      <w:commentRangeEnd w:id="150"/>
      <w:r>
        <w:commentReference w:id="150"/>
      </w:r>
    </w:p>
    <w:p>
      <w:pPr>
        <w:pStyle w:val="Body Text"/>
      </w:pPr>
      <w:r>
        <w:rPr>
          <w:rtl w:val="0"/>
          <w:lang w:val="en-US"/>
        </w:rPr>
        <w:t>Between blocks: the 24 scenarios are distributed across three mutually exclusive blocks of eight (Section 4.3.1). Each respondent is randomly assigned to one block; no stock appears in more than one block.</w:t>
      </w:r>
    </w:p>
    <w:p>
      <w:pPr>
        <w:pStyle w:val="Body Text"/>
      </w:pPr>
      <w:r>
        <w:rPr>
          <w:rtl w:val="0"/>
          <w:lang w:val="en-US"/>
        </w:rPr>
        <w:t>Within blocks: two versions (V1 and V2) split each block</w:t>
      </w:r>
      <w:r>
        <w:rPr>
          <w:rtl w:val="0"/>
          <w:lang w:val="en-US"/>
        </w:rPr>
        <w:t>’</w:t>
      </w:r>
      <w:r>
        <w:rPr>
          <w:rtl w:val="0"/>
          <w:lang w:val="en-US"/>
        </w:rPr>
        <w:t>s scenarios into Group A (S1</w:t>
      </w:r>
      <w:r>
        <w:rPr>
          <w:rtl w:val="0"/>
          <w:lang w:val="en-US"/>
        </w:rPr>
        <w:t>–</w:t>
      </w:r>
      <w:r>
        <w:rPr>
          <w:rtl w:val="0"/>
          <w:lang w:val="en-US"/>
        </w:rPr>
        <w:t>S4) and Group B (S5</w:t>
      </w:r>
      <w:r>
        <w:rPr>
          <w:rtl w:val="0"/>
          <w:lang w:val="en-US"/>
        </w:rPr>
        <w:t>–</w:t>
      </w:r>
      <w:r>
        <w:rPr>
          <w:rtl w:val="0"/>
          <w:lang w:val="en-US"/>
        </w:rPr>
        <w:t>S8). V1 assigns Group A to ShowSC = 1 and Group B to ShowSC = 0; V2 reverses the assignment. Scenarios are interleaved A</w:t>
      </w:r>
      <w:r>
        <w:rPr>
          <w:rtl w:val="0"/>
          <w:lang w:val="en-US"/>
        </w:rPr>
        <w:t>–</w:t>
      </w:r>
      <w:r>
        <w:rPr>
          <w:rtl w:val="0"/>
          <w:lang w:val="en-US"/>
        </w:rPr>
        <w:t>B (S1, S5, S2, S6, S3, S7, S4, S8) within each version.</w:t>
      </w:r>
    </w:p>
    <w:p>
      <w:pPr>
        <w:pStyle w:val="Body Text"/>
      </w:pPr>
      <w:r>
        <w:rPr>
          <w:rtl w:val="0"/>
          <w:lang w:val="en-US"/>
        </w:rPr>
        <w:t xml:space="preserve">This yields six distinct forms (3 </w:t>
      </w:r>
      <w:r>
        <w:rPr>
          <w:rtl w:val="0"/>
          <w:lang w:val="en-US"/>
        </w:rPr>
        <w:t xml:space="preserve">× </w:t>
      </w:r>
      <w:r>
        <w:rPr>
          <w:rtl w:val="0"/>
          <w:lang w:val="en-US"/>
        </w:rPr>
        <w:t>2). Each scenario serves as treatment for roughly half of its block</w:t>
      </w:r>
      <w:r>
        <w:rPr>
          <w:rtl w:val="0"/>
          <w:lang w:val="en-US"/>
        </w:rPr>
        <w:t>’</w:t>
      </w:r>
      <w:r>
        <w:rPr>
          <w:rtl w:val="0"/>
          <w:lang w:val="en-US"/>
        </w:rPr>
        <w:t>s respondents and as control for the other half, ensuring observed treatment effects cannot be attributed to specific scenario characteristics and that scenario position is not confounded with treatment.</w:t>
      </w:r>
    </w:p>
    <w:p>
      <w:pPr>
        <w:pStyle w:val="Body Text"/>
      </w:pPr>
      <w:r>
        <w:rPr>
          <w:b w:val="1"/>
          <w:bCs w:val="1"/>
          <w:rtl w:val="0"/>
          <w:lang w:val="en-US"/>
        </w:rPr>
        <w:t>Table 4.6</w:t>
      </w:r>
    </w:p>
    <w:p>
      <w:pPr>
        <w:pStyle w:val="Body Text"/>
      </w:pPr>
      <w:r>
        <w:rPr>
          <w:i w:val="1"/>
          <w:iCs w:val="1"/>
          <w:rtl w:val="0"/>
          <w:lang w:val="en-US"/>
        </w:rPr>
        <w:t>Counterbalancing Design</w:t>
      </w:r>
    </w:p>
    <w:tbl>
      <w:tblPr>
        <w:tblW w:w="935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49"/>
        <w:gridCol w:w="1221"/>
        <w:gridCol w:w="2306"/>
        <w:gridCol w:w="2307"/>
        <w:gridCol w:w="2576"/>
      </w:tblGrid>
      <w:tr>
        <w:tblPrEx>
          <w:shd w:val="clear" w:color="auto" w:fill="156082"/>
        </w:tblPrEx>
        <w:trPr>
          <w:trHeight w:val="190" w:hRule="atLeast"/>
          <w:tblHeader/>
        </w:trPr>
        <w:tc>
          <w:tcPr>
            <w:tcW w:type="dxa" w:w="949"/>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Block</w:t>
            </w:r>
          </w:p>
        </w:tc>
        <w:tc>
          <w:tcPr>
            <w:tcW w:type="dxa" w:w="1220"/>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Version</w:t>
            </w:r>
          </w:p>
        </w:tc>
        <w:tc>
          <w:tcPr>
            <w:tcW w:type="dxa" w:w="2305"/>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Group A (S1-S4)</w:t>
            </w:r>
          </w:p>
        </w:tc>
        <w:tc>
          <w:tcPr>
            <w:tcW w:type="dxa" w:w="2306"/>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Group B (S5-S8)</w:t>
            </w:r>
          </w:p>
        </w:tc>
        <w:tc>
          <w:tcPr>
            <w:tcW w:type="dxa" w:w="2576"/>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Presentation Order</w:t>
            </w:r>
          </w:p>
        </w:tc>
      </w:tr>
      <w:tr>
        <w:tblPrEx>
          <w:shd w:val="clear" w:color="auto" w:fill="cad1d7"/>
        </w:tblPrEx>
        <w:trPr>
          <w:trHeight w:val="190" w:hRule="atLeast"/>
        </w:trPr>
        <w:tc>
          <w:tcPr>
            <w:tcW w:type="dxa" w:w="94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w:t>
            </w:r>
          </w:p>
        </w:tc>
        <w:tc>
          <w:tcPr>
            <w:tcW w:type="dxa" w:w="122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V1</w:t>
            </w:r>
          </w:p>
        </w:tc>
        <w:tc>
          <w:tcPr>
            <w:tcW w:type="dxa" w:w="230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ShowSC = 1</w:t>
            </w:r>
          </w:p>
        </w:tc>
        <w:tc>
          <w:tcPr>
            <w:tcW w:type="dxa" w:w="2306"/>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ShowSC = 0</w:t>
            </w:r>
          </w:p>
        </w:tc>
        <w:tc>
          <w:tcPr>
            <w:tcW w:type="dxa" w:w="2576"/>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S1, S5, S2, S6, S3, S7, S4, S8</w:t>
            </w:r>
          </w:p>
        </w:tc>
      </w:tr>
      <w:tr>
        <w:tblPrEx>
          <w:shd w:val="clear" w:color="auto" w:fill="cad1d7"/>
        </w:tblPrEx>
        <w:trPr>
          <w:trHeight w:val="180" w:hRule="atLeast"/>
        </w:trPr>
        <w:tc>
          <w:tcPr>
            <w:tcW w:type="dxa" w:w="94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w:t>
            </w:r>
          </w:p>
        </w:tc>
        <w:tc>
          <w:tcPr>
            <w:tcW w:type="dxa" w:w="122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V2</w:t>
            </w:r>
          </w:p>
        </w:tc>
        <w:tc>
          <w:tcPr>
            <w:tcW w:type="dxa" w:w="230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ShowSC = 0</w:t>
            </w:r>
          </w:p>
        </w:tc>
        <w:tc>
          <w:tcPr>
            <w:tcW w:type="dxa" w:w="2306"/>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ShowSC = 1</w:t>
            </w:r>
          </w:p>
        </w:tc>
        <w:tc>
          <w:tcPr>
            <w:tcW w:type="dxa" w:w="2576"/>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S1, S5, S2, S6, S3, S7, S4, S8</w:t>
            </w:r>
          </w:p>
        </w:tc>
      </w:tr>
      <w:tr>
        <w:tblPrEx>
          <w:shd w:val="clear" w:color="auto" w:fill="cad1d7"/>
        </w:tblPrEx>
        <w:trPr>
          <w:trHeight w:val="180" w:hRule="atLeast"/>
        </w:trPr>
        <w:tc>
          <w:tcPr>
            <w:tcW w:type="dxa" w:w="94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w:t>
            </w:r>
          </w:p>
        </w:tc>
        <w:tc>
          <w:tcPr>
            <w:tcW w:type="dxa" w:w="122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V1</w:t>
            </w:r>
          </w:p>
        </w:tc>
        <w:tc>
          <w:tcPr>
            <w:tcW w:type="dxa" w:w="230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ShowSC = 1</w:t>
            </w:r>
          </w:p>
        </w:tc>
        <w:tc>
          <w:tcPr>
            <w:tcW w:type="dxa" w:w="2306"/>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ShowSC = 0</w:t>
            </w:r>
          </w:p>
        </w:tc>
        <w:tc>
          <w:tcPr>
            <w:tcW w:type="dxa" w:w="2576"/>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S1, S5, S2, S6, S3, S7, S4, S8</w:t>
            </w:r>
          </w:p>
        </w:tc>
      </w:tr>
      <w:tr>
        <w:tblPrEx>
          <w:shd w:val="clear" w:color="auto" w:fill="cad1d7"/>
        </w:tblPrEx>
        <w:trPr>
          <w:trHeight w:val="180" w:hRule="atLeast"/>
        </w:trPr>
        <w:tc>
          <w:tcPr>
            <w:tcW w:type="dxa" w:w="94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w:t>
            </w:r>
          </w:p>
        </w:tc>
        <w:tc>
          <w:tcPr>
            <w:tcW w:type="dxa" w:w="122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V2</w:t>
            </w:r>
          </w:p>
        </w:tc>
        <w:tc>
          <w:tcPr>
            <w:tcW w:type="dxa" w:w="230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ShowSC = 0</w:t>
            </w:r>
          </w:p>
        </w:tc>
        <w:tc>
          <w:tcPr>
            <w:tcW w:type="dxa" w:w="2306"/>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ShowSC = 1</w:t>
            </w:r>
          </w:p>
        </w:tc>
        <w:tc>
          <w:tcPr>
            <w:tcW w:type="dxa" w:w="2576"/>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S1, S5, S2, S6, S3, S7, S4, S8</w:t>
            </w:r>
          </w:p>
        </w:tc>
      </w:tr>
      <w:tr>
        <w:tblPrEx>
          <w:shd w:val="clear" w:color="auto" w:fill="cad1d7"/>
        </w:tblPrEx>
        <w:trPr>
          <w:trHeight w:val="180" w:hRule="atLeast"/>
        </w:trPr>
        <w:tc>
          <w:tcPr>
            <w:tcW w:type="dxa" w:w="94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3</w:t>
            </w:r>
          </w:p>
        </w:tc>
        <w:tc>
          <w:tcPr>
            <w:tcW w:type="dxa" w:w="122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V1</w:t>
            </w:r>
          </w:p>
        </w:tc>
        <w:tc>
          <w:tcPr>
            <w:tcW w:type="dxa" w:w="230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ShowSC = 1</w:t>
            </w:r>
          </w:p>
        </w:tc>
        <w:tc>
          <w:tcPr>
            <w:tcW w:type="dxa" w:w="2306"/>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ShowSC = 0</w:t>
            </w:r>
          </w:p>
        </w:tc>
        <w:tc>
          <w:tcPr>
            <w:tcW w:type="dxa" w:w="2576"/>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S1, S5, S2, S6, S3, S7, S4, S8</w:t>
            </w:r>
          </w:p>
        </w:tc>
      </w:tr>
      <w:tr>
        <w:tblPrEx>
          <w:shd w:val="clear" w:color="auto" w:fill="cad1d7"/>
        </w:tblPrEx>
        <w:trPr>
          <w:trHeight w:val="180" w:hRule="atLeast"/>
        </w:trPr>
        <w:tc>
          <w:tcPr>
            <w:tcW w:type="dxa" w:w="94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3</w:t>
            </w:r>
          </w:p>
        </w:tc>
        <w:tc>
          <w:tcPr>
            <w:tcW w:type="dxa" w:w="122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V2</w:t>
            </w:r>
          </w:p>
        </w:tc>
        <w:tc>
          <w:tcPr>
            <w:tcW w:type="dxa" w:w="230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ShowSC = 0</w:t>
            </w:r>
          </w:p>
        </w:tc>
        <w:tc>
          <w:tcPr>
            <w:tcW w:type="dxa" w:w="2306"/>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ShowSC = 1</w:t>
            </w:r>
          </w:p>
        </w:tc>
        <w:tc>
          <w:tcPr>
            <w:tcW w:type="dxa" w:w="2576"/>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S1, S5, S2, S6, S3, S7, S4, S8</w:t>
            </w:r>
          </w:p>
        </w:tc>
      </w:tr>
    </w:tbl>
    <w:p>
      <w:pPr>
        <w:pStyle w:val="Body Text"/>
        <w:widowControl w:val="0"/>
        <w:spacing w:line="240" w:lineRule="auto"/>
      </w:pPr>
    </w:p>
    <w:p>
      <w:pPr>
        <w:pStyle w:val="Body Text"/>
      </w:pPr>
      <w:r>
        <w:rPr>
          <w:rtl w:val="0"/>
          <w:lang w:val="en-US"/>
        </w:rPr>
        <w:t>Note: respondents are randomly assigned to one of the six forms. Within each form, Group A and Group B scenarios are interleaved to prevent treatment clustering.</w:t>
      </w:r>
    </w:p>
    <w:p>
      <w:pPr>
        <w:pStyle w:val="Heading 3"/>
      </w:pPr>
      <w:bookmarkStart w:name="netriskstanceresponsemeasure" w:id="152"/>
      <w:r>
        <w:rPr>
          <w:rFonts w:cs="Arial Unicode MS" w:eastAsia="Arial Unicode MS"/>
          <w:rtl w:val="0"/>
          <w:lang w:val="en-US"/>
        </w:rPr>
        <w:t>4.4.5 Net Risk Stance Response Measure</w:t>
      </w:r>
    </w:p>
    <w:p>
      <w:pPr>
        <w:pStyle w:val="First Paragraph"/>
      </w:pPr>
      <w:r>
        <w:rPr>
          <w:rtl w:val="0"/>
          <w:lang w:val="en-US"/>
        </w:rPr>
        <w:t>For each scenario, the manager selects a single response on the seven-point Net Risk Stance scale (introduced in Section 2.3.1 and reproduced here for reference):</w:t>
      </w:r>
    </w:p>
    <w:p>
      <w:pPr>
        <w:pStyle w:val="Compact"/>
        <w:numPr>
          <w:ilvl w:val="0"/>
          <w:numId w:val="7"/>
        </w:numPr>
        <w:rPr>
          <w:lang w:val="en-US"/>
        </w:rPr>
      </w:pPr>
      <w:r>
        <w:rPr>
          <w:rtl w:val="0"/>
          <w:lang w:val="en-US"/>
        </w:rPr>
        <w:t>Strongly reduce exposure</w:t>
      </w:r>
    </w:p>
    <w:p>
      <w:pPr>
        <w:pStyle w:val="Compact"/>
        <w:numPr>
          <w:ilvl w:val="0"/>
          <w:numId w:val="6"/>
        </w:numPr>
        <w:rPr>
          <w:lang w:val="en-US"/>
        </w:rPr>
      </w:pPr>
      <w:r>
        <w:rPr>
          <w:rtl w:val="0"/>
          <w:lang w:val="en-US"/>
        </w:rPr>
        <w:t>Reduce exposure</w:t>
      </w:r>
    </w:p>
    <w:p>
      <w:pPr>
        <w:pStyle w:val="Compact"/>
        <w:numPr>
          <w:ilvl w:val="0"/>
          <w:numId w:val="6"/>
        </w:numPr>
        <w:rPr>
          <w:lang w:val="en-US"/>
        </w:rPr>
      </w:pPr>
      <w:r>
        <w:rPr>
          <w:rtl w:val="0"/>
          <w:lang w:val="en-US"/>
        </w:rPr>
        <w:t>Slightly reduce exposure</w:t>
      </w:r>
    </w:p>
    <w:p>
      <w:pPr>
        <w:pStyle w:val="Compact"/>
        <w:numPr>
          <w:ilvl w:val="0"/>
          <w:numId w:val="6"/>
        </w:numPr>
        <w:rPr>
          <w:lang w:val="en-US"/>
        </w:rPr>
      </w:pPr>
      <w:r>
        <w:rPr>
          <w:rtl w:val="0"/>
          <w:lang w:val="en-US"/>
        </w:rPr>
        <w:t>Maintain current exposure</w:t>
      </w:r>
    </w:p>
    <w:p>
      <w:pPr>
        <w:pStyle w:val="Compact"/>
        <w:numPr>
          <w:ilvl w:val="0"/>
          <w:numId w:val="6"/>
        </w:numPr>
        <w:rPr>
          <w:lang w:val="en-US"/>
        </w:rPr>
      </w:pPr>
      <w:r>
        <w:rPr>
          <w:rtl w:val="0"/>
          <w:lang w:val="en-US"/>
        </w:rPr>
        <w:t>Slightly increase exposure</w:t>
      </w:r>
    </w:p>
    <w:p>
      <w:pPr>
        <w:pStyle w:val="Compact"/>
        <w:numPr>
          <w:ilvl w:val="0"/>
          <w:numId w:val="6"/>
        </w:numPr>
        <w:rPr>
          <w:lang w:val="en-US"/>
        </w:rPr>
      </w:pPr>
      <w:r>
        <w:rPr>
          <w:rtl w:val="0"/>
          <w:lang w:val="en-US"/>
        </w:rPr>
        <w:t>Increase exposure</w:t>
      </w:r>
    </w:p>
    <w:p>
      <w:pPr>
        <w:pStyle w:val="Compact"/>
        <w:numPr>
          <w:ilvl w:val="0"/>
          <w:numId w:val="6"/>
        </w:numPr>
        <w:rPr>
          <w:lang w:val="en-US"/>
        </w:rPr>
      </w:pPr>
      <w:r>
        <w:rPr>
          <w:rtl w:val="0"/>
          <w:lang w:val="en-US"/>
        </w:rPr>
        <w:t>Strongly increase exposure</w:t>
      </w:r>
    </w:p>
    <w:p>
      <w:pPr>
        <w:pStyle w:val="First Paragraph"/>
      </w:pPr>
      <w:r>
        <w:rPr>
          <w:rtl w:val="0"/>
          <w:lang w:val="en-US"/>
        </w:rPr>
        <w:t xml:space="preserve">The NRS is a single-item measure. Single-item scales are appropriate here because the construct </w:t>
      </w:r>
      <w:r>
        <w:rPr>
          <w:rtl w:val="0"/>
          <w:lang w:val="en-US"/>
        </w:rPr>
        <w:t xml:space="preserve">– </w:t>
      </w:r>
      <w:r>
        <w:rPr>
          <w:rtl w:val="0"/>
          <w:lang w:val="en-US"/>
        </w:rPr>
        <w:t xml:space="preserve">directional portfolio adjustment intention </w:t>
      </w:r>
      <w:r>
        <w:rPr>
          <w:rtl w:val="0"/>
          <w:lang w:val="en-US"/>
        </w:rPr>
        <w:t xml:space="preserve">– </w:t>
      </w:r>
      <w:r>
        <w:rPr>
          <w:rtl w:val="0"/>
          <w:lang w:val="en-US"/>
        </w:rPr>
        <w:t>is concrete and unidimensional (unlike abstract psychological constructs requiring multi-item content validity), because managers routinely express positioning as directional calls (reduce / hold / increase), and because eight scenarios make per-scenario brevity essential for completion rates.</w:t>
      </w:r>
    </w:p>
    <w:p>
      <w:pPr>
        <w:pStyle w:val="Heading 3"/>
      </w:pPr>
      <w:bookmarkStart w:name="confoundcontrols" w:id="153"/>
      <w:r>
        <w:rPr>
          <w:rFonts w:cs="Arial Unicode MS" w:eastAsia="Arial Unicode MS"/>
          <w:rtl w:val="0"/>
          <w:lang w:val="en-US"/>
        </w:rPr>
        <w:t>4.4.6 Confound Controls</w:t>
      </w:r>
    </w:p>
    <w:p>
      <w:pPr>
        <w:pStyle w:val="First Paragraph"/>
      </w:pPr>
      <w:r>
        <w:rPr>
          <w:rtl w:val="0"/>
          <w:lang w:val="en-US"/>
        </w:rPr>
        <w:t xml:space="preserve">Several design features minimise confounds. Scenario descriptions use neutral framing without signalling a </w:t>
      </w:r>
      <w:r>
        <w:rPr>
          <w:rtl w:val="0"/>
          <w:lang w:val="en-US"/>
        </w:rPr>
        <w:t>“</w:t>
      </w:r>
      <w:r>
        <w:rPr>
          <w:rtl w:val="0"/>
          <w:lang w:val="en-US"/>
        </w:rPr>
        <w:t>correct</w:t>
      </w:r>
      <w:r>
        <w:rPr>
          <w:rtl w:val="0"/>
          <w:lang w:val="en-US"/>
        </w:rPr>
        <w:t xml:space="preserve">” </w:t>
      </w:r>
      <w:r>
        <w:rPr>
          <w:rtl w:val="0"/>
          <w:lang w:val="en-US"/>
        </w:rPr>
        <w:t>response. Instructions do not reveal the hypotheses or the expected direction of the Shock Score</w:t>
      </w:r>
      <w:r>
        <w:rPr>
          <w:rtl w:val="0"/>
          <w:lang w:val="en-US"/>
        </w:rPr>
        <w:t>’</w:t>
      </w:r>
      <w:r>
        <w:rPr>
          <w:rtl w:val="0"/>
          <w:lang w:val="en-US"/>
        </w:rPr>
        <w:t xml:space="preserve">s effect, and the within-subject design is not disclosed </w:t>
      </w:r>
      <w:r>
        <w:rPr>
          <w:rtl w:val="0"/>
          <w:lang w:val="en-US"/>
        </w:rPr>
        <w:t xml:space="preserve">– </w:t>
      </w:r>
      <w:r>
        <w:rPr>
          <w:rtl w:val="0"/>
          <w:lang w:val="en-US"/>
        </w:rPr>
        <w:t>managers are told they will respond to a series of scenarios, some of which include additional decision-support information. Completion is untimed to avoid artificial time pressure, though the ~15-minute estimate is communicated in the introduction.</w:t>
      </w:r>
    </w:p>
    <w:p>
      <w:pPr>
        <w:pStyle w:val="Body Text"/>
      </w:pPr>
      <w:r>
        <w:rPr>
          <w:rtl w:val="0"/>
          <w:lang w:val="en-US"/>
        </w:rPr>
        <w:t>Design-level controls include the interleaved presentation order and counterbalancing across versions (Section 4.4.4) and the inclusion of block fixed effects in the regression specification (Section 4.5).</w:t>
      </w:r>
    </w:p>
    <w:p>
      <w:pPr>
        <w:pStyle w:val="Heading 3"/>
      </w:pPr>
      <w:bookmarkStart w:name="populationsampleandrecruitment" w:id="154"/>
      <w:r>
        <w:rPr>
          <w:rFonts w:cs="Arial Unicode MS" w:eastAsia="Arial Unicode MS"/>
          <w:rtl w:val="0"/>
          <w:lang w:val="en-US"/>
        </w:rPr>
        <w:t>4.4.7 Population, Sample, and Recruitment</w:t>
      </w:r>
    </w:p>
    <w:p>
      <w:pPr>
        <w:pStyle w:val="First Paragraph"/>
      </w:pPr>
      <w:r>
        <w:rPr>
          <w:rtl w:val="0"/>
          <w:lang w:val="en-US"/>
        </w:rPr>
        <w:t xml:space="preserve">The target population consists of active equity portfolio managers with authority to make </w:t>
      </w:r>
      <w:commentRangeStart w:id="155"/>
      <w:r>
        <w:rPr>
          <w:rtl w:val="0"/>
          <w:lang w:val="en-US"/>
        </w:rPr>
        <w:t>discretionary or advisory</w:t>
      </w:r>
      <w:commentRangeEnd w:id="155"/>
      <w:r>
        <w:commentReference w:id="155"/>
      </w:r>
      <w:r>
        <w:rPr>
          <w:rtl w:val="0"/>
          <w:lang w:val="en-US"/>
        </w:rPr>
        <w:t xml:space="preserve"> investment decisions, matching the equity focus of the Shock Score and the U.S.-listed portfolio universe (Section 4.3.1).</w:t>
      </w:r>
    </w:p>
    <w:p>
      <w:pPr>
        <w:pStyle w:val="Body Text"/>
      </w:pPr>
      <w:r>
        <w:rPr>
          <w:rtl w:val="0"/>
          <w:lang w:val="en-US"/>
        </w:rPr>
        <w:t>Inclusion criteria: a current role involving portfolio-level equity decision-making, at least two years of professional portfolio management experience, and English fluency. All discretionary authority levels (full, partial/committee, advisory) are eligible; authority level is recorded as a regression control (Section 4.5).</w:t>
      </w:r>
    </w:p>
    <w:p>
      <w:pPr>
        <w:pStyle w:val="Body Text"/>
        <w:rPr>
          <w:color w:val="000000"/>
          <w:sz w:val="22"/>
        </w:rPr>
      </w:pPr>
      <w:r>
        <w:rPr>
          <w:rtl w:val="0"/>
          <w:lang w:val="en-US"/>
        </w:rPr>
        <w:t>The target sample size is 100 valid completed questionnaires, exceeding the SBS minimum of 50. With eight scenarios per manager, the design yields 800 scenario-level observations. A power analysis for the primary H1 specification indicates that 80</w:t>
      </w:r>
      <w:r>
        <w:rPr>
          <w:rtl w:val="0"/>
          <w:lang w:val="en-US"/>
        </w:rPr>
        <w:t>–</w:t>
      </w:r>
      <w:r>
        <w:rPr>
          <w:rtl w:val="0"/>
          <w:lang w:val="en-US"/>
        </w:rPr>
        <w:t>100 managers is sufficient to detect a small-to-medium effect (Cohen</w:t>
      </w:r>
      <w:r>
        <w:rPr>
          <w:rtl w:val="0"/>
          <w:lang w:val="en-US"/>
        </w:rPr>
        <w:t>’</w:t>
      </w:r>
      <w:r>
        <w:rPr>
          <w:rtl w:val="0"/>
          <w:lang w:val="en-US"/>
        </w:rPr>
        <w:t xml:space="preserve">s </w:t>
      </w:r>
      <m:oMath>
        <m:sSup>
          <m:e>
            <m:r>
              <w:rPr xmlns:w="http://schemas.openxmlformats.org/wordprocessingml/2006/main">
                <w:rFonts w:ascii="Cambria Math" w:hAnsi="Cambria Math"/>
                <w:i/>
                <w:color w:val="000000"/>
                <w:sz w:val="23"/>
                <w:szCs w:val="23"/>
              </w:rPr>
              <m:t>f</m:t>
            </m:r>
          </m:e>
          <m:sup>
            <m:r>
              <w:rPr xmlns:w="http://schemas.openxmlformats.org/wordprocessingml/2006/main">
                <w:rFonts w:ascii="Cambria Math" w:hAnsi="Cambria Math"/>
                <w:i/>
                <w:color w:val="000000"/>
                <w:sz w:val="23"/>
                <w:szCs w:val="23"/>
              </w:rPr>
              <m:t>2</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0.05</m:t>
        </m:r>
      </m:oMath>
      <w:r>
        <w:rPr>
          <w:rtl w:val="0"/>
          <w:lang w:val="en-US"/>
        </w:rPr>
        <w:t xml:space="preserve">) at </w:t>
      </w:r>
      <m:oMath>
        <m:r>
          <w:rPr xmlns:w="http://schemas.openxmlformats.org/wordprocessingml/2006/main">
            <w:rFonts w:ascii="Cambria Math" w:hAnsi="Cambria Math"/>
            <w:i/>
            <w:color w:val="000000"/>
            <w:sz w:val="23"/>
            <w:szCs w:val="23"/>
          </w:rPr>
          <m:t>α</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0.05</m:t>
        </m:r>
      </m:oMath>
      <w:r>
        <w:rPr>
          <w:rtl w:val="0"/>
          <w:lang w:val="en-US"/>
        </w:rPr>
        <w:t xml:space="preserve"> with power 0.80, given the repeated-measures structure</w:t>
      </w:r>
      <w:ins w:id="156" w:date="2026-06-01T21:33:42Z" w:author="Stefano Canossa">
        <w:r>
          <w:rPr>
            <w:rtl w:val="0"/>
            <w:lang w:val="de-DE"/>
          </w:rPr>
          <w:t xml:space="preserve"> (add references)</w:t>
        </w:r>
      </w:ins>
      <w:r>
        <w:rPr>
          <w:rtl w:val="0"/>
          <w:lang w:val="en-US"/>
        </w:rPr>
        <w:t>.</w:t>
      </w:r>
    </w:p>
    <w:p>
      <w:pPr>
        <w:pStyle w:val="Body Text"/>
      </w:pPr>
      <w:r>
        <w:rPr>
          <w:rtl w:val="0"/>
          <w:lang w:val="en-US"/>
        </w:rPr>
        <w:t>Sampling is purposive with snowball referral, as no comprehensive frame exists for this specialised population. Recruitment uses direct outreach through a professional network, targeted LinkedIn messaging, CFA and CAIA association channels, and firm-level distribution requests; recruited participants are invited to forward the survey to qualifying colleagues.</w:t>
      </w:r>
    </w:p>
    <w:p>
      <w:pPr>
        <w:pStyle w:val="Body Text"/>
      </w:pPr>
      <w:r>
        <w:rPr>
          <w:rtl w:val="0"/>
          <w:lang w:val="en-US"/>
        </w:rPr>
        <w:t>Non-probability sampling limits generalisability: voluntary participants may over-represent those with interest in behavioral finance or decision-support tools (acknowledged in Section 2.8.2). Sample representativeness is characterised in Section 5.2.1 against available industry benchmarks.</w:t>
      </w:r>
    </w:p>
    <w:p>
      <w:pPr>
        <w:pStyle w:val="Heading 3"/>
      </w:pPr>
      <w:bookmarkStart w:name="surveyadministrationandresponserates" w:id="157"/>
      <w:r>
        <w:rPr>
          <w:rFonts w:cs="Arial Unicode MS" w:eastAsia="Arial Unicode MS"/>
          <w:rtl w:val="0"/>
          <w:lang w:val="en-US"/>
        </w:rPr>
        <w:t>4.4.8 Survey Administration and Response Rates</w:t>
      </w:r>
    </w:p>
    <w:p>
      <w:pPr>
        <w:pStyle w:val="First Paragraph"/>
      </w:pPr>
      <w:r>
        <w:rPr>
          <w:rtl w:val="0"/>
          <w:lang w:val="en-US"/>
        </w:rPr>
        <w:t>The survey was deployed in two phases. The pilot ran 3</w:t>
      </w:r>
      <w:r>
        <w:rPr>
          <w:rtl w:val="0"/>
          <w:lang w:val="en-US"/>
        </w:rPr>
        <w:t>–</w:t>
      </w:r>
      <w:r>
        <w:rPr>
          <w:rtl w:val="0"/>
          <w:lang w:val="en-US"/>
        </w:rPr>
        <w:t>21 April 2026 using the Block 1 instrument (V1 and V2). The full survey launched on 17 April 2026, overlapping with the final pilot days, and remained open for ongoing recruitment.</w:t>
      </w:r>
    </w:p>
    <w:p>
      <w:pPr>
        <w:pStyle w:val="Body Text"/>
      </w:pPr>
      <w:r>
        <w:rPr>
          <w:rtl w:val="0"/>
          <w:lang w:val="en-US"/>
        </w:rPr>
        <w:t>Invitations were distributed through two channels: direct outreach (120+ personalised LinkedIn requests and DMs to eligible managers) and indirect outreach (700+ impressions via LinkedIn posts, plus a research announcement to the local CFA Society</w:t>
      </w:r>
      <w:r>
        <w:rPr>
          <w:rtl w:val="0"/>
          <w:lang w:val="en-US"/>
        </w:rPr>
        <w:t>’</w:t>
      </w:r>
      <w:r>
        <w:rPr>
          <w:rtl w:val="0"/>
          <w:lang w:val="en-US"/>
        </w:rPr>
        <w:t>s 3,000+ members via the Society newsletter). The pilot yielded 12 Block 1 completions.</w:t>
      </w:r>
    </w:p>
    <w:p>
      <w:pPr>
        <w:pStyle w:val="Body"/>
        <w:spacing w:line="240" w:lineRule="auto"/>
      </w:pPr>
      <w:r>
        <w:rPr>
          <w:rFonts w:ascii="Arial Unicode MS" w:cs="Arial Unicode MS" w:hAnsi="Arial Unicode MS" w:eastAsia="Arial Unicode MS"/>
          <w:b w:val="0"/>
          <w:bCs w:val="0"/>
          <w:i w:val="0"/>
          <w:iCs w:val="0"/>
        </w:rPr>
        <w:br w:type="page"/>
      </w:r>
    </w:p>
    <w:p>
      <w:pPr>
        <w:pStyle w:val="Body Text"/>
      </w:pPr>
      <w:r>
        <w:rPr>
          <w:b w:val="1"/>
          <w:bCs w:val="1"/>
          <w:rtl w:val="0"/>
          <w:lang w:val="en-US"/>
        </w:rPr>
        <w:t>Table 4.7</w:t>
      </w:r>
    </w:p>
    <w:p>
      <w:pPr>
        <w:pStyle w:val="Body Text"/>
      </w:pPr>
      <w:r>
        <w:rPr>
          <w:i w:val="1"/>
          <w:iCs w:val="1"/>
          <w:rtl w:val="0"/>
          <w:lang w:val="en-US"/>
        </w:rPr>
        <w:t xml:space="preserve">Survey Response </w:t>
      </w:r>
      <w:commentRangeStart w:id="158"/>
      <w:r>
        <w:rPr>
          <w:i w:val="1"/>
          <w:iCs w:val="1"/>
          <w:rtl w:val="0"/>
          <w:lang w:val="en-US"/>
        </w:rPr>
        <w:t>Summary</w:t>
      </w:r>
      <w:r>
        <w:br w:type="textWrapping"/>
      </w:r>
      <w:commentRangeEnd w:id="158"/>
      <w:r>
        <w:commentReference w:id="158"/>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7768"/>
        <w:gridCol w:w="1592"/>
      </w:tblGrid>
      <w:tr>
        <w:tblPrEx>
          <w:shd w:val="clear" w:color="auto" w:fill="156082"/>
        </w:tblPrEx>
        <w:trPr>
          <w:trHeight w:val="190" w:hRule="atLeast"/>
          <w:tblHeader/>
        </w:trPr>
        <w:tc>
          <w:tcPr>
            <w:tcW w:type="dxa" w:w="7768"/>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Metric</w:t>
            </w:r>
          </w:p>
        </w:tc>
        <w:tc>
          <w:tcPr>
            <w:tcW w:type="dxa" w:w="1591"/>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Count</w:t>
            </w:r>
          </w:p>
        </w:tc>
      </w:tr>
      <w:tr>
        <w:tblPrEx>
          <w:shd w:val="clear" w:color="auto" w:fill="cad1d7"/>
        </w:tblPrEx>
        <w:trPr>
          <w:trHeight w:val="190" w:hRule="atLeast"/>
        </w:trPr>
        <w:tc>
          <w:tcPr>
            <w:tcW w:type="dxa" w:w="776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Direct invitations distributed</w:t>
            </w:r>
          </w:p>
        </w:tc>
        <w:tc>
          <w:tcPr>
            <w:tcW w:type="dxa" w:w="159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120+</w:t>
            </w:r>
          </w:p>
        </w:tc>
      </w:tr>
      <w:tr>
        <w:tblPrEx>
          <w:shd w:val="clear" w:color="auto" w:fill="cad1d7"/>
        </w:tblPrEx>
        <w:trPr>
          <w:trHeight w:val="180" w:hRule="atLeast"/>
        </w:trPr>
        <w:tc>
          <w:tcPr>
            <w:tcW w:type="dxa" w:w="776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Indirect reach (posts and shares)</w:t>
            </w:r>
          </w:p>
        </w:tc>
        <w:tc>
          <w:tcPr>
            <w:tcW w:type="dxa" w:w="159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700+</w:t>
            </w:r>
          </w:p>
        </w:tc>
      </w:tr>
      <w:tr>
        <w:tblPrEx>
          <w:shd w:val="clear" w:color="auto" w:fill="cad1d7"/>
        </w:tblPrEx>
        <w:trPr>
          <w:trHeight w:val="180" w:hRule="atLeast"/>
        </w:trPr>
        <w:tc>
          <w:tcPr>
            <w:tcW w:type="dxa" w:w="776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Pilot completions (Block 1)</w:t>
            </w:r>
          </w:p>
        </w:tc>
        <w:tc>
          <w:tcPr>
            <w:tcW w:type="dxa" w:w="159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12</w:t>
            </w:r>
          </w:p>
        </w:tc>
      </w:tr>
      <w:tr>
        <w:tblPrEx>
          <w:shd w:val="clear" w:color="auto" w:fill="cad1d7"/>
        </w:tblPrEx>
        <w:trPr>
          <w:trHeight w:val="180" w:hRule="atLeast"/>
        </w:trPr>
        <w:tc>
          <w:tcPr>
            <w:tcW w:type="dxa" w:w="776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Total valid responses included in analysis</w:t>
            </w:r>
          </w:p>
        </w:tc>
        <w:tc>
          <w:tcPr>
            <w:tcW w:type="dxa" w:w="159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53</w:t>
            </w:r>
          </w:p>
        </w:tc>
      </w:tr>
      <w:tr>
        <w:tblPrEx>
          <w:shd w:val="clear" w:color="auto" w:fill="cad1d7"/>
        </w:tblPrEx>
        <w:trPr>
          <w:trHeight w:val="180" w:hRule="atLeast"/>
        </w:trPr>
        <w:tc>
          <w:tcPr>
            <w:tcW w:type="dxa" w:w="776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Total scenario-level observations</w:t>
            </w:r>
          </w:p>
        </w:tc>
        <w:tc>
          <w:tcPr>
            <w:tcW w:type="dxa" w:w="159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424</w:t>
            </w:r>
          </w:p>
        </w:tc>
      </w:tr>
    </w:tbl>
    <w:p>
      <w:pPr>
        <w:pStyle w:val="Body Text"/>
        <w:widowControl w:val="0"/>
        <w:spacing w:line="240" w:lineRule="auto"/>
      </w:pPr>
    </w:p>
    <w:p>
      <w:pPr>
        <w:pStyle w:val="Body Text"/>
      </w:pPr>
      <w:r>
        <w:rPr>
          <w:rtl w:val="0"/>
          <w:lang w:val="en-US"/>
        </w:rPr>
        <w:t>The Google Forms instrument enforces completion of all eight scenarios, precluding partial submissions. The sole post-hoc exclusion is uniform responding: respondents with identical NRS values across all eight scenarios within a block are excluded as inattentive or acquiescent. The final sample size and observation count are reported in the pipeline-generated rows above.</w:t>
      </w:r>
    </w:p>
    <w:p>
      <w:pPr>
        <w:pStyle w:val="Heading 3"/>
      </w:pPr>
      <w:bookmarkStart w:name="pilottest" w:id="159"/>
      <w:r>
        <w:rPr>
          <w:rFonts w:cs="Arial Unicode MS" w:eastAsia="Arial Unicode MS"/>
          <w:rtl w:val="0"/>
          <w:lang w:val="de-DE"/>
        </w:rPr>
        <w:t>4.4.9 Pilot Test</w:t>
      </w:r>
    </w:p>
    <w:p>
      <w:pPr>
        <w:pStyle w:val="First Paragraph"/>
      </w:pPr>
      <w:r>
        <w:rPr>
          <w:rtl w:val="0"/>
          <w:lang w:val="en-US"/>
        </w:rPr>
        <w:t>The pilot used the Block 1 instrument (V1 and V2) between 3</w:t>
      </w:r>
      <w:r>
        <w:rPr>
          <w:rtl w:val="0"/>
          <w:lang w:val="en-US"/>
        </w:rPr>
        <w:t>–</w:t>
      </w:r>
      <w:r>
        <w:rPr>
          <w:rtl w:val="0"/>
          <w:lang w:val="en-US"/>
        </w:rPr>
        <w:t>21 April 2026, yielding 12 completions from eligible managers and senior analysts (Section 4.4.7). Pilot respondents are excluded from the final sample.</w:t>
      </w:r>
    </w:p>
    <w:p>
      <w:pPr>
        <w:pStyle w:val="Body Text"/>
      </w:pPr>
      <w:r>
        <w:rPr>
          <w:rtl w:val="0"/>
          <w:lang w:val="en-US"/>
        </w:rPr>
        <w:t>The pilot evaluated scenario clarity, completion time against the 15-minute target, technical implementation (counterbalancing assignment and data recording), and respondent feedback on realism and dashboard interpretability via the five appended items (Table 4.8).</w:t>
      </w:r>
    </w:p>
    <w:p>
      <w:pPr>
        <w:pStyle w:val="Body"/>
        <w:spacing w:line="240" w:lineRule="auto"/>
      </w:pPr>
      <w:r>
        <w:rPr>
          <w:rFonts w:ascii="Arial Unicode MS" w:cs="Arial Unicode MS" w:hAnsi="Arial Unicode MS" w:eastAsia="Arial Unicode MS"/>
          <w:b w:val="0"/>
          <w:bCs w:val="0"/>
          <w:i w:val="0"/>
          <w:iCs w:val="0"/>
        </w:rPr>
        <w:br w:type="page"/>
      </w:r>
    </w:p>
    <w:p>
      <w:pPr>
        <w:pStyle w:val="Body Text"/>
      </w:pPr>
      <w:r>
        <w:rPr>
          <w:b w:val="1"/>
          <w:bCs w:val="1"/>
          <w:rtl w:val="0"/>
          <w:lang w:val="en-US"/>
        </w:rPr>
        <w:t>Table 4.8</w:t>
      </w:r>
    </w:p>
    <w:p>
      <w:pPr>
        <w:pStyle w:val="Body Text"/>
      </w:pPr>
      <w:r>
        <w:rPr>
          <w:i w:val="1"/>
          <w:iCs w:val="1"/>
          <w:rtl w:val="0"/>
          <w:lang w:val="en-US"/>
        </w:rPr>
        <w:t>Pilot Feedback Questions</w:t>
      </w:r>
    </w:p>
    <w:tbl>
      <w:tblPr>
        <w:tblW w:w="99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549"/>
        <w:gridCol w:w="4921"/>
        <w:gridCol w:w="3351"/>
        <w:gridCol w:w="1159"/>
      </w:tblGrid>
      <w:tr>
        <w:tblPrEx>
          <w:shd w:val="clear" w:color="auto" w:fill="156082"/>
        </w:tblPrEx>
        <w:trPr>
          <w:trHeight w:val="190" w:hRule="atLeast"/>
          <w:tblHeader/>
        </w:trPr>
        <w:tc>
          <w:tcPr>
            <w:tcW w:type="dxa" w:w="549"/>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w:t>
            </w:r>
          </w:p>
        </w:tc>
        <w:tc>
          <w:tcPr>
            <w:tcW w:type="dxa" w:w="4921"/>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Question</w:t>
            </w:r>
          </w:p>
        </w:tc>
        <w:tc>
          <w:tcPr>
            <w:tcW w:type="dxa" w:w="3351"/>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Format</w:t>
            </w:r>
          </w:p>
        </w:tc>
        <w:tc>
          <w:tcPr>
            <w:tcW w:type="dxa" w:w="1159"/>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Required</w:t>
            </w:r>
          </w:p>
        </w:tc>
      </w:tr>
      <w:tr>
        <w:tblPrEx>
          <w:shd w:val="clear" w:color="auto" w:fill="cad1d7"/>
        </w:tblPrEx>
        <w:trPr>
          <w:trHeight w:val="410" w:hRule="atLeast"/>
        </w:trPr>
        <w:tc>
          <w:tcPr>
            <w:tcW w:type="dxa" w:w="54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w:t>
            </w:r>
          </w:p>
        </w:tc>
        <w:tc>
          <w:tcPr>
            <w:tcW w:type="dxa" w:w="492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How long did it take you to complete the survey?</w:t>
            </w:r>
          </w:p>
        </w:tc>
        <w:tc>
          <w:tcPr>
            <w:tcW w:type="dxa" w:w="335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Radio: Less than 15 min / 15</w:t>
            </w:r>
            <w:r>
              <w:rPr>
                <w:shd w:val="nil" w:color="auto" w:fill="auto"/>
                <w:rtl w:val="0"/>
                <w:lang w:val="en-US"/>
              </w:rPr>
              <w:t>–</w:t>
            </w:r>
            <w:r>
              <w:rPr>
                <w:shd w:val="nil" w:color="auto" w:fill="auto"/>
                <w:rtl w:val="0"/>
                <w:lang w:val="en-US"/>
              </w:rPr>
              <w:t>20 min / 20</w:t>
            </w:r>
            <w:r>
              <w:rPr>
                <w:shd w:val="nil" w:color="auto" w:fill="auto"/>
                <w:rtl w:val="0"/>
                <w:lang w:val="en-US"/>
              </w:rPr>
              <w:t>–</w:t>
            </w:r>
            <w:r>
              <w:rPr>
                <w:shd w:val="nil" w:color="auto" w:fill="auto"/>
                <w:rtl w:val="0"/>
                <w:lang w:val="en-US"/>
              </w:rPr>
              <w:t>25 min / More than 25 min</w:t>
            </w:r>
          </w:p>
        </w:tc>
        <w:tc>
          <w:tcPr>
            <w:tcW w:type="dxa" w:w="115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Yes</w:t>
            </w:r>
          </w:p>
        </w:tc>
      </w:tr>
      <w:tr>
        <w:tblPrEx>
          <w:shd w:val="clear" w:color="auto" w:fill="cad1d7"/>
        </w:tblPrEx>
        <w:trPr>
          <w:trHeight w:val="400" w:hRule="atLeast"/>
        </w:trPr>
        <w:tc>
          <w:tcPr>
            <w:tcW w:type="dxa" w:w="54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w:t>
            </w:r>
          </w:p>
        </w:tc>
        <w:tc>
          <w:tcPr>
            <w:tcW w:type="dxa" w:w="492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How clear and understandable were the scenario descriptions, including the news events and portfolio context?</w:t>
            </w:r>
          </w:p>
        </w:tc>
        <w:tc>
          <w:tcPr>
            <w:tcW w:type="dxa" w:w="335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Linear scale 1</w:t>
            </w:r>
            <w:r>
              <w:rPr>
                <w:shd w:val="nil" w:color="auto" w:fill="auto"/>
                <w:rtl w:val="0"/>
                <w:lang w:val="en-US"/>
              </w:rPr>
              <w:t>–</w:t>
            </w:r>
            <w:r>
              <w:rPr>
                <w:shd w:val="nil" w:color="auto" w:fill="auto"/>
                <w:rtl w:val="0"/>
                <w:lang w:val="en-US"/>
              </w:rPr>
              <w:t>5 (Very unclear to Very clear)</w:t>
            </w:r>
          </w:p>
        </w:tc>
        <w:tc>
          <w:tcPr>
            <w:tcW w:type="dxa" w:w="115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Yes</w:t>
            </w:r>
          </w:p>
        </w:tc>
      </w:tr>
      <w:tr>
        <w:tblPrEx>
          <w:shd w:val="clear" w:color="auto" w:fill="cad1d7"/>
        </w:tblPrEx>
        <w:trPr>
          <w:trHeight w:val="400" w:hRule="atLeast"/>
        </w:trPr>
        <w:tc>
          <w:tcPr>
            <w:tcW w:type="dxa" w:w="54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3</w:t>
            </w:r>
          </w:p>
        </w:tc>
        <w:tc>
          <w:tcPr>
            <w:tcW w:type="dxa" w:w="492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For scenarios that included the decision-support dashboard, how easy was it to interpret the information presented?</w:t>
            </w:r>
          </w:p>
        </w:tc>
        <w:tc>
          <w:tcPr>
            <w:tcW w:type="dxa" w:w="335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Linear scale 1</w:t>
            </w:r>
            <w:r>
              <w:rPr>
                <w:shd w:val="nil" w:color="auto" w:fill="auto"/>
                <w:rtl w:val="0"/>
                <w:lang w:val="en-US"/>
              </w:rPr>
              <w:t>–</w:t>
            </w:r>
            <w:r>
              <w:rPr>
                <w:shd w:val="nil" w:color="auto" w:fill="auto"/>
                <w:rtl w:val="0"/>
                <w:lang w:val="en-US"/>
              </w:rPr>
              <w:t>5 (Very difficult to Very easy)</w:t>
            </w:r>
          </w:p>
        </w:tc>
        <w:tc>
          <w:tcPr>
            <w:tcW w:type="dxa" w:w="115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No</w:t>
            </w:r>
          </w:p>
        </w:tc>
      </w:tr>
      <w:tr>
        <w:tblPrEx>
          <w:shd w:val="clear" w:color="auto" w:fill="cad1d7"/>
        </w:tblPrEx>
        <w:trPr>
          <w:trHeight w:val="400" w:hRule="atLeast"/>
        </w:trPr>
        <w:tc>
          <w:tcPr>
            <w:tcW w:type="dxa" w:w="54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4</w:t>
            </w:r>
          </w:p>
        </w:tc>
        <w:tc>
          <w:tcPr>
            <w:tcW w:type="dxa" w:w="492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How realistic did the investment scenarios feel relative to your professional experience?</w:t>
            </w:r>
          </w:p>
        </w:tc>
        <w:tc>
          <w:tcPr>
            <w:tcW w:type="dxa" w:w="335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Linear scale 1</w:t>
            </w:r>
            <w:r>
              <w:rPr>
                <w:shd w:val="nil" w:color="auto" w:fill="auto"/>
                <w:rtl w:val="0"/>
                <w:lang w:val="en-US"/>
              </w:rPr>
              <w:t>–</w:t>
            </w:r>
            <w:r>
              <w:rPr>
                <w:shd w:val="nil" w:color="auto" w:fill="auto"/>
                <w:rtl w:val="0"/>
                <w:lang w:val="en-US"/>
              </w:rPr>
              <w:t>5 (Not realistic to Very realistic)</w:t>
            </w:r>
          </w:p>
        </w:tc>
        <w:tc>
          <w:tcPr>
            <w:tcW w:type="dxa" w:w="115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Yes</w:t>
            </w:r>
          </w:p>
        </w:tc>
      </w:tr>
      <w:tr>
        <w:tblPrEx>
          <w:shd w:val="clear" w:color="auto" w:fill="cad1d7"/>
        </w:tblPrEx>
        <w:trPr>
          <w:trHeight w:val="400" w:hRule="atLeast"/>
        </w:trPr>
        <w:tc>
          <w:tcPr>
            <w:tcW w:type="dxa" w:w="54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5</w:t>
            </w:r>
          </w:p>
        </w:tc>
        <w:tc>
          <w:tcPr>
            <w:tcW w:type="dxa" w:w="492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Please share any observations about aspects of the survey that were confusing, unrealistic, or could be improved.</w:t>
            </w:r>
          </w:p>
        </w:tc>
        <w:tc>
          <w:tcPr>
            <w:tcW w:type="dxa" w:w="335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Open text</w:t>
            </w:r>
          </w:p>
        </w:tc>
        <w:tc>
          <w:tcPr>
            <w:tcW w:type="dxa" w:w="115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No</w:t>
            </w:r>
          </w:p>
        </w:tc>
      </w:tr>
    </w:tbl>
    <w:p>
      <w:pPr>
        <w:pStyle w:val="Body Text"/>
        <w:widowControl w:val="0"/>
        <w:spacing w:line="240" w:lineRule="auto"/>
      </w:pPr>
    </w:p>
    <w:p>
      <w:pPr>
        <w:pStyle w:val="Body Text"/>
      </w:pPr>
      <w:r>
        <w:rPr>
          <w:i w:val="1"/>
          <w:iCs w:val="1"/>
          <w:rtl w:val="0"/>
          <w:lang w:val="en-US"/>
        </w:rPr>
        <w:t>Note.</w:t>
      </w:r>
      <w:r>
        <w:rPr>
          <w:rtl w:val="0"/>
          <w:lang w:val="en-US"/>
        </w:rPr>
        <w:t xml:space="preserve"> Questions 1</w:t>
      </w:r>
      <w:r>
        <w:rPr>
          <w:rtl w:val="0"/>
          <w:lang w:val="en-US"/>
        </w:rPr>
        <w:t>–</w:t>
      </w:r>
      <w:r>
        <w:rPr>
          <w:rtl w:val="0"/>
          <w:lang w:val="en-US"/>
        </w:rPr>
        <w:t>5 were appended to the Block 1 survey instrument following the eight scenario items. Questions 2</w:t>
      </w:r>
      <w:r>
        <w:rPr>
          <w:rtl w:val="0"/>
          <w:lang w:val="en-US"/>
        </w:rPr>
        <w:t>–</w:t>
      </w:r>
      <w:r>
        <w:rPr>
          <w:rtl w:val="0"/>
          <w:lang w:val="en-US"/>
        </w:rPr>
        <w:t>4 used Likert-type linear scales. Question 5 was optional and generated qualitative data used to inform instrument revisions prior to full deployment.</w:t>
      </w:r>
    </w:p>
    <w:p>
      <w:pPr>
        <w:pStyle w:val="Body Text"/>
      </w:pPr>
      <w:r>
        <w:rPr>
          <w:rtl w:val="0"/>
          <w:lang w:val="en-US"/>
        </w:rPr>
        <w:t>Pilot feedback motivated four modifications before full deployment: scenario charts were redesigned for clarity; explanatory notes were added to each dashboard signal; the number of scenarios per block was reduced from 12 to 8 to bring completion within the 15-minute target; and the introduction was expanded with detailed orientation to portfolio context and response scale.</w:t>
      </w:r>
    </w:p>
    <w:p>
      <w:pPr>
        <w:pStyle w:val="Heading 2"/>
      </w:pPr>
      <w:bookmarkStart w:name="analyticalframework" w:id="160"/>
      <w:r>
        <w:rPr>
          <w:rFonts w:cs="Arial Unicode MS" w:eastAsia="Arial Unicode MS"/>
          <w:rtl w:val="0"/>
          <w:lang w:val="en-US"/>
        </w:rPr>
        <w:t>4.5 Analytical Framework</w:t>
      </w:r>
    </w:p>
    <w:p>
      <w:pPr>
        <w:pStyle w:val="First Paragraph"/>
      </w:pPr>
      <w:r>
        <w:rPr>
          <w:rtl w:val="0"/>
          <w:lang w:val="en-US"/>
        </w:rPr>
        <w:t>Section 4.5.1 records the regression specifications for H1 and H2; Section 4.5.2 specifies the inference and clustering procedures.</w:t>
      </w:r>
      <w:bookmarkEnd w:id="160"/>
      <w:bookmarkEnd w:id="159"/>
    </w:p>
    <w:p>
      <w:pPr>
        <w:pStyle w:val="Heading 3"/>
      </w:pPr>
      <w:bookmarkStart w:name="regressionspecifications" w:id="161"/>
      <w:r>
        <w:rPr>
          <w:rFonts w:cs="Arial Unicode MS" w:eastAsia="Arial Unicode MS"/>
          <w:rtl w:val="0"/>
          <w:lang w:val="en-US"/>
        </w:rPr>
        <w:t>4.5.1 Regression Specifications</w:t>
      </w:r>
    </w:p>
    <w:p>
      <w:pPr>
        <w:pStyle w:val="First Paragraph"/>
      </w:pPr>
      <w:r>
        <w:rPr>
          <w:rtl w:val="0"/>
          <w:lang w:val="en-US"/>
        </w:rPr>
        <w:t>Specifications are pre-registered to ensure transparency and reproducibility.</w:t>
      </w:r>
    </w:p>
    <w:p>
      <w:pPr>
        <w:pStyle w:val="Body Text"/>
        <w:rPr>
          <w:color w:val="000000"/>
          <w:sz w:val="22"/>
        </w:rPr>
      </w:pPr>
      <w:r>
        <w:rPr>
          <w:b w:val="1"/>
          <w:bCs w:val="1"/>
          <w:rtl w:val="0"/>
          <w:lang w:val="en-US"/>
        </w:rPr>
        <w:t>Primary specification for H1 (survey responses).</w:t>
      </w:r>
      <w:r>
        <w:rPr>
          <w:rtl w:val="0"/>
          <w:lang w:val="en-US"/>
        </w:rPr>
        <w:t xml:space="preserve"> Let </w:t>
      </w:r>
      <m:oMath>
        <m:r>
          <w:rPr xmlns:w="http://schemas.openxmlformats.org/wordprocessingml/2006/main">
            <w:rFonts w:ascii="Cambria Math" w:hAnsi="Cambria Math"/>
            <w:i/>
            <w:color w:val="000000"/>
            <w:sz w:val="23"/>
            <w:szCs w:val="23"/>
          </w:rPr>
          <m:t>N</m:t>
        </m:r>
        <m:r>
          <w:rPr xmlns:w="http://schemas.openxmlformats.org/wordprocessingml/2006/main">
            <w:rFonts w:ascii="Cambria Math" w:hAnsi="Cambria Math"/>
            <w:i/>
            <w:color w:val="000000"/>
            <w:sz w:val="23"/>
            <w:szCs w:val="23"/>
          </w:rPr>
          <m:t>R</m:t>
        </m:r>
        <m:sSub>
          <m:e>
            <m:r>
              <w:rPr xmlns:w="http://schemas.openxmlformats.org/wordprocessingml/2006/main">
                <w:rFonts w:ascii="Cambria Math" w:hAnsi="Cambria Math"/>
                <w:i/>
                <w:color w:val="000000"/>
                <w:sz w:val="23"/>
                <w:szCs w:val="23"/>
              </w:rPr>
              <m:t>S</m:t>
            </m:r>
          </m:e>
          <m:sub>
            <m:r>
              <w:rPr xmlns:w="http://schemas.openxmlformats.org/wordprocessingml/2006/main">
                <w:rFonts w:ascii="Cambria Math" w:hAnsi="Cambria Math"/>
                <w:i/>
                <w:color w:val="000000"/>
                <w:sz w:val="23"/>
                <w:szCs w:val="23"/>
              </w:rPr>
              <m:t>i</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e</m:t>
            </m:r>
          </m:sub>
        </m:sSub>
      </m:oMath>
      <w:r>
        <w:rPr>
          <w:rtl w:val="0"/>
          <w:lang w:val="en-US"/>
        </w:rPr>
        <w:t xml:space="preserve"> denote Net Risk Stance of manager </w:t>
      </w:r>
      <m:oMath>
        <m:r>
          <w:rPr xmlns:w="http://schemas.openxmlformats.org/wordprocessingml/2006/main">
            <w:rFonts w:ascii="Cambria Math" w:hAnsi="Cambria Math"/>
            <w:i/>
            <w:color w:val="000000"/>
            <w:sz w:val="23"/>
            <w:szCs w:val="23"/>
          </w:rPr>
          <m:t>i</m:t>
        </m:r>
      </m:oMath>
      <w:r>
        <w:rPr>
          <w:rtl w:val="0"/>
          <w:lang w:val="en-US"/>
        </w:rPr>
        <w:t xml:space="preserve"> for event </w:t>
      </w:r>
      <m:oMath>
        <m:r>
          <w:rPr xmlns:w="http://schemas.openxmlformats.org/wordprocessingml/2006/main">
            <w:rFonts w:ascii="Cambria Math" w:hAnsi="Cambria Math"/>
            <w:i/>
            <w:color w:val="000000"/>
            <w:sz w:val="23"/>
            <w:szCs w:val="23"/>
          </w:rPr>
          <m:t>e</m:t>
        </m:r>
      </m:oMath>
      <w:r>
        <w:rPr>
          <w:rtl w:val="0"/>
          <w:lang w:val="en-US"/>
        </w:rPr>
        <w:t xml:space="preserve"> (seven-point scale). Let </w:t>
      </w:r>
      <m:oMath>
        <m:r>
          <w:rPr xmlns:w="http://schemas.openxmlformats.org/wordprocessingml/2006/main">
            <w:rFonts w:ascii="Cambria Math" w:hAnsi="Cambria Math"/>
            <w:i/>
            <w:color w:val="000000"/>
            <w:sz w:val="23"/>
            <w:szCs w:val="23"/>
          </w:rPr>
          <m:t>S</m:t>
        </m:r>
        <m:sSub>
          <m:e>
            <m:r>
              <w:rPr xmlns:w="http://schemas.openxmlformats.org/wordprocessingml/2006/main">
                <w:rFonts w:ascii="Cambria Math" w:hAnsi="Cambria Math"/>
                <w:i/>
                <w:color w:val="000000"/>
                <w:sz w:val="23"/>
                <w:szCs w:val="23"/>
              </w:rPr>
              <m:t>C</m:t>
            </m:r>
          </m:e>
          <m:sub>
            <m:r>
              <w:rPr xmlns:w="http://schemas.openxmlformats.org/wordprocessingml/2006/main">
                <w:rFonts w:ascii="Cambria Math" w:hAnsi="Cambria Math"/>
                <w:i/>
                <w:color w:val="000000"/>
                <w:sz w:val="23"/>
                <w:szCs w:val="23"/>
              </w:rPr>
              <m:t>t</m:t>
            </m:r>
            <m:r>
              <w:rPr xmlns:w="http://schemas.openxmlformats.org/wordprocessingml/2006/main">
                <w:rFonts w:ascii="Cambria Math" w:hAnsi="Cambria Math"/>
                <w:i/>
                <w:color w:val="000000"/>
                <w:sz w:val="23"/>
                <w:szCs w:val="23"/>
              </w:rPr>
              <m:t>o</m:t>
            </m:r>
            <m:r>
              <w:rPr xmlns:w="http://schemas.openxmlformats.org/wordprocessingml/2006/main">
                <w:rFonts w:ascii="Cambria Math" w:hAnsi="Cambria Math"/>
                <w:i/>
                <w:color w:val="000000"/>
                <w:sz w:val="23"/>
                <w:szCs w:val="23"/>
              </w:rPr>
              <m:t>t</m:t>
            </m:r>
            <m:r>
              <w:rPr xmlns:w="http://schemas.openxmlformats.org/wordprocessingml/2006/main">
                <w:rFonts w:ascii="Cambria Math" w:hAnsi="Cambria Math"/>
                <w:i/>
                <w:color w:val="000000"/>
                <w:sz w:val="23"/>
                <w:szCs w:val="23"/>
              </w:rPr>
              <m:t>a</m:t>
            </m:r>
            <m:r>
              <w:rPr xmlns:w="http://schemas.openxmlformats.org/wordprocessingml/2006/main">
                <w:rFonts w:ascii="Cambria Math" w:hAnsi="Cambria Math"/>
                <w:i/>
                <w:color w:val="000000"/>
                <w:sz w:val="23"/>
                <w:szCs w:val="23"/>
              </w:rPr>
              <m:t>l</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e</m:t>
            </m:r>
          </m:sub>
        </m:sSub>
      </m:oMath>
      <w:r>
        <w:rPr>
          <w:rtl w:val="0"/>
          <w:lang w:val="en-US"/>
        </w:rPr>
        <w:t xml:space="preserve"> denote the event-level composite Shock Score (Section 4.3.5). Let </w:t>
      </w:r>
      <m:oMath>
        <m:sSub>
          <m:e>
            <m:r>
              <m:rPr>
                <m:sty m:val="bi"/>
              </m:rPr>
              <w:rPr xmlns:w="http://schemas.openxmlformats.org/wordprocessingml/2006/main">
                <w:rFonts w:ascii="Cambria Math" w:hAnsi="Cambria Math"/>
                <w:i/>
                <w:color w:val="000000"/>
                <w:sz w:val="23"/>
                <w:szCs w:val="23"/>
              </w:rPr>
              <m:t>X</m:t>
            </m:r>
          </m:e>
          <m:sub>
            <m:r>
              <w:rPr xmlns:w="http://schemas.openxmlformats.org/wordprocessingml/2006/main">
                <w:rFonts w:ascii="Cambria Math" w:hAnsi="Cambria Math"/>
                <w:i/>
                <w:color w:val="000000"/>
                <w:sz w:val="23"/>
                <w:szCs w:val="23"/>
              </w:rPr>
              <m:t>i</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e</m:t>
            </m:r>
          </m:sub>
        </m:sSub>
      </m:oMath>
      <w:r>
        <w:rPr>
          <w:rtl w:val="0"/>
          <w:lang w:val="en-US"/>
        </w:rPr>
        <w:t xml:space="preserve"> denote a vector of controls. The baseline model is:</w:t>
      </w:r>
    </w:p>
    <w:p>
      <w:pPr>
        <w:pStyle w:val="Body Text"/>
        <w:jc w:val="center"/>
        <w:rPr>
          <w:color w:val="000000"/>
          <w:sz w:val="22"/>
        </w:rPr>
      </w:pPr>
      <m:oMathPara>
        <m:oMathParaPr>
          <m:jc m:val="center"/>
        </m:oMathParaPr>
        <m:oMath>
          <m:r>
            <w:rPr xmlns:w="http://schemas.openxmlformats.org/wordprocessingml/2006/main">
              <w:rFonts w:ascii="Cambria Math" w:hAnsi="Cambria Math"/>
              <w:i/>
              <w:color w:val="000000"/>
              <w:sz w:val="23"/>
              <w:szCs w:val="23"/>
            </w:rPr>
            <m:t>N</m:t>
          </m:r>
          <m:r>
            <w:rPr xmlns:w="http://schemas.openxmlformats.org/wordprocessingml/2006/main">
              <w:rFonts w:ascii="Cambria Math" w:hAnsi="Cambria Math"/>
              <w:i/>
              <w:color w:val="000000"/>
              <w:sz w:val="23"/>
              <w:szCs w:val="23"/>
            </w:rPr>
            <m:t>R</m:t>
          </m:r>
          <m:sSub>
            <m:e>
              <m:r>
                <w:rPr xmlns:w="http://schemas.openxmlformats.org/wordprocessingml/2006/main">
                  <w:rFonts w:ascii="Cambria Math" w:hAnsi="Cambria Math"/>
                  <w:i/>
                  <w:color w:val="000000"/>
                  <w:sz w:val="23"/>
                  <w:szCs w:val="23"/>
                </w:rPr>
                <m:t>S</m:t>
              </m:r>
            </m:e>
            <m:sub>
              <m:r>
                <w:rPr xmlns:w="http://schemas.openxmlformats.org/wordprocessingml/2006/main">
                  <w:rFonts w:ascii="Cambria Math" w:hAnsi="Cambria Math"/>
                  <w:i/>
                  <w:color w:val="000000"/>
                  <w:sz w:val="23"/>
                  <w:szCs w:val="23"/>
                </w:rPr>
                <m:t>i</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e</m:t>
              </m:r>
            </m:sub>
          </m:sSub>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α</m:t>
          </m:r>
          <m: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β</m:t>
              </m:r>
            </m:e>
            <m:sub>
              <m:r>
                <w:rPr xmlns:w="http://schemas.openxmlformats.org/wordprocessingml/2006/main">
                  <w:rFonts w:ascii="Cambria Math" w:hAnsi="Cambria Math"/>
                  <w:i/>
                  <w:color w:val="000000"/>
                  <w:sz w:val="23"/>
                  <w:szCs w:val="23"/>
                </w:rPr>
                <m:t>1</m:t>
              </m:r>
            </m:sub>
          </m:sSub>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S</m:t>
          </m:r>
          <m:sSub>
            <m:e>
              <m:r>
                <w:rPr xmlns:w="http://schemas.openxmlformats.org/wordprocessingml/2006/main">
                  <w:rFonts w:ascii="Cambria Math" w:hAnsi="Cambria Math"/>
                  <w:i/>
                  <w:color w:val="000000"/>
                  <w:sz w:val="23"/>
                  <w:szCs w:val="23"/>
                </w:rPr>
                <m:t>C</m:t>
              </m:r>
            </m:e>
            <m:sub>
              <m:r>
                <w:rPr xmlns:w="http://schemas.openxmlformats.org/wordprocessingml/2006/main">
                  <w:rFonts w:ascii="Cambria Math" w:hAnsi="Cambria Math"/>
                  <w:i/>
                  <w:color w:val="000000"/>
                  <w:sz w:val="23"/>
                  <w:szCs w:val="23"/>
                </w:rPr>
                <m:t>t</m:t>
              </m:r>
              <m:r>
                <w:rPr xmlns:w="http://schemas.openxmlformats.org/wordprocessingml/2006/main">
                  <w:rFonts w:ascii="Cambria Math" w:hAnsi="Cambria Math"/>
                  <w:i/>
                  <w:color w:val="000000"/>
                  <w:sz w:val="23"/>
                  <w:szCs w:val="23"/>
                </w:rPr>
                <m:t>o</m:t>
              </m:r>
              <m:r>
                <w:rPr xmlns:w="http://schemas.openxmlformats.org/wordprocessingml/2006/main">
                  <w:rFonts w:ascii="Cambria Math" w:hAnsi="Cambria Math"/>
                  <w:i/>
                  <w:color w:val="000000"/>
                  <w:sz w:val="23"/>
                  <w:szCs w:val="23"/>
                </w:rPr>
                <m:t>t</m:t>
              </m:r>
              <m:r>
                <w:rPr xmlns:w="http://schemas.openxmlformats.org/wordprocessingml/2006/main">
                  <w:rFonts w:ascii="Cambria Math" w:hAnsi="Cambria Math"/>
                  <w:i/>
                  <w:color w:val="000000"/>
                  <w:sz w:val="23"/>
                  <w:szCs w:val="23"/>
                </w:rPr>
                <m:t>a</m:t>
              </m:r>
              <m:r>
                <w:rPr xmlns:w="http://schemas.openxmlformats.org/wordprocessingml/2006/main">
                  <w:rFonts w:ascii="Cambria Math" w:hAnsi="Cambria Math"/>
                  <w:i/>
                  <w:color w:val="000000"/>
                  <w:sz w:val="23"/>
                  <w:szCs w:val="23"/>
                </w:rPr>
                <m:t>l</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e</m:t>
              </m:r>
            </m:sub>
          </m:sSub>
          <m:r>
            <w:rPr xmlns:w="http://schemas.openxmlformats.org/wordprocessingml/2006/main">
              <w:rFonts w:ascii="Cambria Math" w:hAnsi="Cambria Math"/>
              <w:i/>
              <w:color w:val="000000"/>
              <w:sz w:val="23"/>
              <w:szCs w:val="23"/>
            </w:rPr>
            <m:t>+</m:t>
          </m:r>
          <m:sSup>
            <m:e>
              <m:r>
                <m:rPr>
                  <m:sty m:val="bi"/>
                </m:rPr>
                <w:rPr xmlns:w="http://schemas.openxmlformats.org/wordprocessingml/2006/main">
                  <w:rFonts w:ascii="Cambria Math" w:hAnsi="Cambria Math"/>
                  <w:i/>
                  <w:color w:val="000000"/>
                  <w:sz w:val="23"/>
                  <w:szCs w:val="23"/>
                </w:rPr>
                <m:t>γ</m:t>
              </m:r>
            </m:e>
            <m:sup>
              <m:r>
                <m:rPr>
                  <m:sty m:val="p"/>
                </m:rPr>
                <w:rPr xmlns:w="http://schemas.openxmlformats.org/wordprocessingml/2006/main">
                  <w:rFonts w:ascii="Cambria Math" w:hAnsi="Cambria Math"/>
                  <w:i/>
                  <w:color w:val="000000"/>
                  <w:sz w:val="23"/>
                  <w:szCs w:val="23"/>
                </w:rPr>
                <m:t>'</m:t>
              </m:r>
            </m:sup>
          </m:sSup>
          <m:sSub>
            <m:e>
              <m:r>
                <m:rPr>
                  <m:sty m:val="bi"/>
                </m:rPr>
                <w:rPr xmlns:w="http://schemas.openxmlformats.org/wordprocessingml/2006/main">
                  <w:rFonts w:ascii="Cambria Math" w:hAnsi="Cambria Math"/>
                  <w:i/>
                  <w:color w:val="000000"/>
                  <w:sz w:val="23"/>
                  <w:szCs w:val="23"/>
                </w:rPr>
                <m:t>X</m:t>
              </m:r>
            </m:e>
            <m:sub>
              <m:r>
                <w:rPr xmlns:w="http://schemas.openxmlformats.org/wordprocessingml/2006/main">
                  <w:rFonts w:ascii="Cambria Math" w:hAnsi="Cambria Math"/>
                  <w:i/>
                  <w:color w:val="000000"/>
                  <w:sz w:val="23"/>
                  <w:szCs w:val="23"/>
                </w:rPr>
                <m:t>i</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e</m:t>
              </m:r>
            </m:sub>
          </m:sSub>
          <m: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ε</m:t>
              </m:r>
            </m:e>
            <m:sub>
              <m:r>
                <w:rPr xmlns:w="http://schemas.openxmlformats.org/wordprocessingml/2006/main">
                  <w:rFonts w:ascii="Cambria Math" w:hAnsi="Cambria Math"/>
                  <w:i/>
                  <w:color w:val="000000"/>
                  <w:sz w:val="23"/>
                  <w:szCs w:val="23"/>
                </w:rPr>
                <m:t>i</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e</m:t>
              </m:r>
            </m:sub>
          </m:sSub>
        </m:oMath>
      </m:oMathPara>
      <w:r>
        <w:br w:type="textWrapping"/>
      </w:r>
      <w:commentRangeStart w:id="162"/>
    </w:p>
    <w:p>
      <w:pPr>
        <w:pStyle w:val="First Paragraph"/>
        <w:rPr>
          <w:color w:val="000000"/>
          <w:sz w:val="22"/>
        </w:rPr>
      </w:pPr>
      <w:r>
        <w:rPr>
          <w:rtl w:val="0"/>
          <w:lang w:val="en-US"/>
        </w:rPr>
        <w:t>T</w:t>
      </w:r>
      <w:commentRangeEnd w:id="162"/>
      <w:r>
        <w:commentReference w:id="162"/>
      </w:r>
      <w:r>
        <w:rPr>
          <w:rtl w:val="0"/>
          <w:lang w:val="en-US"/>
        </w:rPr>
        <w:t xml:space="preserve">he control vector </w:t>
      </w:r>
      <m:oMath>
        <m:sSub>
          <m:e>
            <m:r>
              <m:rPr>
                <m:sty m:val="bi"/>
              </m:rPr>
              <w:rPr xmlns:w="http://schemas.openxmlformats.org/wordprocessingml/2006/main">
                <w:rFonts w:ascii="Cambria Math" w:hAnsi="Cambria Math"/>
                <w:i/>
                <w:color w:val="000000"/>
                <w:sz w:val="23"/>
                <w:szCs w:val="23"/>
              </w:rPr>
              <m:t>X</m:t>
            </m:r>
          </m:e>
          <m:sub>
            <m:r>
              <w:rPr xmlns:w="http://schemas.openxmlformats.org/wordprocessingml/2006/main">
                <w:rFonts w:ascii="Cambria Math" w:hAnsi="Cambria Math"/>
                <w:i/>
                <w:color w:val="000000"/>
                <w:sz w:val="23"/>
                <w:szCs w:val="23"/>
              </w:rPr>
              <m:t>i</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e</m:t>
            </m:r>
          </m:sub>
        </m:sSub>
      </m:oMath>
      <w:r>
        <w:rPr>
          <w:rtl w:val="0"/>
          <w:lang w:val="en-US"/>
        </w:rPr>
        <w:t xml:space="preserve"> includes respondent-level covariates (professional experience, portfolio mandate type), scenario-level covariates (event type, market context), and experimental design controls (scenario sequence position, counterbalancing block assignment).</w:t>
      </w:r>
    </w:p>
    <w:p>
      <w:pPr>
        <w:pStyle w:val="Body Text"/>
        <w:rPr>
          <w:color w:val="000000"/>
          <w:sz w:val="22"/>
        </w:rPr>
      </w:pPr>
      <w:r>
        <w:rPr>
          <w:b w:val="1"/>
          <w:bCs w:val="1"/>
          <w:rtl w:val="0"/>
          <w:lang w:val="en-US"/>
        </w:rPr>
        <w:t>Primary specification for H2 (portfolio outcomes).</w:t>
      </w:r>
      <w:r>
        <w:rPr>
          <w:rtl w:val="0"/>
          <w:lang w:val="en-US"/>
        </w:rPr>
        <w:t xml:space="preserve"> Let </w:t>
      </w:r>
      <m:oMath>
        <m:sSub>
          <m:e>
            <m:r>
              <m:rPr>
                <m:nor/>
              </m:rPr>
              <w:rPr xmlns:w="http://schemas.openxmlformats.org/wordprocessingml/2006/main">
                <w:rFonts w:ascii="Cambria Math" w:hAnsi="Cambria Math"/>
                <w:i/>
                <w:color w:val="000000"/>
                <w:sz w:val="23"/>
                <w:szCs w:val="23"/>
              </w:rPr>
              <m:t>Return</m:t>
            </m:r>
          </m:e>
          <m:sub>
            <m:r>
              <w:rPr xmlns:w="http://schemas.openxmlformats.org/wordprocessingml/2006/main">
                <w:rFonts w:ascii="Cambria Math" w:hAnsi="Cambria Math"/>
                <w:i/>
                <w:color w:val="000000"/>
                <w:sz w:val="23"/>
                <w:szCs w:val="23"/>
              </w:rPr>
              <m:t>j</m:t>
            </m:r>
          </m:sub>
        </m:sSub>
      </m:oMath>
      <w:r>
        <w:rPr>
          <w:rtl w:val="0"/>
          <w:lang w:val="en-US"/>
        </w:rPr>
        <w:t xml:space="preserve"> denote a portfolio risk-return metric for simulation run or decision condition </w:t>
      </w:r>
      <m:oMath>
        <m:r>
          <w:rPr xmlns:w="http://schemas.openxmlformats.org/wordprocessingml/2006/main">
            <w:rFonts w:ascii="Cambria Math" w:hAnsi="Cambria Math"/>
            <w:i/>
            <w:color w:val="000000"/>
            <w:sz w:val="23"/>
            <w:szCs w:val="23"/>
          </w:rPr>
          <m:t>j</m:t>
        </m:r>
      </m:oMath>
      <w:r>
        <w:rPr>
          <w:rtl w:val="0"/>
          <w:lang w:val="en-US"/>
        </w:rPr>
        <w:t xml:space="preserve">. Let </w:t>
      </w:r>
      <m:oMath>
        <m:r>
          <w:rPr xmlns:w="http://schemas.openxmlformats.org/wordprocessingml/2006/main">
            <w:rFonts w:ascii="Cambria Math" w:hAnsi="Cambria Math"/>
            <w:i/>
            <w:color w:val="000000"/>
            <w:sz w:val="23"/>
            <w:szCs w:val="23"/>
          </w:rPr>
          <m:t>S</m:t>
        </m:r>
        <m:r>
          <w:rPr xmlns:w="http://schemas.openxmlformats.org/wordprocessingml/2006/main">
            <w:rFonts w:ascii="Cambria Math" w:hAnsi="Cambria Math"/>
            <w:i/>
            <w:color w:val="000000"/>
            <w:sz w:val="23"/>
            <w:szCs w:val="23"/>
          </w:rPr>
          <m:t>h</m:t>
        </m:r>
        <m:r>
          <w:rPr xmlns:w="http://schemas.openxmlformats.org/wordprocessingml/2006/main">
            <w:rFonts w:ascii="Cambria Math" w:hAnsi="Cambria Math"/>
            <w:i/>
            <w:color w:val="000000"/>
            <w:sz w:val="23"/>
            <w:szCs w:val="23"/>
          </w:rPr>
          <m:t>o</m:t>
        </m:r>
        <m:r>
          <w:rPr xmlns:w="http://schemas.openxmlformats.org/wordprocessingml/2006/main">
            <w:rFonts w:ascii="Cambria Math" w:hAnsi="Cambria Math"/>
            <w:i/>
            <w:color w:val="000000"/>
            <w:sz w:val="23"/>
            <w:szCs w:val="23"/>
          </w:rPr>
          <m:t>w</m:t>
        </m:r>
        <m:r>
          <w:rPr xmlns:w="http://schemas.openxmlformats.org/wordprocessingml/2006/main">
            <w:rFonts w:ascii="Cambria Math" w:hAnsi="Cambria Math"/>
            <w:i/>
            <w:color w:val="000000"/>
            <w:sz w:val="23"/>
            <w:szCs w:val="23"/>
          </w:rPr>
          <m:t>S</m:t>
        </m:r>
        <m:sSub>
          <m:e>
            <m:r>
              <w:rPr xmlns:w="http://schemas.openxmlformats.org/wordprocessingml/2006/main">
                <w:rFonts w:ascii="Cambria Math" w:hAnsi="Cambria Math"/>
                <w:i/>
                <w:color w:val="000000"/>
                <w:sz w:val="23"/>
                <w:szCs w:val="23"/>
              </w:rPr>
              <m:t>C</m:t>
            </m:r>
          </m:e>
          <m:sub>
            <m:r>
              <w:rPr xmlns:w="http://schemas.openxmlformats.org/wordprocessingml/2006/main">
                <w:rFonts w:ascii="Cambria Math" w:hAnsi="Cambria Math"/>
                <w:i/>
                <w:color w:val="000000"/>
                <w:sz w:val="23"/>
                <w:szCs w:val="23"/>
              </w:rPr>
              <m:t>j</m:t>
            </m:r>
          </m:sub>
        </m:sSub>
      </m:oMath>
      <w:r>
        <w:rPr>
          <w:rtl w:val="0"/>
          <w:lang w:val="en-US"/>
        </w:rPr>
        <w:t xml:space="preserve"> denote the treatment indicator. Let </w:t>
      </w:r>
      <m:oMath>
        <m:sSub>
          <m:e>
            <m:r>
              <m:rPr>
                <m:sty m:val="bi"/>
              </m:rPr>
              <w:rPr xmlns:w="http://schemas.openxmlformats.org/wordprocessingml/2006/main">
                <w:rFonts w:ascii="Cambria Math" w:hAnsi="Cambria Math"/>
                <w:i/>
                <w:color w:val="000000"/>
                <w:sz w:val="23"/>
                <w:szCs w:val="23"/>
              </w:rPr>
              <m:t>Z</m:t>
            </m:r>
          </m:e>
          <m:sub>
            <m:r>
              <w:rPr xmlns:w="http://schemas.openxmlformats.org/wordprocessingml/2006/main">
                <w:rFonts w:ascii="Cambria Math" w:hAnsi="Cambria Math"/>
                <w:i/>
                <w:color w:val="000000"/>
                <w:sz w:val="23"/>
                <w:szCs w:val="23"/>
              </w:rPr>
              <m:t>j</m:t>
            </m:r>
          </m:sub>
        </m:sSub>
      </m:oMath>
      <w:r>
        <w:rPr>
          <w:rtl w:val="0"/>
          <w:lang w:val="en-US"/>
        </w:rPr>
        <w:t xml:space="preserve"> denote optional controls. The baseline model i</w:t>
      </w:r>
      <w:commentRangeStart w:id="163"/>
      <w:r>
        <w:rPr>
          <w:rtl w:val="0"/>
          <w:lang w:val="en-US"/>
        </w:rPr>
        <w:t>s:</w:t>
      </w:r>
      <w:r>
        <w:br w:type="textWrapping"/>
      </w:r>
      <w:commentRangeEnd w:id="163"/>
      <w:r>
        <w:commentReference w:id="163"/>
      </w:r>
    </w:p>
    <w:p>
      <w:pPr>
        <w:pStyle w:val="Body Text"/>
        <w:jc w:val="center"/>
        <w:rPr>
          <w:color w:val="000000"/>
          <w:sz w:val="22"/>
        </w:rPr>
      </w:pPr>
      <m:oMathPara>
        <m:oMathParaPr>
          <m:jc m:val="center"/>
        </m:oMathParaPr>
        <m:oMath>
          <m:r>
            <w:rPr xmlns:w="http://schemas.openxmlformats.org/wordprocessingml/2006/main">
              <w:rFonts w:ascii="Cambria Math" w:hAnsi="Cambria Math"/>
              <w:i/>
              <w:color w:val="000000"/>
              <w:sz w:val="23"/>
              <w:szCs w:val="23"/>
            </w:rPr>
            <m:t>R</m:t>
          </m:r>
          <m:r>
            <w:rPr xmlns:w="http://schemas.openxmlformats.org/wordprocessingml/2006/main">
              <w:rFonts w:ascii="Cambria Math" w:hAnsi="Cambria Math"/>
              <w:i/>
              <w:color w:val="000000"/>
              <w:sz w:val="23"/>
              <w:szCs w:val="23"/>
            </w:rPr>
            <m:t>e</m:t>
          </m:r>
          <m:r>
            <w:rPr xmlns:w="http://schemas.openxmlformats.org/wordprocessingml/2006/main">
              <w:rFonts w:ascii="Cambria Math" w:hAnsi="Cambria Math"/>
              <w:i/>
              <w:color w:val="000000"/>
              <w:sz w:val="23"/>
              <w:szCs w:val="23"/>
            </w:rPr>
            <m:t>t</m:t>
          </m:r>
          <m:r>
            <w:rPr xmlns:w="http://schemas.openxmlformats.org/wordprocessingml/2006/main">
              <w:rFonts w:ascii="Cambria Math" w:hAnsi="Cambria Math"/>
              <w:i/>
              <w:color w:val="000000"/>
              <w:sz w:val="23"/>
              <w:szCs w:val="23"/>
            </w:rPr>
            <m:t>u</m:t>
          </m:r>
          <m:r>
            <w:rPr xmlns:w="http://schemas.openxmlformats.org/wordprocessingml/2006/main">
              <w:rFonts w:ascii="Cambria Math" w:hAnsi="Cambria Math"/>
              <w:i/>
              <w:color w:val="000000"/>
              <w:sz w:val="23"/>
              <w:szCs w:val="23"/>
            </w:rPr>
            <m:t>r</m:t>
          </m:r>
          <m:sSub>
            <m:e>
              <m:r>
                <w:rPr xmlns:w="http://schemas.openxmlformats.org/wordprocessingml/2006/main">
                  <w:rFonts w:ascii="Cambria Math" w:hAnsi="Cambria Math"/>
                  <w:i/>
                  <w:color w:val="000000"/>
                  <w:sz w:val="23"/>
                  <w:szCs w:val="23"/>
                </w:rPr>
                <m:t>n</m:t>
              </m:r>
            </m:e>
            <m:sub>
              <m:r>
                <w:rPr xmlns:w="http://schemas.openxmlformats.org/wordprocessingml/2006/main">
                  <w:rFonts w:ascii="Cambria Math" w:hAnsi="Cambria Math"/>
                  <w:i/>
                  <w:color w:val="000000"/>
                  <w:sz w:val="23"/>
                  <w:szCs w:val="23"/>
                </w:rPr>
                <m:t>j</m:t>
              </m:r>
            </m:sub>
          </m:sSub>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α</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τ</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S</m:t>
          </m:r>
          <m:r>
            <w:rPr xmlns:w="http://schemas.openxmlformats.org/wordprocessingml/2006/main">
              <w:rFonts w:ascii="Cambria Math" w:hAnsi="Cambria Math"/>
              <w:i/>
              <w:color w:val="000000"/>
              <w:sz w:val="23"/>
              <w:szCs w:val="23"/>
            </w:rPr>
            <m:t>h</m:t>
          </m:r>
          <m:r>
            <w:rPr xmlns:w="http://schemas.openxmlformats.org/wordprocessingml/2006/main">
              <w:rFonts w:ascii="Cambria Math" w:hAnsi="Cambria Math"/>
              <w:i/>
              <w:color w:val="000000"/>
              <w:sz w:val="23"/>
              <w:szCs w:val="23"/>
            </w:rPr>
            <m:t>o</m:t>
          </m:r>
          <m:r>
            <w:rPr xmlns:w="http://schemas.openxmlformats.org/wordprocessingml/2006/main">
              <w:rFonts w:ascii="Cambria Math" w:hAnsi="Cambria Math"/>
              <w:i/>
              <w:color w:val="000000"/>
              <w:sz w:val="23"/>
              <w:szCs w:val="23"/>
            </w:rPr>
            <m:t>w</m:t>
          </m:r>
          <m:r>
            <w:rPr xmlns:w="http://schemas.openxmlformats.org/wordprocessingml/2006/main">
              <w:rFonts w:ascii="Cambria Math" w:hAnsi="Cambria Math"/>
              <w:i/>
              <w:color w:val="000000"/>
              <w:sz w:val="23"/>
              <w:szCs w:val="23"/>
            </w:rPr>
            <m:t>S</m:t>
          </m:r>
          <m:sSub>
            <m:e>
              <m:r>
                <w:rPr xmlns:w="http://schemas.openxmlformats.org/wordprocessingml/2006/main">
                  <w:rFonts w:ascii="Cambria Math" w:hAnsi="Cambria Math"/>
                  <w:i/>
                  <w:color w:val="000000"/>
                  <w:sz w:val="23"/>
                  <w:szCs w:val="23"/>
                </w:rPr>
                <m:t>C</m:t>
              </m:r>
            </m:e>
            <m:sub>
              <m:r>
                <w:rPr xmlns:w="http://schemas.openxmlformats.org/wordprocessingml/2006/main">
                  <w:rFonts w:ascii="Cambria Math" w:hAnsi="Cambria Math"/>
                  <w:i/>
                  <w:color w:val="000000"/>
                  <w:sz w:val="23"/>
                  <w:szCs w:val="23"/>
                </w:rPr>
                <m:t>j</m:t>
              </m:r>
            </m:sub>
          </m:sSub>
          <m:r>
            <w:rPr xmlns:w="http://schemas.openxmlformats.org/wordprocessingml/2006/main">
              <w:rFonts w:ascii="Cambria Math" w:hAnsi="Cambria Math"/>
              <w:i/>
              <w:color w:val="000000"/>
              <w:sz w:val="23"/>
              <w:szCs w:val="23"/>
            </w:rPr>
            <m:t>+</m:t>
          </m:r>
          <m:sSup>
            <m:e>
              <m:r>
                <m:rPr>
                  <m:sty m:val="bi"/>
                </m:rPr>
                <w:rPr xmlns:w="http://schemas.openxmlformats.org/wordprocessingml/2006/main">
                  <w:rFonts w:ascii="Cambria Math" w:hAnsi="Cambria Math"/>
                  <w:i/>
                  <w:color w:val="000000"/>
                  <w:sz w:val="23"/>
                  <w:szCs w:val="23"/>
                </w:rPr>
                <m:t>δ</m:t>
              </m:r>
            </m:e>
            <m:sup>
              <m:r>
                <m:rPr>
                  <m:sty m:val="p"/>
                </m:rPr>
                <w:rPr xmlns:w="http://schemas.openxmlformats.org/wordprocessingml/2006/main">
                  <w:rFonts w:ascii="Cambria Math" w:hAnsi="Cambria Math"/>
                  <w:i/>
                  <w:color w:val="000000"/>
                  <w:sz w:val="23"/>
                  <w:szCs w:val="23"/>
                </w:rPr>
                <m:t>'</m:t>
              </m:r>
            </m:sup>
          </m:sSup>
          <m:sSub>
            <m:e>
              <m:r>
                <m:rPr>
                  <m:sty m:val="bi"/>
                </m:rPr>
                <w:rPr xmlns:w="http://schemas.openxmlformats.org/wordprocessingml/2006/main">
                  <w:rFonts w:ascii="Cambria Math" w:hAnsi="Cambria Math"/>
                  <w:i/>
                  <w:color w:val="000000"/>
                  <w:sz w:val="23"/>
                  <w:szCs w:val="23"/>
                </w:rPr>
                <m:t>Z</m:t>
              </m:r>
            </m:e>
            <m:sub>
              <m:r>
                <w:rPr xmlns:w="http://schemas.openxmlformats.org/wordprocessingml/2006/main">
                  <w:rFonts w:ascii="Cambria Math" w:hAnsi="Cambria Math"/>
                  <w:i/>
                  <w:color w:val="000000"/>
                  <w:sz w:val="23"/>
                  <w:szCs w:val="23"/>
                </w:rPr>
                <m:t>j</m:t>
              </m:r>
            </m:sub>
          </m:sSub>
          <m: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u</m:t>
              </m:r>
            </m:e>
            <m:sub>
              <m:r>
                <w:rPr xmlns:w="http://schemas.openxmlformats.org/wordprocessingml/2006/main">
                  <w:rFonts w:ascii="Cambria Math" w:hAnsi="Cambria Math"/>
                  <w:i/>
                  <w:color w:val="000000"/>
                  <w:sz w:val="23"/>
                  <w:szCs w:val="23"/>
                </w:rPr>
                <m:t>j</m:t>
              </m:r>
            </m:sub>
          </m:sSub>
        </m:oMath>
      </m:oMathPara>
    </w:p>
    <w:p>
      <w:pPr>
        <w:pStyle w:val="First Paragraph"/>
      </w:pPr>
      <w:r>
        <w:rPr>
          <w:b w:val="1"/>
          <w:bCs w:val="1"/>
          <w:rtl w:val="0"/>
          <w:lang w:val="en-US"/>
        </w:rPr>
        <w:t xml:space="preserve">Robustness specification 3 </w:t>
      </w:r>
      <w:r>
        <w:rPr>
          <w:b w:val="1"/>
          <w:bCs w:val="1"/>
          <w:rtl w:val="0"/>
          <w:lang w:val="en-US"/>
        </w:rPr>
        <w:t xml:space="preserve">– </w:t>
      </w:r>
      <w:r>
        <w:rPr>
          <w:b w:val="1"/>
          <w:bCs w:val="1"/>
          <w:rtl w:val="0"/>
          <w:lang w:val="en-US"/>
        </w:rPr>
        <w:t>Heterogeneity by shock intensity (optional interaction).</w:t>
      </w:r>
      <w:r>
        <w:rPr>
          <w:rtl w:val="0"/>
          <w:lang w:val="en-US"/>
        </w:rPr>
        <w:t xml:space="preserve"> This specification tests whether the treatment effect of the Shock Score dashboard varies with shock intensity. It is an extension of the H2 baseline, not a separate hypothesis:</w:t>
      </w:r>
    </w:p>
    <w:p>
      <w:pPr>
        <w:pStyle w:val="Body Text"/>
        <w:jc w:val="center"/>
        <w:rPr>
          <w:color w:val="000000"/>
          <w:sz w:val="22"/>
        </w:rPr>
      </w:pPr>
      <m:oMathPara>
        <m:oMathParaPr>
          <m:jc m:val="center"/>
        </m:oMathParaPr>
        <m:oMath>
          <m:r>
            <w:rPr xmlns:w="http://schemas.openxmlformats.org/wordprocessingml/2006/main">
              <w:rFonts w:ascii="Cambria Math" w:hAnsi="Cambria Math"/>
              <w:i/>
              <w:color w:val="000000"/>
              <w:sz w:val="23"/>
              <w:szCs w:val="23"/>
            </w:rPr>
            <m:t>R</m:t>
          </m:r>
          <m:r>
            <w:rPr xmlns:w="http://schemas.openxmlformats.org/wordprocessingml/2006/main">
              <w:rFonts w:ascii="Cambria Math" w:hAnsi="Cambria Math"/>
              <w:i/>
              <w:color w:val="000000"/>
              <w:sz w:val="23"/>
              <w:szCs w:val="23"/>
            </w:rPr>
            <m:t>e</m:t>
          </m:r>
          <m:r>
            <w:rPr xmlns:w="http://schemas.openxmlformats.org/wordprocessingml/2006/main">
              <w:rFonts w:ascii="Cambria Math" w:hAnsi="Cambria Math"/>
              <w:i/>
              <w:color w:val="000000"/>
              <w:sz w:val="23"/>
              <w:szCs w:val="23"/>
            </w:rPr>
            <m:t>t</m:t>
          </m:r>
          <m:r>
            <w:rPr xmlns:w="http://schemas.openxmlformats.org/wordprocessingml/2006/main">
              <w:rFonts w:ascii="Cambria Math" w:hAnsi="Cambria Math"/>
              <w:i/>
              <w:color w:val="000000"/>
              <w:sz w:val="23"/>
              <w:szCs w:val="23"/>
            </w:rPr>
            <m:t>u</m:t>
          </m:r>
          <m:r>
            <w:rPr xmlns:w="http://schemas.openxmlformats.org/wordprocessingml/2006/main">
              <w:rFonts w:ascii="Cambria Math" w:hAnsi="Cambria Math"/>
              <w:i/>
              <w:color w:val="000000"/>
              <w:sz w:val="23"/>
              <w:szCs w:val="23"/>
            </w:rPr>
            <m:t>r</m:t>
          </m:r>
          <m:sSub>
            <m:e>
              <m:r>
                <w:rPr xmlns:w="http://schemas.openxmlformats.org/wordprocessingml/2006/main">
                  <w:rFonts w:ascii="Cambria Math" w:hAnsi="Cambria Math"/>
                  <w:i/>
                  <w:color w:val="000000"/>
                  <w:sz w:val="23"/>
                  <w:szCs w:val="23"/>
                </w:rPr>
                <m:t>n</m:t>
              </m:r>
            </m:e>
            <m:sub>
              <m:r>
                <w:rPr xmlns:w="http://schemas.openxmlformats.org/wordprocessingml/2006/main">
                  <w:rFonts w:ascii="Cambria Math" w:hAnsi="Cambria Math"/>
                  <w:i/>
                  <w:color w:val="000000"/>
                  <w:sz w:val="23"/>
                  <w:szCs w:val="23"/>
                </w:rPr>
                <m:t>j</m:t>
              </m:r>
            </m:sub>
          </m:sSub>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α</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τ</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S</m:t>
          </m:r>
          <m:r>
            <w:rPr xmlns:w="http://schemas.openxmlformats.org/wordprocessingml/2006/main">
              <w:rFonts w:ascii="Cambria Math" w:hAnsi="Cambria Math"/>
              <w:i/>
              <w:color w:val="000000"/>
              <w:sz w:val="23"/>
              <w:szCs w:val="23"/>
            </w:rPr>
            <m:t>h</m:t>
          </m:r>
          <m:r>
            <w:rPr xmlns:w="http://schemas.openxmlformats.org/wordprocessingml/2006/main">
              <w:rFonts w:ascii="Cambria Math" w:hAnsi="Cambria Math"/>
              <w:i/>
              <w:color w:val="000000"/>
              <w:sz w:val="23"/>
              <w:szCs w:val="23"/>
            </w:rPr>
            <m:t>o</m:t>
          </m:r>
          <m:r>
            <w:rPr xmlns:w="http://schemas.openxmlformats.org/wordprocessingml/2006/main">
              <w:rFonts w:ascii="Cambria Math" w:hAnsi="Cambria Math"/>
              <w:i/>
              <w:color w:val="000000"/>
              <w:sz w:val="23"/>
              <w:szCs w:val="23"/>
            </w:rPr>
            <m:t>w</m:t>
          </m:r>
          <m:r>
            <w:rPr xmlns:w="http://schemas.openxmlformats.org/wordprocessingml/2006/main">
              <w:rFonts w:ascii="Cambria Math" w:hAnsi="Cambria Math"/>
              <w:i/>
              <w:color w:val="000000"/>
              <w:sz w:val="23"/>
              <w:szCs w:val="23"/>
            </w:rPr>
            <m:t>S</m:t>
          </m:r>
          <m:sSub>
            <m:e>
              <m:r>
                <w:rPr xmlns:w="http://schemas.openxmlformats.org/wordprocessingml/2006/main">
                  <w:rFonts w:ascii="Cambria Math" w:hAnsi="Cambria Math"/>
                  <w:i/>
                  <w:color w:val="000000"/>
                  <w:sz w:val="23"/>
                  <w:szCs w:val="23"/>
                </w:rPr>
                <m:t>C</m:t>
              </m:r>
            </m:e>
            <m:sub>
              <m:r>
                <w:rPr xmlns:w="http://schemas.openxmlformats.org/wordprocessingml/2006/main">
                  <w:rFonts w:ascii="Cambria Math" w:hAnsi="Cambria Math"/>
                  <w:i/>
                  <w:color w:val="000000"/>
                  <w:sz w:val="23"/>
                  <w:szCs w:val="23"/>
                </w:rPr>
                <m:t>j</m:t>
              </m:r>
            </m:sub>
          </m:sSub>
          <m: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β</m:t>
              </m:r>
            </m:e>
            <m:sub>
              <m:r>
                <w:rPr xmlns:w="http://schemas.openxmlformats.org/wordprocessingml/2006/main">
                  <w:rFonts w:ascii="Cambria Math" w:hAnsi="Cambria Math"/>
                  <w:i/>
                  <w:color w:val="000000"/>
                  <w:sz w:val="23"/>
                  <w:szCs w:val="23"/>
                </w:rPr>
                <m:t>2</m:t>
              </m:r>
            </m:sub>
          </m:sSub>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S</m:t>
          </m:r>
          <m:sSub>
            <m:e>
              <m:r>
                <w:rPr xmlns:w="http://schemas.openxmlformats.org/wordprocessingml/2006/main">
                  <w:rFonts w:ascii="Cambria Math" w:hAnsi="Cambria Math"/>
                  <w:i/>
                  <w:color w:val="000000"/>
                  <w:sz w:val="23"/>
                  <w:szCs w:val="23"/>
                </w:rPr>
                <m:t>C</m:t>
              </m:r>
            </m:e>
            <m:sub>
              <m:r>
                <w:rPr xmlns:w="http://schemas.openxmlformats.org/wordprocessingml/2006/main">
                  <w:rFonts w:ascii="Cambria Math" w:hAnsi="Cambria Math"/>
                  <w:i/>
                  <w:color w:val="000000"/>
                  <w:sz w:val="23"/>
                  <w:szCs w:val="23"/>
                </w:rPr>
                <m:t>t</m:t>
              </m:r>
              <m:r>
                <w:rPr xmlns:w="http://schemas.openxmlformats.org/wordprocessingml/2006/main">
                  <w:rFonts w:ascii="Cambria Math" w:hAnsi="Cambria Math"/>
                  <w:i/>
                  <w:color w:val="000000"/>
                  <w:sz w:val="23"/>
                  <w:szCs w:val="23"/>
                </w:rPr>
                <m:t>o</m:t>
              </m:r>
              <m:r>
                <w:rPr xmlns:w="http://schemas.openxmlformats.org/wordprocessingml/2006/main">
                  <w:rFonts w:ascii="Cambria Math" w:hAnsi="Cambria Math"/>
                  <w:i/>
                  <w:color w:val="000000"/>
                  <w:sz w:val="23"/>
                  <w:szCs w:val="23"/>
                </w:rPr>
                <m:t>t</m:t>
              </m:r>
              <m:r>
                <w:rPr xmlns:w="http://schemas.openxmlformats.org/wordprocessingml/2006/main">
                  <w:rFonts w:ascii="Cambria Math" w:hAnsi="Cambria Math"/>
                  <w:i/>
                  <w:color w:val="000000"/>
                  <w:sz w:val="23"/>
                  <w:szCs w:val="23"/>
                </w:rPr>
                <m:t>a</m:t>
              </m:r>
              <m:r>
                <w:rPr xmlns:w="http://schemas.openxmlformats.org/wordprocessingml/2006/main">
                  <w:rFonts w:ascii="Cambria Math" w:hAnsi="Cambria Math"/>
                  <w:i/>
                  <w:color w:val="000000"/>
                  <w:sz w:val="23"/>
                  <w:szCs w:val="23"/>
                </w:rPr>
                <m:t>l</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j</m:t>
              </m:r>
            </m:sub>
          </m:sSub>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ϕ</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S</m:t>
          </m:r>
          <m:r>
            <w:rPr xmlns:w="http://schemas.openxmlformats.org/wordprocessingml/2006/main">
              <w:rFonts w:ascii="Cambria Math" w:hAnsi="Cambria Math"/>
              <w:i/>
              <w:color w:val="000000"/>
              <w:sz w:val="23"/>
              <w:szCs w:val="23"/>
            </w:rPr>
            <m:t>h</m:t>
          </m:r>
          <m:r>
            <w:rPr xmlns:w="http://schemas.openxmlformats.org/wordprocessingml/2006/main">
              <w:rFonts w:ascii="Cambria Math" w:hAnsi="Cambria Math"/>
              <w:i/>
              <w:color w:val="000000"/>
              <w:sz w:val="23"/>
              <w:szCs w:val="23"/>
            </w:rPr>
            <m:t>o</m:t>
          </m:r>
          <m:r>
            <w:rPr xmlns:w="http://schemas.openxmlformats.org/wordprocessingml/2006/main">
              <w:rFonts w:ascii="Cambria Math" w:hAnsi="Cambria Math"/>
              <w:i/>
              <w:color w:val="000000"/>
              <w:sz w:val="23"/>
              <w:szCs w:val="23"/>
            </w:rPr>
            <m:t>w</m:t>
          </m:r>
          <m:r>
            <w:rPr xmlns:w="http://schemas.openxmlformats.org/wordprocessingml/2006/main">
              <w:rFonts w:ascii="Cambria Math" w:hAnsi="Cambria Math"/>
              <w:i/>
              <w:color w:val="000000"/>
              <w:sz w:val="23"/>
              <w:szCs w:val="23"/>
            </w:rPr>
            <m:t>S</m:t>
          </m:r>
          <m:sSub>
            <m:e>
              <m:r>
                <w:rPr xmlns:w="http://schemas.openxmlformats.org/wordprocessingml/2006/main">
                  <w:rFonts w:ascii="Cambria Math" w:hAnsi="Cambria Math"/>
                  <w:i/>
                  <w:color w:val="000000"/>
                  <w:sz w:val="23"/>
                  <w:szCs w:val="23"/>
                </w:rPr>
                <m:t>C</m:t>
              </m:r>
            </m:e>
            <m:sub>
              <m:r>
                <w:rPr xmlns:w="http://schemas.openxmlformats.org/wordprocessingml/2006/main">
                  <w:rFonts w:ascii="Cambria Math" w:hAnsi="Cambria Math"/>
                  <w:i/>
                  <w:color w:val="000000"/>
                  <w:sz w:val="23"/>
                  <w:szCs w:val="23"/>
                </w:rPr>
                <m:t>j</m:t>
              </m:r>
            </m:sub>
          </m:sSub>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S</m:t>
          </m:r>
          <m:sSub>
            <m:e>
              <m:r>
                <w:rPr xmlns:w="http://schemas.openxmlformats.org/wordprocessingml/2006/main">
                  <w:rFonts w:ascii="Cambria Math" w:hAnsi="Cambria Math"/>
                  <w:i/>
                  <w:color w:val="000000"/>
                  <w:sz w:val="23"/>
                  <w:szCs w:val="23"/>
                </w:rPr>
                <m:t>C</m:t>
              </m:r>
            </m:e>
            <m:sub>
              <m:r>
                <w:rPr xmlns:w="http://schemas.openxmlformats.org/wordprocessingml/2006/main">
                  <w:rFonts w:ascii="Cambria Math" w:hAnsi="Cambria Math"/>
                  <w:i/>
                  <w:color w:val="000000"/>
                  <w:sz w:val="23"/>
                  <w:szCs w:val="23"/>
                </w:rPr>
                <m:t>t</m:t>
              </m:r>
              <m:r>
                <w:rPr xmlns:w="http://schemas.openxmlformats.org/wordprocessingml/2006/main">
                  <w:rFonts w:ascii="Cambria Math" w:hAnsi="Cambria Math"/>
                  <w:i/>
                  <w:color w:val="000000"/>
                  <w:sz w:val="23"/>
                  <w:szCs w:val="23"/>
                </w:rPr>
                <m:t>o</m:t>
              </m:r>
              <m:r>
                <w:rPr xmlns:w="http://schemas.openxmlformats.org/wordprocessingml/2006/main">
                  <w:rFonts w:ascii="Cambria Math" w:hAnsi="Cambria Math"/>
                  <w:i/>
                  <w:color w:val="000000"/>
                  <w:sz w:val="23"/>
                  <w:szCs w:val="23"/>
                </w:rPr>
                <m:t>t</m:t>
              </m:r>
              <m:r>
                <w:rPr xmlns:w="http://schemas.openxmlformats.org/wordprocessingml/2006/main">
                  <w:rFonts w:ascii="Cambria Math" w:hAnsi="Cambria Math"/>
                  <w:i/>
                  <w:color w:val="000000"/>
                  <w:sz w:val="23"/>
                  <w:szCs w:val="23"/>
                </w:rPr>
                <m:t>a</m:t>
              </m:r>
              <m:r>
                <w:rPr xmlns:w="http://schemas.openxmlformats.org/wordprocessingml/2006/main">
                  <w:rFonts w:ascii="Cambria Math" w:hAnsi="Cambria Math"/>
                  <w:i/>
                  <w:color w:val="000000"/>
                  <w:sz w:val="23"/>
                  <w:szCs w:val="23"/>
                </w:rPr>
                <m:t>l</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j</m:t>
              </m:r>
            </m:sub>
          </m:sSub>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sSup>
            <m:e>
              <m:r>
                <m:rPr>
                  <m:sty m:val="bi"/>
                </m:rPr>
                <w:rPr xmlns:w="http://schemas.openxmlformats.org/wordprocessingml/2006/main">
                  <w:rFonts w:ascii="Cambria Math" w:hAnsi="Cambria Math"/>
                  <w:i/>
                  <w:color w:val="000000"/>
                  <w:sz w:val="23"/>
                  <w:szCs w:val="23"/>
                </w:rPr>
                <m:t>δ</m:t>
              </m:r>
            </m:e>
            <m:sup>
              <m:r>
                <m:rPr>
                  <m:sty m:val="p"/>
                </m:rPr>
                <w:rPr xmlns:w="http://schemas.openxmlformats.org/wordprocessingml/2006/main">
                  <w:rFonts w:ascii="Cambria Math" w:hAnsi="Cambria Math"/>
                  <w:i/>
                  <w:color w:val="000000"/>
                  <w:sz w:val="23"/>
                  <w:szCs w:val="23"/>
                </w:rPr>
                <m:t>'</m:t>
              </m:r>
            </m:sup>
          </m:sSup>
          <m:sSub>
            <m:e>
              <m:r>
                <m:rPr>
                  <m:sty m:val="bi"/>
                </m:rPr>
                <w:rPr xmlns:w="http://schemas.openxmlformats.org/wordprocessingml/2006/main">
                  <w:rFonts w:ascii="Cambria Math" w:hAnsi="Cambria Math"/>
                  <w:i/>
                  <w:color w:val="000000"/>
                  <w:sz w:val="23"/>
                  <w:szCs w:val="23"/>
                </w:rPr>
                <m:t>Z</m:t>
              </m:r>
            </m:e>
            <m:sub>
              <m:r>
                <w:rPr xmlns:w="http://schemas.openxmlformats.org/wordprocessingml/2006/main">
                  <w:rFonts w:ascii="Cambria Math" w:hAnsi="Cambria Math"/>
                  <w:i/>
                  <w:color w:val="000000"/>
                  <w:sz w:val="23"/>
                  <w:szCs w:val="23"/>
                </w:rPr>
                <m:t>j</m:t>
              </m:r>
            </m:sub>
          </m:sSub>
          <m: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u</m:t>
              </m:r>
            </m:e>
            <m:sub>
              <m:r>
                <w:rPr xmlns:w="http://schemas.openxmlformats.org/wordprocessingml/2006/main">
                  <w:rFonts w:ascii="Cambria Math" w:hAnsi="Cambria Math"/>
                  <w:i/>
                  <w:color w:val="000000"/>
                  <w:sz w:val="23"/>
                  <w:szCs w:val="23"/>
                </w:rPr>
                <m:t>j</m:t>
              </m:r>
            </m:sub>
          </m:sSub>
        </m:oMath>
      </m:oMathPara>
      <w:r>
        <w:br w:type="textWrapping"/>
      </w:r>
      <w:commentRangeStart w:id="164"/>
    </w:p>
    <w:p>
      <w:pPr>
        <w:pStyle w:val="First Paragraph"/>
        <w:rPr>
          <w:color w:val="000000"/>
          <w:sz w:val="22"/>
        </w:rPr>
      </w:pPr>
      <w:r>
        <w:rPr>
          <w:rtl w:val="0"/>
          <w:lang w:val="en-US"/>
        </w:rPr>
        <w:t xml:space="preserve">The </w:t>
      </w:r>
      <w:commentRangeEnd w:id="164"/>
      <w:r>
        <w:commentReference w:id="164"/>
      </w:r>
      <w:r>
        <w:rPr>
          <w:rtl w:val="0"/>
          <w:lang w:val="en-US"/>
        </w:rPr>
        <w:t xml:space="preserve">coefficient </w:t>
      </w:r>
      <m:oMath>
        <m:r>
          <w:rPr xmlns:w="http://schemas.openxmlformats.org/wordprocessingml/2006/main">
            <w:rFonts w:ascii="Cambria Math" w:hAnsi="Cambria Math"/>
            <w:i/>
            <w:color w:val="000000"/>
            <w:sz w:val="23"/>
            <w:szCs w:val="23"/>
          </w:rPr>
          <m:t>ϕ</m:t>
        </m:r>
      </m:oMath>
      <w:r>
        <w:rPr>
          <w:rtl w:val="0"/>
          <w:lang w:val="en-US"/>
        </w:rPr>
        <w:t xml:space="preserve"> captures whether decision support is more effective under higher shock intensity.</w:t>
      </w:r>
    </w:p>
    <w:p>
      <w:pPr>
        <w:pStyle w:val="Body Text"/>
      </w:pPr>
      <w:r>
        <w:rPr>
          <w:b w:val="1"/>
          <w:bCs w:val="1"/>
          <w:rtl w:val="0"/>
          <w:lang w:val="en-US"/>
        </w:rPr>
        <w:t xml:space="preserve">Robustness specification 4 </w:t>
      </w:r>
      <w:r>
        <w:rPr>
          <w:b w:val="1"/>
          <w:bCs w:val="1"/>
          <w:rtl w:val="0"/>
          <w:lang w:val="en-US"/>
        </w:rPr>
        <w:t xml:space="preserve">– </w:t>
      </w:r>
      <w:r>
        <w:rPr>
          <w:b w:val="1"/>
          <w:bCs w:val="1"/>
          <w:rtl w:val="0"/>
          <w:lang w:val="en-US"/>
        </w:rPr>
        <w:t>Manager fixed effects (optional within-subject specification).</w:t>
      </w:r>
      <w:r>
        <w:rPr>
          <w:rtl w:val="0"/>
          <w:lang w:val="en-US"/>
        </w:rPr>
        <w:t xml:space="preserve"> Because each manager is exposed to both treatment conditions, the H1 dataset may support specifications with manager fixed effects to absorb stable individual differences:</w:t>
      </w:r>
    </w:p>
    <w:p>
      <w:pPr>
        <w:pStyle w:val="Body Text"/>
        <w:jc w:val="center"/>
        <w:rPr>
          <w:color w:val="000000"/>
          <w:sz w:val="22"/>
        </w:rPr>
      </w:pPr>
      <m:oMathPara>
        <m:oMathParaPr>
          <m:jc m:val="center"/>
        </m:oMathParaPr>
        <m:oMath>
          <m:r>
            <w:rPr xmlns:w="http://schemas.openxmlformats.org/wordprocessingml/2006/main">
              <w:rFonts w:ascii="Cambria Math" w:hAnsi="Cambria Math"/>
              <w:i/>
              <w:color w:val="000000"/>
              <w:sz w:val="23"/>
              <w:szCs w:val="23"/>
            </w:rPr>
            <m:t>N</m:t>
          </m:r>
          <m:r>
            <w:rPr xmlns:w="http://schemas.openxmlformats.org/wordprocessingml/2006/main">
              <w:rFonts w:ascii="Cambria Math" w:hAnsi="Cambria Math"/>
              <w:i/>
              <w:color w:val="000000"/>
              <w:sz w:val="23"/>
              <w:szCs w:val="23"/>
            </w:rPr>
            <m:t>R</m:t>
          </m:r>
          <m:sSub>
            <m:e>
              <m:r>
                <w:rPr xmlns:w="http://schemas.openxmlformats.org/wordprocessingml/2006/main">
                  <w:rFonts w:ascii="Cambria Math" w:hAnsi="Cambria Math"/>
                  <w:i/>
                  <w:color w:val="000000"/>
                  <w:sz w:val="23"/>
                  <w:szCs w:val="23"/>
                </w:rPr>
                <m:t>S</m:t>
              </m:r>
            </m:e>
            <m:sub>
              <m:r>
                <w:rPr xmlns:w="http://schemas.openxmlformats.org/wordprocessingml/2006/main">
                  <w:rFonts w:ascii="Cambria Math" w:hAnsi="Cambria Math"/>
                  <w:i/>
                  <w:color w:val="000000"/>
                  <w:sz w:val="23"/>
                  <w:szCs w:val="23"/>
                </w:rPr>
                <m:t>i</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e</m:t>
              </m:r>
            </m:sub>
          </m:sSub>
          <m: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α</m:t>
              </m:r>
            </m:e>
            <m:sub>
              <m:r>
                <w:rPr xmlns:w="http://schemas.openxmlformats.org/wordprocessingml/2006/main">
                  <w:rFonts w:ascii="Cambria Math" w:hAnsi="Cambria Math"/>
                  <w:i/>
                  <w:color w:val="000000"/>
                  <w:sz w:val="23"/>
                  <w:szCs w:val="23"/>
                </w:rPr>
                <m:t>i</m:t>
              </m:r>
            </m:sub>
          </m:sSub>
          <m: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β</m:t>
              </m:r>
            </m:e>
            <m:sub>
              <m:r>
                <w:rPr xmlns:w="http://schemas.openxmlformats.org/wordprocessingml/2006/main">
                  <w:rFonts w:ascii="Cambria Math" w:hAnsi="Cambria Math"/>
                  <w:i/>
                  <w:color w:val="000000"/>
                  <w:sz w:val="23"/>
                  <w:szCs w:val="23"/>
                </w:rPr>
                <m:t>1</m:t>
              </m:r>
            </m:sub>
          </m:sSub>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S</m:t>
          </m:r>
          <m:sSub>
            <m:e>
              <m:r>
                <w:rPr xmlns:w="http://schemas.openxmlformats.org/wordprocessingml/2006/main">
                  <w:rFonts w:ascii="Cambria Math" w:hAnsi="Cambria Math"/>
                  <w:i/>
                  <w:color w:val="000000"/>
                  <w:sz w:val="23"/>
                  <w:szCs w:val="23"/>
                </w:rPr>
                <m:t>C</m:t>
              </m:r>
            </m:e>
            <m:sub>
              <m:r>
                <w:rPr xmlns:w="http://schemas.openxmlformats.org/wordprocessingml/2006/main">
                  <w:rFonts w:ascii="Cambria Math" w:hAnsi="Cambria Math"/>
                  <w:i/>
                  <w:color w:val="000000"/>
                  <w:sz w:val="23"/>
                  <w:szCs w:val="23"/>
                </w:rPr>
                <m:t>t</m:t>
              </m:r>
              <m:r>
                <w:rPr xmlns:w="http://schemas.openxmlformats.org/wordprocessingml/2006/main">
                  <w:rFonts w:ascii="Cambria Math" w:hAnsi="Cambria Math"/>
                  <w:i/>
                  <w:color w:val="000000"/>
                  <w:sz w:val="23"/>
                  <w:szCs w:val="23"/>
                </w:rPr>
                <m:t>o</m:t>
              </m:r>
              <m:r>
                <w:rPr xmlns:w="http://schemas.openxmlformats.org/wordprocessingml/2006/main">
                  <w:rFonts w:ascii="Cambria Math" w:hAnsi="Cambria Math"/>
                  <w:i/>
                  <w:color w:val="000000"/>
                  <w:sz w:val="23"/>
                  <w:szCs w:val="23"/>
                </w:rPr>
                <m:t>t</m:t>
              </m:r>
              <m:r>
                <w:rPr xmlns:w="http://schemas.openxmlformats.org/wordprocessingml/2006/main">
                  <w:rFonts w:ascii="Cambria Math" w:hAnsi="Cambria Math"/>
                  <w:i/>
                  <w:color w:val="000000"/>
                  <w:sz w:val="23"/>
                  <w:szCs w:val="23"/>
                </w:rPr>
                <m:t>a</m:t>
              </m:r>
              <m:r>
                <w:rPr xmlns:w="http://schemas.openxmlformats.org/wordprocessingml/2006/main">
                  <w:rFonts w:ascii="Cambria Math" w:hAnsi="Cambria Math"/>
                  <w:i/>
                  <w:color w:val="000000"/>
                  <w:sz w:val="23"/>
                  <w:szCs w:val="23"/>
                </w:rPr>
                <m:t>l</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e</m:t>
              </m:r>
            </m:sub>
          </m:sSub>
          <m:r>
            <w:rPr xmlns:w="http://schemas.openxmlformats.org/wordprocessingml/2006/main">
              <w:rFonts w:ascii="Cambria Math" w:hAnsi="Cambria Math"/>
              <w:i/>
              <w:color w:val="000000"/>
              <w:sz w:val="23"/>
              <w:szCs w:val="23"/>
            </w:rPr>
            <m:t>+</m:t>
          </m:r>
          <m:sSup>
            <m:e>
              <m:r>
                <m:rPr>
                  <m:sty m:val="bi"/>
                </m:rPr>
                <w:rPr xmlns:w="http://schemas.openxmlformats.org/wordprocessingml/2006/main">
                  <w:rFonts w:ascii="Cambria Math" w:hAnsi="Cambria Math"/>
                  <w:i/>
                  <w:color w:val="000000"/>
                  <w:sz w:val="23"/>
                  <w:szCs w:val="23"/>
                </w:rPr>
                <m:t>γ</m:t>
              </m:r>
            </m:e>
            <m:sup>
              <m:r>
                <m:rPr>
                  <m:sty m:val="p"/>
                </m:rPr>
                <w:rPr xmlns:w="http://schemas.openxmlformats.org/wordprocessingml/2006/main">
                  <w:rFonts w:ascii="Cambria Math" w:hAnsi="Cambria Math"/>
                  <w:i/>
                  <w:color w:val="000000"/>
                  <w:sz w:val="23"/>
                  <w:szCs w:val="23"/>
                </w:rPr>
                <m:t>'</m:t>
              </m:r>
            </m:sup>
          </m:sSup>
          <m:sSub>
            <m:e>
              <m:r>
                <m:rPr>
                  <m:sty m:val="bi"/>
                </m:rPr>
                <w:rPr xmlns:w="http://schemas.openxmlformats.org/wordprocessingml/2006/main">
                  <w:rFonts w:ascii="Cambria Math" w:hAnsi="Cambria Math"/>
                  <w:i/>
                  <w:color w:val="000000"/>
                  <w:sz w:val="23"/>
                  <w:szCs w:val="23"/>
                </w:rPr>
                <m:t>X</m:t>
              </m:r>
            </m:e>
            <m:sub>
              <m:r>
                <w:rPr xmlns:w="http://schemas.openxmlformats.org/wordprocessingml/2006/main">
                  <w:rFonts w:ascii="Cambria Math" w:hAnsi="Cambria Math"/>
                  <w:i/>
                  <w:color w:val="000000"/>
                  <w:sz w:val="23"/>
                  <w:szCs w:val="23"/>
                </w:rPr>
                <m:t>i</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e</m:t>
              </m:r>
            </m:sub>
          </m:sSub>
          <m: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ε</m:t>
              </m:r>
            </m:e>
            <m:sub>
              <m:r>
                <w:rPr xmlns:w="http://schemas.openxmlformats.org/wordprocessingml/2006/main">
                  <w:rFonts w:ascii="Cambria Math" w:hAnsi="Cambria Math"/>
                  <w:i/>
                  <w:color w:val="000000"/>
                  <w:sz w:val="23"/>
                  <w:szCs w:val="23"/>
                </w:rPr>
                <m:t>i</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e</m:t>
              </m:r>
            </m:sub>
          </m:sSub>
        </m:oMath>
      </m:oMathPara>
    </w:p>
    <w:p>
      <w:pPr>
        <w:pStyle w:val="First Paragraph"/>
        <w:rPr>
          <w:color w:val="000000"/>
          <w:sz w:val="22"/>
        </w:rPr>
      </w:pPr>
      <w:r>
        <w:rPr>
          <w:rtl w:val="0"/>
          <w:lang w:val="en-US"/>
        </w:rPr>
        <w:t xml:space="preserve">Where </w:t>
      </w:r>
      <m:oMath>
        <m:sSub>
          <m:e>
            <m:r>
              <w:rPr xmlns:w="http://schemas.openxmlformats.org/wordprocessingml/2006/main">
                <w:rFonts w:ascii="Cambria Math" w:hAnsi="Cambria Math"/>
                <w:i/>
                <w:color w:val="000000"/>
                <w:sz w:val="23"/>
                <w:szCs w:val="23"/>
              </w:rPr>
              <m:t>α</m:t>
            </m:r>
          </m:e>
          <m:sub>
            <m:r>
              <w:rPr xmlns:w="http://schemas.openxmlformats.org/wordprocessingml/2006/main">
                <w:rFonts w:ascii="Cambria Math" w:hAnsi="Cambria Math"/>
                <w:i/>
                <w:color w:val="000000"/>
                <w:sz w:val="23"/>
                <w:szCs w:val="23"/>
              </w:rPr>
              <m:t>i</m:t>
            </m:r>
          </m:sub>
        </m:sSub>
      </m:oMath>
      <w:r>
        <w:rPr>
          <w:rtl w:val="0"/>
          <w:lang w:val="en-US"/>
        </w:rPr>
        <w:t xml:space="preserve"> is a manager-specific intercept. This specification is an alternative estimator for the same H1 hypothesis, not a separate test. It is applied if the final data structure supports it.</w:t>
      </w:r>
    </w:p>
    <w:p>
      <w:pPr>
        <w:pStyle w:val="Body Text"/>
      </w:pPr>
      <w:r>
        <w:rPr>
          <w:b w:val="1"/>
          <w:bCs w:val="1"/>
          <w:rtl w:val="0"/>
          <w:lang w:val="en-US"/>
        </w:rPr>
        <w:t>Horizon-matched portfolio simulation for H2.</w:t>
      </w:r>
      <w:r>
        <w:rPr>
          <w:rtl w:val="0"/>
          <w:lang w:val="en-US"/>
        </w:rPr>
        <w:t xml:space="preserve"> Portfolio returns are constructed using holding periods matched to each scenario</w:t>
      </w:r>
      <w:r>
        <w:rPr>
          <w:rtl w:val="0"/>
          <w:lang w:val="en-US"/>
        </w:rPr>
        <w:t>’</w:t>
      </w:r>
      <w:r>
        <w:rPr>
          <w:rtl w:val="0"/>
          <w:lang w:val="en-US"/>
        </w:rPr>
        <w:t>s horizon bucket (Intraday, Several Days, Several Weeks), derived from post-event return decay. For each respondent-condition pair, the portfolio return is the NRS-weighted sum of horizon-matched event returns across the four scenarios assigned to that condition, ensuring the simulated return reflects the economically relevant window for each shock.</w:t>
      </w:r>
    </w:p>
    <w:p>
      <w:pPr>
        <w:pStyle w:val="Body Text"/>
      </w:pPr>
      <w:r>
        <w:rPr>
          <w:rtl w:val="0"/>
          <w:lang w:val="en-US"/>
        </w:rPr>
        <w:t xml:space="preserve">Option B (individual-portfolio regression) is the primary inferential approach: per respondent, one portfolio return is computed under ShowSC = 0 and one under ShowSC = 1, and </w:t>
      </w:r>
      <w:r>
        <w:rPr>
          <w:rtl w:val="0"/>
          <w:lang w:val="en-US"/>
        </w:rPr>
        <w:t xml:space="preserve">τ </w:t>
      </w:r>
      <w:r>
        <w:rPr>
          <w:rtl w:val="0"/>
          <w:lang w:val="en-US"/>
        </w:rPr>
        <w:t>is estimated by regressing the individual outcome on ShowSC. Option A (collective portfolio) aggregates NRS responses across respondents per condition; as both portfolios draw from the same pool, non-independence precludes causal inference, so Option A is descriptive only.</w:t>
      </w:r>
    </w:p>
    <w:p>
      <w:pPr>
        <w:pStyle w:val="Body Text"/>
      </w:pPr>
      <w:r>
        <w:rPr>
          <w:rtl w:val="0"/>
          <w:lang w:val="en-US"/>
        </w:rPr>
        <w:t>A two-asset allocation is assumed (scenario stock plus risk-free cash). The neutral allocation is 50/50. NRS maps linearly to the stock weight: 0% at NRS = 1 to 100% at NRS = 7, with NRS = 4 anchoring 50%. Cash earns the annualised risk-free rate (RF = 1.35%, proxied by the 3-month U.S. Treasury bill as of May 2026), scaled to the scenario horizon on a 252-day calendar. The two-asset simplification reflects the within-scenario position-sizing focus of the decision task; it slightly understates the opportunity cost of defensive positioning relative to a diversified equity benchmark, but this conservatism is symmetric across conditions and does not bias the H2 comparison.</w:t>
      </w:r>
    </w:p>
    <w:p>
      <w:pPr>
        <w:pStyle w:val="Heading 3"/>
      </w:pPr>
      <w:bookmarkStart w:name="inferenceandclustering" w:id="165"/>
      <w:r>
        <w:rPr>
          <w:rFonts w:cs="Arial Unicode MS" w:eastAsia="Arial Unicode MS"/>
          <w:rtl w:val="0"/>
          <w:lang w:val="en-US"/>
        </w:rPr>
        <w:t>4.5.2 Inference and Clustering</w:t>
      </w:r>
    </w:p>
    <w:p>
      <w:pPr>
        <w:pStyle w:val="First Paragraph"/>
      </w:pPr>
      <w:r>
        <w:rPr>
          <w:rtl w:val="0"/>
          <w:lang w:val="en-US"/>
        </w:rPr>
        <w:t>Observations are clustered by manager and by event. Two-way clustering by manager and event is the preferred approach (</w:t>
      </w:r>
      <w:r>
        <w:rPr>
          <w:rStyle w:val="Hyperlink.0"/>
        </w:rPr>
        <w:fldChar w:fldCharType="begin" w:fldLock="0"/>
      </w:r>
      <w:r>
        <w:rPr>
          <w:rStyle w:val="Hyperlink.0"/>
        </w:rPr>
        <w:instrText xml:space="preserve"> HYPERLINK "https://doi.org/10.1198/jbes.2010.07136"</w:instrText>
      </w:r>
      <w:r>
        <w:rPr>
          <w:rStyle w:val="Hyperlink.0"/>
        </w:rPr>
        <w:fldChar w:fldCharType="separate" w:fldLock="0"/>
      </w:r>
      <w:r>
        <w:rPr>
          <w:rStyle w:val="Hyperlink.0"/>
          <w:rtl w:val="0"/>
        </w:rPr>
        <w:t>Cameron, Gelbach &amp; Miller, 2011</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"https://doi.org/10.1093/rfs/hhn053"</w:instrText>
      </w:r>
      <w:r>
        <w:rPr>
          <w:rStyle w:val="Hyperlink.0"/>
        </w:rPr>
        <w:fldChar w:fldCharType="separate" w:fldLock="0"/>
      </w:r>
      <w:r>
        <w:rPr>
          <w:rStyle w:val="Hyperlink.0"/>
          <w:rtl w:val="0"/>
        </w:rPr>
        <w:t>Petersen, 2009</w:t>
      </w:r>
      <w:r>
        <w:rPr/>
        <w:fldChar w:fldCharType="end" w:fldLock="0"/>
      </w:r>
      <w:r>
        <w:rPr>
          <w:rtl w:val="0"/>
          <w:lang w:val="en-US"/>
        </w:rPr>
        <w:t>), simultaneously addressing cross-sectional correlation (multiple managers per event) and serial correlation (multiple events per manager). HC3 heteroskedasticity-robust standard errors are applied throughout; HC3 offers a finite-sample improvement over HC1/HC2 for small-to-medium samples (</w:t>
      </w:r>
      <w:r>
        <w:rPr>
          <w:rStyle w:val="Hyperlink.0"/>
        </w:rPr>
        <w:fldChar w:fldCharType="begin" w:fldLock="0"/>
      </w:r>
      <w:r>
        <w:rPr>
          <w:rStyle w:val="Hyperlink.0"/>
        </w:rPr>
        <w:instrText xml:space="preserve"> HYPERLINK "https://doi.org/10.1016/0304-4076(85)90158-7"</w:instrText>
      </w:r>
      <w:r>
        <w:rPr>
          <w:rStyle w:val="Hyperlink.0"/>
        </w:rPr>
        <w:fldChar w:fldCharType="separate" w:fldLock="0"/>
      </w:r>
      <w:r>
        <w:rPr>
          <w:rStyle w:val="Hyperlink.0"/>
          <w:rtl w:val="0"/>
        </w:rPr>
        <w:t>MacKinnon &amp; White, 1985</w:t>
      </w:r>
      <w:r>
        <w:rPr/>
        <w:fldChar w:fldCharType="end" w:fldLock="0"/>
      </w:r>
      <w:r>
        <w:rPr>
          <w:rtl w:val="0"/>
          <w:lang w:val="en-US"/>
        </w:rPr>
        <w:t>). Block fixed effects (block_2, block_3 dummies relative to block_1) absorb between-block heterogeneity in scenario difficulty and respondent composition.</w:t>
      </w:r>
    </w:p>
    <w:p>
      <w:pPr>
        <w:pStyle w:val="Heading 2"/>
      </w:pPr>
      <w:bookmarkStart w:name="chapterconclusion2" w:id="166"/>
      <w:r>
        <w:rPr>
          <w:rFonts w:cs="Arial Unicode MS" w:eastAsia="Arial Unicode MS"/>
          <w:rtl w:val="0"/>
          <w:lang w:val="fr-FR"/>
        </w:rPr>
        <w:t>4.6 Chapter Conclusion</w:t>
      </w:r>
    </w:p>
    <w:p>
      <w:pPr>
        <w:pStyle w:val="First Paragraph"/>
      </w:pPr>
      <w:r>
        <w:rPr>
          <w:rtl w:val="0"/>
          <w:lang w:val="en-US"/>
        </w:rPr>
        <w:t xml:space="preserve">This chapter documented the research data, instrument design, and primary data collection process. The positivist, quasi-experimental, within-subject design (Section 4.2) links information shocks, decision-support treatment, and portfolio outcomes. The market and events data (Section 4.3) draw on 24 U.S. equities from the S&amp;P 500 across three blocks, with intraday prices and news from Interactive Brokers and Benzinga covering January 2025 </w:t>
      </w:r>
      <w:r>
        <w:rPr>
          <w:rtl w:val="0"/>
          <w:lang w:val="en-US"/>
        </w:rPr>
        <w:t xml:space="preserve">– </w:t>
      </w:r>
      <w:r>
        <w:rPr>
          <w:rtl w:val="0"/>
          <w:lang w:val="en-US"/>
        </w:rPr>
        <w:t>April 2026; a three-stage screening algorithm produces candidate events that meet balance constraints on intensity, directionality, event type, and market regime, and the four standardised components are aggregated into SC_total via PCA. The survey instrument (Section 4.4) is a four-section Google Forms questionnaire with eight scenarios per respondent under a Latin square counterbalanced design (six distinct forms), measuring NRS on the seven-point scale, with a target of 100 valid completions. The analytical framework (Section 4.5) specifies the H1 and H2 regressions and the two-way clustering and HC3 inference approach.</w:t>
      </w:r>
      <w:r>
        <w:br w:type="textWrapping"/>
      </w:r>
      <w:commentRangeStart w:id="167"/>
    </w:p>
    <w:p>
      <w:pPr>
        <w:pStyle w:val="Body Text"/>
      </w:pPr>
      <w:r>
        <w:rPr>
          <w:rtl w:val="0"/>
          <w:lang w:val="en-US"/>
        </w:rPr>
        <w:t>Chapter 5 applies these specifications to the survey data, testing H1 and H2 alongside descriptive, normality, and reliability assessments.</w:t>
      </w:r>
      <w:commentRangeEnd w:id="167"/>
      <w:r>
        <w:commentReference w:id="167"/>
      </w:r>
    </w:p>
    <w:p>
      <w:pPr>
        <w:pStyle w:val="Body Text"/>
      </w:pPr>
      <w:r>
        <w:rPr>
          <w:rtl w:val="0"/>
          <w:lang w:val="en-US"/>
        </w:rPr>
        <w:t>Note on placement of descriptive statistics: the SBS handbook template (section 3.6.1) locates descriptive statistics within Chapter 4. In this thesis they appear in Chapter 5 (Section 5.2) to allow contextual juxtaposition with the hypothesis testing results, consistent with the analytical role descriptives play in within-subject regression designs.</w:t>
      </w:r>
    </w:p>
    <w:p>
      <w:pPr>
        <w:pStyle w:val="Heading"/>
      </w:pPr>
      <w:bookmarkStart w:name="chapter5.analysisandconclusions" w:id="168"/>
      <w:r>
        <w:rPr>
          <w:rFonts w:cs="Arial Unicode MS" w:eastAsia="Arial Unicode MS"/>
          <w:rtl w:val="0"/>
          <w:lang w:val="en-US"/>
        </w:rPr>
        <w:t>Chapter 5. Analysis and Conclusions</w:t>
      </w:r>
      <w:bookmarkEnd w:id="168"/>
      <w:bookmarkEnd w:id="166"/>
    </w:p>
    <w:p>
      <w:pPr>
        <w:pStyle w:val="Heading 2"/>
      </w:pPr>
      <w:bookmarkStart w:name="chapterintroduction2" w:id="169"/>
      <w:r>
        <w:rPr>
          <w:rFonts w:cs="Arial Unicode MS" w:eastAsia="Arial Unicode MS"/>
          <w:rtl w:val="0"/>
          <w:lang w:val="en-US"/>
        </w:rPr>
        <w:t>5.1 Chapter Introduction</w:t>
      </w:r>
    </w:p>
    <w:p>
      <w:pPr>
        <w:pStyle w:val="First Paragraph"/>
      </w:pPr>
      <w:r>
        <w:rPr>
          <w:rtl w:val="0"/>
          <w:lang w:val="en-US"/>
        </w:rPr>
        <w:t>This chapter presents the empirical analysis and findings of the study. The chapter is organized as follows. Section 5.2 reports descriptive statistics for both the respondent sample and the collected data, including distributional assessments that inform the choice of inferential methods. Section 5.3 presents the scenario selection outcomes. Section 5.4 reports tests for normality and reliability. Section 5.5 conducts the hypothesis tests specified in Section 4.5. Section 5.6 interprets the results. Section 5.7 presents interim conclusions. Section 5.8 concludes the chapter and provides a transition to Chapter 6.</w:t>
      </w:r>
    </w:p>
    <w:p>
      <w:pPr>
        <w:pStyle w:val="Heading 2"/>
      </w:pPr>
      <w:bookmarkStart w:name="descriptivestatistics" w:id="170"/>
      <w:r>
        <w:rPr>
          <w:rFonts w:cs="Arial Unicode MS" w:eastAsia="Arial Unicode MS"/>
          <w:rtl w:val="0"/>
          <w:lang w:val="en-US"/>
        </w:rPr>
        <w:t>5.2 Descriptive Statistics</w:t>
      </w:r>
      <w:bookmarkEnd w:id="170"/>
      <w:bookmarkEnd w:id="169"/>
    </w:p>
    <w:p>
      <w:pPr>
        <w:pStyle w:val="Heading 3"/>
      </w:pPr>
      <w:bookmarkStart w:name="respondentdescriptivestatistics" w:id="171"/>
      <w:r>
        <w:rPr>
          <w:rFonts w:cs="Arial Unicode MS" w:eastAsia="Arial Unicode MS"/>
          <w:rtl w:val="0"/>
          <w:lang w:val="en-US"/>
        </w:rPr>
        <w:t>5.2.1 Respondent Descriptive Statistics</w:t>
      </w:r>
    </w:p>
    <w:p>
      <w:pPr>
        <w:pStyle w:val="First Paragraph"/>
      </w:pPr>
      <w:r>
        <w:rPr>
          <w:rtl w:val="0"/>
          <w:lang w:val="en-US"/>
        </w:rPr>
        <w:t>The final analysis sample comprises 53 respondents yielding 424 scenario-level observations across three blocks.</w:t>
      </w:r>
    </w:p>
    <w:p>
      <w:pPr>
        <w:pStyle w:val="Body Text"/>
      </w:pPr>
      <w:r>
        <w:rPr>
          <w:rtl w:val="0"/>
          <w:lang w:val="en-US"/>
        </w:rPr>
        <w:t>Table 5.1 presents the demographic profile of the achieved sample. Experience is recorded as ordinal bands rather than a continuous count: most respondents report 11</w:t>
      </w:r>
      <w:r>
        <w:rPr>
          <w:rtl w:val="0"/>
          <w:lang w:val="en-US"/>
        </w:rPr>
        <w:t>–</w:t>
      </w:r>
      <w:r>
        <w:rPr>
          <w:rtl w:val="0"/>
          <w:lang w:val="en-US"/>
        </w:rPr>
        <w:t>20 years of experience (35; 66.04%), followed by 6</w:t>
      </w:r>
      <w:r>
        <w:rPr>
          <w:rtl w:val="0"/>
          <w:lang w:val="en-US"/>
        </w:rPr>
        <w:t>–</w:t>
      </w:r>
      <w:r>
        <w:rPr>
          <w:rtl w:val="0"/>
          <w:lang w:val="en-US"/>
        </w:rPr>
        <w:t>10 years (12; 22.64%), with the remaining six respondents distributed across the More than 20 (4; 7.55%), Less than 2 (1; 1.89%), and 2</w:t>
      </w:r>
      <w:r>
        <w:rPr>
          <w:rtl w:val="0"/>
          <w:lang w:val="en-US"/>
        </w:rPr>
        <w:t>–</w:t>
      </w:r>
      <w:r>
        <w:rPr>
          <w:rtl w:val="0"/>
          <w:lang w:val="en-US"/>
        </w:rPr>
        <w:t>5 (1; 1.89%) bands.</w:t>
      </w:r>
    </w:p>
    <w:p>
      <w:pPr>
        <w:pStyle w:val="Body Text"/>
      </w:pPr>
      <w:r>
        <w:rPr>
          <w:b w:val="1"/>
          <w:bCs w:val="1"/>
          <w:rtl w:val="0"/>
          <w:lang w:val="en-US"/>
        </w:rPr>
        <w:t>Table 5.1</w:t>
      </w:r>
    </w:p>
    <w:p>
      <w:pPr>
        <w:pStyle w:val="Body Text"/>
      </w:pPr>
      <w:r>
        <w:rPr>
          <w:i w:val="1"/>
          <w:iCs w:val="1"/>
          <w:rtl w:val="0"/>
          <w:lang w:val="en-US"/>
        </w:rPr>
        <w:t>Respondent Demographics</w:t>
      </w:r>
    </w:p>
    <w:tbl>
      <w:tblPr>
        <w:tblW w:w="487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650"/>
        <w:gridCol w:w="2134"/>
        <w:gridCol w:w="1088"/>
      </w:tblGrid>
      <w:tr>
        <w:tblPrEx>
          <w:shd w:val="clear" w:color="auto" w:fill="156082"/>
        </w:tblPrEx>
        <w:trPr>
          <w:trHeight w:val="190" w:hRule="atLeast"/>
          <w:tblHeader/>
        </w:trPr>
        <w:tc>
          <w:tcPr>
            <w:tcW w:type="dxa" w:w="1650"/>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Characteristic</w:t>
            </w:r>
          </w:p>
        </w:tc>
        <w:tc>
          <w:tcPr>
            <w:tcW w:type="dxa" w:w="2134"/>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Metric</w:t>
            </w:r>
          </w:p>
        </w:tc>
        <w:tc>
          <w:tcPr>
            <w:tcW w:type="dxa" w:w="1088"/>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Value</w:t>
            </w:r>
          </w:p>
        </w:tc>
      </w:tr>
      <w:tr>
        <w:tblPrEx>
          <w:shd w:val="clear" w:color="auto" w:fill="cad1d7"/>
        </w:tblPrEx>
        <w:trPr>
          <w:trHeight w:val="190" w:hRule="atLeast"/>
        </w:trPr>
        <w:tc>
          <w:tcPr>
            <w:tcW w:type="dxa" w:w="165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Years of experience</w:t>
            </w:r>
          </w:p>
        </w:tc>
        <w:tc>
          <w:tcPr>
            <w:tcW w:type="dxa" w:w="2134"/>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Less than 2</w:t>
            </w:r>
          </w:p>
        </w:tc>
        <w:tc>
          <w:tcPr>
            <w:tcW w:type="dxa" w:w="108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 (1.89%)</w:t>
            </w:r>
          </w:p>
        </w:tc>
      </w:tr>
      <w:tr>
        <w:tblPrEx>
          <w:shd w:val="clear" w:color="auto" w:fill="cad1d7"/>
        </w:tblPrEx>
        <w:trPr>
          <w:trHeight w:val="180" w:hRule="atLeast"/>
        </w:trPr>
        <w:tc>
          <w:tcPr>
            <w:tcW w:type="dxa" w:w="165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Years of experience</w:t>
            </w:r>
          </w:p>
        </w:tc>
        <w:tc>
          <w:tcPr>
            <w:tcW w:type="dxa" w:w="2134"/>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w:t>
            </w:r>
            <w:r>
              <w:rPr>
                <w:shd w:val="nil" w:color="auto" w:fill="auto"/>
                <w:rtl w:val="0"/>
                <w:lang w:val="en-US"/>
              </w:rPr>
              <w:t>–</w:t>
            </w:r>
            <w:r>
              <w:rPr>
                <w:shd w:val="nil" w:color="auto" w:fill="auto"/>
                <w:rtl w:val="0"/>
                <w:lang w:val="en-US"/>
              </w:rPr>
              <w:t>5</w:t>
            </w:r>
          </w:p>
        </w:tc>
        <w:tc>
          <w:tcPr>
            <w:tcW w:type="dxa" w:w="108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 (1.89%)</w:t>
            </w:r>
          </w:p>
        </w:tc>
      </w:tr>
      <w:tr>
        <w:tblPrEx>
          <w:shd w:val="clear" w:color="auto" w:fill="cad1d7"/>
        </w:tblPrEx>
        <w:trPr>
          <w:trHeight w:val="180" w:hRule="atLeast"/>
        </w:trPr>
        <w:tc>
          <w:tcPr>
            <w:tcW w:type="dxa" w:w="165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Years of experience</w:t>
            </w:r>
          </w:p>
        </w:tc>
        <w:tc>
          <w:tcPr>
            <w:tcW w:type="dxa" w:w="2134"/>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6</w:t>
            </w:r>
            <w:r>
              <w:rPr>
                <w:shd w:val="nil" w:color="auto" w:fill="auto"/>
                <w:rtl w:val="0"/>
                <w:lang w:val="en-US"/>
              </w:rPr>
              <w:t>–</w:t>
            </w:r>
            <w:r>
              <w:rPr>
                <w:shd w:val="nil" w:color="auto" w:fill="auto"/>
                <w:rtl w:val="0"/>
                <w:lang w:val="en-US"/>
              </w:rPr>
              <w:t>10</w:t>
            </w:r>
          </w:p>
        </w:tc>
        <w:tc>
          <w:tcPr>
            <w:tcW w:type="dxa" w:w="108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12 (22.64%)</w:t>
            </w:r>
          </w:p>
        </w:tc>
      </w:tr>
      <w:tr>
        <w:tblPrEx>
          <w:shd w:val="clear" w:color="auto" w:fill="cad1d7"/>
        </w:tblPrEx>
        <w:trPr>
          <w:trHeight w:val="180" w:hRule="atLeast"/>
        </w:trPr>
        <w:tc>
          <w:tcPr>
            <w:tcW w:type="dxa" w:w="165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Years of experience</w:t>
            </w:r>
          </w:p>
        </w:tc>
        <w:tc>
          <w:tcPr>
            <w:tcW w:type="dxa" w:w="2134"/>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11</w:t>
            </w:r>
            <w:r>
              <w:rPr>
                <w:shd w:val="nil" w:color="auto" w:fill="auto"/>
                <w:rtl w:val="0"/>
                <w:lang w:val="en-US"/>
              </w:rPr>
              <w:t>–</w:t>
            </w:r>
            <w:r>
              <w:rPr>
                <w:shd w:val="nil" w:color="auto" w:fill="auto"/>
                <w:rtl w:val="0"/>
                <w:lang w:val="en-US"/>
              </w:rPr>
              <w:t>20</w:t>
            </w:r>
          </w:p>
        </w:tc>
        <w:tc>
          <w:tcPr>
            <w:tcW w:type="dxa" w:w="108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35 (66.04%)</w:t>
            </w:r>
          </w:p>
        </w:tc>
      </w:tr>
      <w:tr>
        <w:tblPrEx>
          <w:shd w:val="clear" w:color="auto" w:fill="cad1d7"/>
        </w:tblPrEx>
        <w:trPr>
          <w:trHeight w:val="180" w:hRule="atLeast"/>
        </w:trPr>
        <w:tc>
          <w:tcPr>
            <w:tcW w:type="dxa" w:w="165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Years of experience</w:t>
            </w:r>
          </w:p>
        </w:tc>
        <w:tc>
          <w:tcPr>
            <w:tcW w:type="dxa" w:w="2134"/>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More than 20</w:t>
            </w:r>
          </w:p>
        </w:tc>
        <w:tc>
          <w:tcPr>
            <w:tcW w:type="dxa" w:w="108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4 (7.55%)</w:t>
            </w:r>
          </w:p>
        </w:tc>
      </w:tr>
      <w:tr>
        <w:tblPrEx>
          <w:shd w:val="clear" w:color="auto" w:fill="cad1d7"/>
        </w:tblPrEx>
        <w:trPr>
          <w:trHeight w:val="180" w:hRule="atLeast"/>
        </w:trPr>
        <w:tc>
          <w:tcPr>
            <w:tcW w:type="dxa" w:w="165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Institution type</w:t>
            </w:r>
          </w:p>
        </w:tc>
        <w:tc>
          <w:tcPr>
            <w:tcW w:type="dxa" w:w="2134"/>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Asset manager</w:t>
            </w:r>
          </w:p>
        </w:tc>
        <w:tc>
          <w:tcPr>
            <w:tcW w:type="dxa" w:w="108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31 (58.49%)</w:t>
            </w:r>
          </w:p>
        </w:tc>
      </w:tr>
      <w:tr>
        <w:tblPrEx>
          <w:shd w:val="clear" w:color="auto" w:fill="cad1d7"/>
        </w:tblPrEx>
        <w:trPr>
          <w:trHeight w:val="180" w:hRule="atLeast"/>
        </w:trPr>
        <w:tc>
          <w:tcPr>
            <w:tcW w:type="dxa" w:w="165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Institution type</w:t>
            </w:r>
          </w:p>
        </w:tc>
        <w:tc>
          <w:tcPr>
            <w:tcW w:type="dxa" w:w="2134"/>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Family office</w:t>
            </w:r>
          </w:p>
        </w:tc>
        <w:tc>
          <w:tcPr>
            <w:tcW w:type="dxa" w:w="108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6 (11.32%)</w:t>
            </w:r>
          </w:p>
        </w:tc>
      </w:tr>
      <w:tr>
        <w:tblPrEx>
          <w:shd w:val="clear" w:color="auto" w:fill="cad1d7"/>
        </w:tblPrEx>
        <w:trPr>
          <w:trHeight w:val="180" w:hRule="atLeast"/>
        </w:trPr>
        <w:tc>
          <w:tcPr>
            <w:tcW w:type="dxa" w:w="165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Institution type</w:t>
            </w:r>
          </w:p>
        </w:tc>
        <w:tc>
          <w:tcPr>
            <w:tcW w:type="dxa" w:w="2134"/>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Other</w:t>
            </w:r>
          </w:p>
        </w:tc>
        <w:tc>
          <w:tcPr>
            <w:tcW w:type="dxa" w:w="108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5 (9.43%)</w:t>
            </w:r>
          </w:p>
        </w:tc>
      </w:tr>
      <w:tr>
        <w:tblPrEx>
          <w:shd w:val="clear" w:color="auto" w:fill="cad1d7"/>
        </w:tblPrEx>
        <w:trPr>
          <w:trHeight w:val="180" w:hRule="atLeast"/>
        </w:trPr>
        <w:tc>
          <w:tcPr>
            <w:tcW w:type="dxa" w:w="165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Institution type</w:t>
            </w:r>
          </w:p>
        </w:tc>
        <w:tc>
          <w:tcPr>
            <w:tcW w:type="dxa" w:w="2134"/>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Bank/private bank</w:t>
            </w:r>
          </w:p>
        </w:tc>
        <w:tc>
          <w:tcPr>
            <w:tcW w:type="dxa" w:w="108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4 (7.55%)</w:t>
            </w:r>
          </w:p>
        </w:tc>
      </w:tr>
      <w:tr>
        <w:tblPrEx>
          <w:shd w:val="clear" w:color="auto" w:fill="cad1d7"/>
        </w:tblPrEx>
        <w:trPr>
          <w:trHeight w:val="180" w:hRule="atLeast"/>
        </w:trPr>
        <w:tc>
          <w:tcPr>
            <w:tcW w:type="dxa" w:w="165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Institution type</w:t>
            </w:r>
          </w:p>
        </w:tc>
        <w:tc>
          <w:tcPr>
            <w:tcW w:type="dxa" w:w="2134"/>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Hedge fund</w:t>
            </w:r>
          </w:p>
        </w:tc>
        <w:tc>
          <w:tcPr>
            <w:tcW w:type="dxa" w:w="108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4 (7.55%)</w:t>
            </w:r>
          </w:p>
        </w:tc>
      </w:tr>
      <w:tr>
        <w:tblPrEx>
          <w:shd w:val="clear" w:color="auto" w:fill="cad1d7"/>
        </w:tblPrEx>
        <w:trPr>
          <w:trHeight w:val="180" w:hRule="atLeast"/>
        </w:trPr>
        <w:tc>
          <w:tcPr>
            <w:tcW w:type="dxa" w:w="165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Institution type</w:t>
            </w:r>
          </w:p>
        </w:tc>
        <w:tc>
          <w:tcPr>
            <w:tcW w:type="dxa" w:w="2134"/>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Independent/RIA</w:t>
            </w:r>
          </w:p>
        </w:tc>
        <w:tc>
          <w:tcPr>
            <w:tcW w:type="dxa" w:w="108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 (3.77%)</w:t>
            </w:r>
          </w:p>
        </w:tc>
      </w:tr>
      <w:tr>
        <w:tblPrEx>
          <w:shd w:val="clear" w:color="auto" w:fill="cad1d7"/>
        </w:tblPrEx>
        <w:trPr>
          <w:trHeight w:val="180" w:hRule="atLeast"/>
        </w:trPr>
        <w:tc>
          <w:tcPr>
            <w:tcW w:type="dxa" w:w="165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Institution type</w:t>
            </w:r>
          </w:p>
        </w:tc>
        <w:tc>
          <w:tcPr>
            <w:tcW w:type="dxa" w:w="2134"/>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Pension/endowment fund</w:t>
            </w:r>
          </w:p>
        </w:tc>
        <w:tc>
          <w:tcPr>
            <w:tcW w:type="dxa" w:w="108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 (1.89%)</w:t>
            </w:r>
          </w:p>
        </w:tc>
      </w:tr>
      <w:tr>
        <w:tblPrEx>
          <w:shd w:val="clear" w:color="auto" w:fill="cad1d7"/>
        </w:tblPrEx>
        <w:trPr>
          <w:trHeight w:val="180" w:hRule="atLeast"/>
        </w:trPr>
        <w:tc>
          <w:tcPr>
            <w:tcW w:type="dxa" w:w="165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AUM category</w:t>
            </w:r>
          </w:p>
        </w:tc>
        <w:tc>
          <w:tcPr>
            <w:tcW w:type="dxa" w:w="2134"/>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$2B</w:t>
            </w:r>
            <w:r>
              <w:rPr>
                <w:shd w:val="nil" w:color="auto" w:fill="auto"/>
                <w:rtl w:val="0"/>
                <w:lang w:val="en-US"/>
              </w:rPr>
              <w:t>–</w:t>
            </w:r>
            <w:r>
              <w:rPr>
                <w:shd w:val="nil" w:color="auto" w:fill="auto"/>
                <w:rtl w:val="0"/>
                <w:lang w:val="en-US"/>
              </w:rPr>
              <w:t>$10B</w:t>
            </w:r>
          </w:p>
        </w:tc>
        <w:tc>
          <w:tcPr>
            <w:tcW w:type="dxa" w:w="108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22 (41.51%)</w:t>
            </w:r>
          </w:p>
        </w:tc>
      </w:tr>
      <w:tr>
        <w:tblPrEx>
          <w:shd w:val="clear" w:color="auto" w:fill="cad1d7"/>
        </w:tblPrEx>
        <w:trPr>
          <w:trHeight w:val="180" w:hRule="atLeast"/>
        </w:trPr>
        <w:tc>
          <w:tcPr>
            <w:tcW w:type="dxa" w:w="165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AUM category</w:t>
            </w:r>
          </w:p>
        </w:tc>
        <w:tc>
          <w:tcPr>
            <w:tcW w:type="dxa" w:w="2134"/>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$500M</w:t>
            </w:r>
            <w:r>
              <w:rPr>
                <w:shd w:val="nil" w:color="auto" w:fill="auto"/>
                <w:rtl w:val="0"/>
                <w:lang w:val="en-US"/>
              </w:rPr>
              <w:t>–</w:t>
            </w:r>
            <w:r>
              <w:rPr>
                <w:shd w:val="nil" w:color="auto" w:fill="auto"/>
                <w:rtl w:val="0"/>
                <w:lang w:val="en-US"/>
              </w:rPr>
              <w:t>$2B</w:t>
            </w:r>
          </w:p>
        </w:tc>
        <w:tc>
          <w:tcPr>
            <w:tcW w:type="dxa" w:w="108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20 (37.74%)</w:t>
            </w:r>
          </w:p>
        </w:tc>
      </w:tr>
      <w:tr>
        <w:tblPrEx>
          <w:shd w:val="clear" w:color="auto" w:fill="cad1d7"/>
        </w:tblPrEx>
        <w:trPr>
          <w:trHeight w:val="180" w:hRule="atLeast"/>
        </w:trPr>
        <w:tc>
          <w:tcPr>
            <w:tcW w:type="dxa" w:w="165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AUM category</w:t>
            </w:r>
          </w:p>
        </w:tc>
        <w:tc>
          <w:tcPr>
            <w:tcW w:type="dxa" w:w="2134"/>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More than $10B</w:t>
            </w:r>
          </w:p>
        </w:tc>
        <w:tc>
          <w:tcPr>
            <w:tcW w:type="dxa" w:w="108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6 (11.32%)</w:t>
            </w:r>
          </w:p>
        </w:tc>
      </w:tr>
      <w:tr>
        <w:tblPrEx>
          <w:shd w:val="clear" w:color="auto" w:fill="cad1d7"/>
        </w:tblPrEx>
        <w:trPr>
          <w:trHeight w:val="180" w:hRule="atLeast"/>
        </w:trPr>
        <w:tc>
          <w:tcPr>
            <w:tcW w:type="dxa" w:w="165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AUM category</w:t>
            </w:r>
          </w:p>
        </w:tc>
        <w:tc>
          <w:tcPr>
            <w:tcW w:type="dxa" w:w="2134"/>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Less than $50M</w:t>
            </w:r>
          </w:p>
        </w:tc>
        <w:tc>
          <w:tcPr>
            <w:tcW w:type="dxa" w:w="108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3 (5.66%)</w:t>
            </w:r>
          </w:p>
        </w:tc>
      </w:tr>
      <w:tr>
        <w:tblPrEx>
          <w:shd w:val="clear" w:color="auto" w:fill="cad1d7"/>
        </w:tblPrEx>
        <w:trPr>
          <w:trHeight w:val="180" w:hRule="atLeast"/>
        </w:trPr>
        <w:tc>
          <w:tcPr>
            <w:tcW w:type="dxa" w:w="165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AUM category</w:t>
            </w:r>
          </w:p>
        </w:tc>
        <w:tc>
          <w:tcPr>
            <w:tcW w:type="dxa" w:w="2134"/>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$50M</w:t>
            </w:r>
            <w:r>
              <w:rPr>
                <w:shd w:val="nil" w:color="auto" w:fill="auto"/>
                <w:rtl w:val="0"/>
                <w:lang w:val="en-US"/>
              </w:rPr>
              <w:t>–</w:t>
            </w:r>
            <w:r>
              <w:rPr>
                <w:shd w:val="nil" w:color="auto" w:fill="auto"/>
                <w:rtl w:val="0"/>
                <w:lang w:val="en-US"/>
              </w:rPr>
              <w:t>$500M</w:t>
            </w:r>
          </w:p>
        </w:tc>
        <w:tc>
          <w:tcPr>
            <w:tcW w:type="dxa" w:w="108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 (3.77%)</w:t>
            </w:r>
          </w:p>
        </w:tc>
      </w:tr>
    </w:tbl>
    <w:p>
      <w:pPr>
        <w:pStyle w:val="Body Text"/>
        <w:widowControl w:val="0"/>
        <w:spacing w:line="240" w:lineRule="auto"/>
      </w:pPr>
    </w:p>
    <w:p>
      <w:pPr>
        <w:pStyle w:val="Body Text"/>
      </w:pPr>
      <w:r>
        <w:rPr>
          <w:i w:val="1"/>
          <w:iCs w:val="1"/>
          <w:rtl w:val="0"/>
          <w:lang w:val="en-US"/>
        </w:rPr>
        <w:t>Note.</w:t>
      </w:r>
      <w:r>
        <w:rPr>
          <w:rtl w:val="0"/>
          <w:lang w:val="en-US"/>
        </w:rPr>
        <w:t xml:space="preserve"> N = 53 respondents.</w:t>
      </w:r>
    </w:p>
    <w:p>
      <w:pPr>
        <w:pStyle w:val="Body Text"/>
      </w:pPr>
      <w:r>
        <w:rPr>
          <w:b w:val="1"/>
          <w:bCs w:val="1"/>
          <w:rtl w:val="0"/>
          <w:lang w:val="en-US"/>
        </w:rPr>
        <w:t>Figure 5.1</w:t>
      </w:r>
    </w:p>
    <w:p>
      <w:pPr>
        <w:pStyle w:val="Body Text"/>
      </w:pPr>
      <w:r>
        <w:rPr>
          <w:i w:val="1"/>
          <w:iCs w:val="1"/>
          <w:rtl w:val="0"/>
          <w:lang w:val="en-US"/>
        </w:rPr>
        <w:t>Sample Composition by Institution Type and AUM Category</w:t>
      </w:r>
    </w:p>
    <w:p>
      <w:pPr>
        <w:pStyle w:val="Captioned Figure"/>
      </w:pPr>
      <w:r>
        <w:drawing xmlns:a="http://schemas.openxmlformats.org/drawingml/2006/main">
          <wp:inline distT="0" distB="0" distL="0" distR="0">
            <wp:extent cx="5943600" cy="2435411"/>
            <wp:effectExtent l="0" t="0" r="0" b="0"/>
            <wp:docPr id="1073741830" name="officeArt object" descr="Respondent demographics"/>
            <wp:cNvGraphicFramePr/>
            <a:graphic xmlns:a="http://schemas.openxmlformats.org/drawingml/2006/main">
              <a:graphicData uri="http://schemas.openxmlformats.org/drawingml/2006/picture">
                <pic:pic xmlns:pic="http://schemas.openxmlformats.org/drawingml/2006/picture">
                  <pic:nvPicPr>
                    <pic:cNvPr id="1073741830" name="Respondent demographics" descr="Respondent demographics"/>
                    <pic:cNvPicPr>
                      <a:picLocks noChangeAspect="1"/>
                    </pic:cNvPicPr>
                  </pic:nvPicPr>
                  <pic:blipFill>
                    <a:blip r:embed="rId12">
                      <a:extLst/>
                    </a:blip>
                    <a:stretch>
                      <a:fillRect/>
                    </a:stretch>
                  </pic:blipFill>
                  <pic:spPr>
                    <a:xfrm>
                      <a:off x="0" y="0"/>
                      <a:ext cx="5943600" cy="2435411"/>
                    </a:xfrm>
                    <a:prstGeom prst="rect">
                      <a:avLst/>
                    </a:prstGeom>
                    <a:ln w="12700" cap="flat">
                      <a:noFill/>
                      <a:miter lim="400000"/>
                    </a:ln>
                    <a:effectLst/>
                  </pic:spPr>
                </pic:pic>
              </a:graphicData>
            </a:graphic>
          </wp:inline>
        </w:drawing>
      </w:r>
    </w:p>
    <w:p>
      <w:pPr>
        <w:pStyle w:val="Image Caption"/>
      </w:pPr>
      <w:r>
        <w:rPr>
          <w:rtl w:val="0"/>
          <w:lang w:val="en-US"/>
        </w:rPr>
        <w:t>Respondent demographics</w:t>
      </w:r>
    </w:p>
    <w:p>
      <w:pPr>
        <w:pStyle w:val="Body Text"/>
      </w:pPr>
      <w:r>
        <w:rPr>
          <w:i w:val="1"/>
          <w:iCs w:val="1"/>
          <w:rtl w:val="0"/>
          <w:lang w:val="en-US"/>
        </w:rPr>
        <w:t>Note.</w:t>
      </w:r>
      <w:r>
        <w:rPr>
          <w:rtl w:val="0"/>
          <w:lang w:val="en-US"/>
        </w:rPr>
        <w:t xml:space="preserve"> N = 53 respondents. Original figure by the author.</w:t>
      </w:r>
    </w:p>
    <w:p>
      <w:pPr>
        <w:pStyle w:val="Heading 3"/>
      </w:pPr>
      <w:bookmarkStart w:name="descriptiveanalysisofdata" w:id="172"/>
      <w:r>
        <w:rPr>
          <w:rFonts w:cs="Arial Unicode MS" w:eastAsia="Arial Unicode MS"/>
          <w:rtl w:val="0"/>
          <w:lang w:val="en-US"/>
        </w:rPr>
        <w:t>5.2.2 Descriptive Analysis of Data</w:t>
      </w:r>
    </w:p>
    <w:p>
      <w:pPr>
        <w:pStyle w:val="First Paragraph"/>
      </w:pPr>
      <w:r>
        <w:rPr>
          <w:rtl w:val="0"/>
          <w:lang w:val="en-US"/>
        </w:rPr>
        <w:t>Across all 424 observations, the mean NRS is 4.0519 (median = 4.0000, SD = 1.3845, range = 1</w:t>
      </w:r>
      <w:r>
        <w:rPr>
          <w:rtl w:val="0"/>
          <w:lang w:val="en-US"/>
        </w:rPr>
        <w:t>–</w:t>
      </w:r>
      <w:r>
        <w:rPr>
          <w:rtl w:val="0"/>
          <w:lang w:val="en-US"/>
        </w:rPr>
        <w:t>7). In the control condition (ShowSC = 0), the mean NRS is 4.0849 (SD = 1.3569, n = 212). In the treatment condition (ShowSC = 1), the mean NRS is 4.0189 (SD = 1.4141, n = 212). The mean NRS difference (ShowSC=1 minus ShowSC=0) is -0.0660.</w:t>
      </w:r>
    </w:p>
    <w:p>
      <w:pPr>
        <w:pStyle w:val="Body Text"/>
      </w:pPr>
      <w:r>
        <w:rPr>
          <w:rtl w:val="0"/>
          <w:lang w:val="en-US"/>
        </w:rPr>
        <w:t>SC_total is a standardised PCA</w:t>
      </w:r>
      <w:ins w:id="173" w:date="2026-06-01T21:46:37Z" w:author="Stefano Canossa">
        <w:r>
          <w:rPr>
            <w:rtl w:val="0"/>
            <w:lang w:val="de-DE"/>
          </w:rPr>
          <w:t xml:space="preserve"> (add reference for PCA)</w:t>
        </w:r>
      </w:ins>
      <w:r>
        <w:rPr>
          <w:rtl w:val="0"/>
          <w:lang w:val="en-US"/>
        </w:rPr>
        <w:t xml:space="preserve"> composite score (first principal component of AC_e, SE_e, AI_e, and ES_raw). By construction, the sample mean is approximately zero. The meaningful descriptive statistics are the range (min = -2.1832, max = 4.7132) and standard deviation (SD = 1.4501), which characterise the spread of shock intensity across the twenty-four scenarios. Manipulation check responses: Yes: 53. For ShowSC = 1 respondents, the mean usefulness rating is 3.1509 (median = 3.0000, SD = 0.7695).</w:t>
      </w:r>
    </w:p>
    <w:p>
      <w:pPr>
        <w:pStyle w:val="Body Text"/>
      </w:pPr>
      <w:r>
        <w:rPr>
          <w:b w:val="1"/>
          <w:bCs w:val="1"/>
          <w:rtl w:val="0"/>
          <w:lang w:val="en-US"/>
        </w:rPr>
        <w:t>Figure 5.2</w:t>
      </w:r>
    </w:p>
    <w:p>
      <w:pPr>
        <w:pStyle w:val="Body Text"/>
      </w:pPr>
      <w:r>
        <w:rPr>
          <w:i w:val="1"/>
          <w:iCs w:val="1"/>
          <w:rtl w:val="0"/>
          <w:lang w:val="en-US"/>
        </w:rPr>
        <w:t>Distribution of Net Risk Stance Responses</w:t>
      </w:r>
    </w:p>
    <w:p>
      <w:pPr>
        <w:pStyle w:val="Captioned Figure"/>
      </w:pPr>
      <w:r>
        <w:drawing xmlns:a="http://schemas.openxmlformats.org/drawingml/2006/main">
          <wp:inline distT="0" distB="0" distL="0" distR="0">
            <wp:extent cx="5943600" cy="3669570"/>
            <wp:effectExtent l="0" t="0" r="0" b="0"/>
            <wp:docPr id="1073741831" name="officeArt object" descr="NRS distribution"/>
            <wp:cNvGraphicFramePr/>
            <a:graphic xmlns:a="http://schemas.openxmlformats.org/drawingml/2006/main">
              <a:graphicData uri="http://schemas.openxmlformats.org/drawingml/2006/picture">
                <pic:pic xmlns:pic="http://schemas.openxmlformats.org/drawingml/2006/picture">
                  <pic:nvPicPr>
                    <pic:cNvPr id="1073741831" name="NRS distribution" descr="NRS distribution"/>
                    <pic:cNvPicPr>
                      <a:picLocks noChangeAspect="1"/>
                    </pic:cNvPicPr>
                  </pic:nvPicPr>
                  <pic:blipFill>
                    <a:blip r:embed="rId13">
                      <a:extLst/>
                    </a:blip>
                    <a:stretch>
                      <a:fillRect/>
                    </a:stretch>
                  </pic:blipFill>
                  <pic:spPr>
                    <a:xfrm>
                      <a:off x="0" y="0"/>
                      <a:ext cx="5943600" cy="3669570"/>
                    </a:xfrm>
                    <a:prstGeom prst="rect">
                      <a:avLst/>
                    </a:prstGeom>
                    <a:ln w="12700" cap="flat">
                      <a:noFill/>
                      <a:miter lim="400000"/>
                    </a:ln>
                    <a:effectLst/>
                  </pic:spPr>
                </pic:pic>
              </a:graphicData>
            </a:graphic>
          </wp:inline>
        </w:drawing>
      </w:r>
    </w:p>
    <w:p>
      <w:pPr>
        <w:pStyle w:val="Image Caption"/>
      </w:pPr>
      <w:r>
        <w:rPr>
          <w:rtl w:val="0"/>
          <w:lang w:val="en-US"/>
        </w:rPr>
        <w:t>NRS distribution</w:t>
      </w:r>
    </w:p>
    <w:p>
      <w:pPr>
        <w:pStyle w:val="Body Text"/>
      </w:pPr>
      <w:r>
        <w:rPr>
          <w:i w:val="1"/>
          <w:iCs w:val="1"/>
          <w:rtl w:val="0"/>
          <w:lang w:val="en-US"/>
        </w:rPr>
        <w:t>Note.</w:t>
      </w:r>
      <w:r>
        <w:rPr>
          <w:rtl w:val="0"/>
          <w:lang w:val="en-US"/>
        </w:rPr>
        <w:t xml:space="preserve"> N = 424 scenario-level observations. Original figure by the author.</w:t>
      </w:r>
    </w:p>
    <w:p>
      <w:pPr>
        <w:pStyle w:val="Body"/>
        <w:spacing w:line="240" w:lineRule="auto"/>
      </w:pPr>
      <w:r>
        <w:rPr>
          <w:rFonts w:ascii="Arial Unicode MS" w:cs="Arial Unicode MS" w:hAnsi="Arial Unicode MS" w:eastAsia="Arial Unicode MS"/>
          <w:b w:val="0"/>
          <w:bCs w:val="0"/>
          <w:i w:val="0"/>
          <w:iCs w:val="0"/>
        </w:rPr>
        <w:br w:type="page"/>
      </w:r>
    </w:p>
    <w:p>
      <w:pPr>
        <w:pStyle w:val="Body Text"/>
      </w:pPr>
      <w:r>
        <w:rPr>
          <w:b w:val="1"/>
          <w:bCs w:val="1"/>
          <w:rtl w:val="0"/>
          <w:lang w:val="en-US"/>
        </w:rPr>
        <w:t>Figure 5.3</w:t>
      </w:r>
    </w:p>
    <w:p>
      <w:pPr>
        <w:pStyle w:val="Body Text"/>
      </w:pPr>
      <w:r>
        <w:rPr>
          <w:i w:val="1"/>
          <w:iCs w:val="1"/>
          <w:rtl w:val="0"/>
          <w:lang w:val="en-US"/>
        </w:rPr>
        <w:t>Net Risk Stance Distribution by Experimental Condition</w:t>
      </w:r>
    </w:p>
    <w:p>
      <w:pPr>
        <w:pStyle w:val="Captioned Figure"/>
      </w:pPr>
      <w:r>
        <w:drawing xmlns:a="http://schemas.openxmlformats.org/drawingml/2006/main">
          <wp:inline distT="0" distB="0" distL="0" distR="0">
            <wp:extent cx="5943600" cy="4207655"/>
            <wp:effectExtent l="0" t="0" r="0" b="0"/>
            <wp:docPr id="1073741832" name="officeArt object" descr="NRS by condition"/>
            <wp:cNvGraphicFramePr/>
            <a:graphic xmlns:a="http://schemas.openxmlformats.org/drawingml/2006/main">
              <a:graphicData uri="http://schemas.openxmlformats.org/drawingml/2006/picture">
                <pic:pic xmlns:pic="http://schemas.openxmlformats.org/drawingml/2006/picture">
                  <pic:nvPicPr>
                    <pic:cNvPr id="1073741832" name="NRS by condition" descr="NRS by condition"/>
                    <pic:cNvPicPr>
                      <a:picLocks noChangeAspect="1"/>
                    </pic:cNvPicPr>
                  </pic:nvPicPr>
                  <pic:blipFill>
                    <a:blip r:embed="rId14">
                      <a:extLst/>
                    </a:blip>
                    <a:stretch>
                      <a:fillRect/>
                    </a:stretch>
                  </pic:blipFill>
                  <pic:spPr>
                    <a:xfrm>
                      <a:off x="0" y="0"/>
                      <a:ext cx="5943600" cy="4207655"/>
                    </a:xfrm>
                    <a:prstGeom prst="rect">
                      <a:avLst/>
                    </a:prstGeom>
                    <a:ln w="12700" cap="flat">
                      <a:noFill/>
                      <a:miter lim="400000"/>
                    </a:ln>
                    <a:effectLst/>
                  </pic:spPr>
                </pic:pic>
              </a:graphicData>
            </a:graphic>
          </wp:inline>
        </w:drawing>
      </w:r>
    </w:p>
    <w:p>
      <w:pPr>
        <w:pStyle w:val="Image Caption"/>
      </w:pPr>
      <w:r>
        <w:rPr>
          <w:rtl w:val="0"/>
          <w:lang w:val="en-US"/>
        </w:rPr>
        <w:t>NRS by condition</w:t>
      </w:r>
    </w:p>
    <w:p>
      <w:pPr>
        <w:pStyle w:val="Body Text"/>
      </w:pPr>
      <w:r>
        <w:rPr>
          <w:i w:val="1"/>
          <w:iCs w:val="1"/>
          <w:rtl w:val="0"/>
          <w:lang w:val="en-US"/>
        </w:rPr>
        <w:t>Note.</w:t>
      </w:r>
      <w:r>
        <w:rPr>
          <w:rtl w:val="0"/>
          <w:lang w:val="en-US"/>
        </w:rPr>
        <w:t xml:space="preserve"> Control (ShowSC = 0) versus treatment (ShowSC = 1) conditions. Original figure by the author.</w:t>
      </w:r>
    </w:p>
    <w:p>
      <w:pPr>
        <w:pStyle w:val="Body"/>
        <w:spacing w:line="240" w:lineRule="auto"/>
      </w:pPr>
      <w:r>
        <w:rPr>
          <w:rFonts w:ascii="Arial Unicode MS" w:cs="Arial Unicode MS" w:hAnsi="Arial Unicode MS" w:eastAsia="Arial Unicode MS"/>
          <w:b w:val="0"/>
          <w:bCs w:val="0"/>
          <w:i w:val="0"/>
          <w:iCs w:val="0"/>
        </w:rPr>
        <w:br w:type="page"/>
      </w:r>
    </w:p>
    <w:p>
      <w:pPr>
        <w:pStyle w:val="Body Text"/>
      </w:pPr>
      <w:r>
        <w:rPr>
          <w:b w:val="1"/>
          <w:bCs w:val="1"/>
          <w:rtl w:val="0"/>
          <w:lang w:val="en-US"/>
        </w:rPr>
        <w:t>Figure 5.4</w:t>
      </w:r>
    </w:p>
    <w:p>
      <w:pPr>
        <w:pStyle w:val="Body Text"/>
      </w:pPr>
      <w:r>
        <w:rPr>
          <w:i w:val="1"/>
          <w:iCs w:val="1"/>
          <w:rtl w:val="0"/>
          <w:lang w:val="en-US"/>
        </w:rPr>
        <w:t>Distribution of the SC_total Composite Shock Score</w:t>
      </w:r>
    </w:p>
    <w:p>
      <w:pPr>
        <w:pStyle w:val="Captioned Figure"/>
      </w:pPr>
      <w:r>
        <w:drawing xmlns:a="http://schemas.openxmlformats.org/drawingml/2006/main">
          <wp:inline distT="0" distB="0" distL="0" distR="0">
            <wp:extent cx="5943600" cy="3925271"/>
            <wp:effectExtent l="0" t="0" r="0" b="0"/>
            <wp:docPr id="1073741833" name="officeArt object" descr="SC_total distribution"/>
            <wp:cNvGraphicFramePr/>
            <a:graphic xmlns:a="http://schemas.openxmlformats.org/drawingml/2006/main">
              <a:graphicData uri="http://schemas.openxmlformats.org/drawingml/2006/picture">
                <pic:pic xmlns:pic="http://schemas.openxmlformats.org/drawingml/2006/picture">
                  <pic:nvPicPr>
                    <pic:cNvPr id="1073741833" name="SC_total distribution" descr="SC_total distribution"/>
                    <pic:cNvPicPr>
                      <a:picLocks noChangeAspect="1"/>
                    </pic:cNvPicPr>
                  </pic:nvPicPr>
                  <pic:blipFill>
                    <a:blip r:embed="rId15">
                      <a:extLst/>
                    </a:blip>
                    <a:stretch>
                      <a:fillRect/>
                    </a:stretch>
                  </pic:blipFill>
                  <pic:spPr>
                    <a:xfrm>
                      <a:off x="0" y="0"/>
                      <a:ext cx="5943600" cy="3925271"/>
                    </a:xfrm>
                    <a:prstGeom prst="rect">
                      <a:avLst/>
                    </a:prstGeom>
                    <a:ln w="12700" cap="flat">
                      <a:noFill/>
                      <a:miter lim="400000"/>
                    </a:ln>
                    <a:effectLst/>
                  </pic:spPr>
                </pic:pic>
              </a:graphicData>
            </a:graphic>
          </wp:inline>
        </w:drawing>
      </w:r>
    </w:p>
    <w:p>
      <w:pPr>
        <w:pStyle w:val="Image Caption"/>
      </w:pPr>
      <w:r>
        <w:rPr>
          <w:rtl w:val="0"/>
          <w:lang w:val="en-US"/>
        </w:rPr>
        <w:t>SC_total distribution</w:t>
      </w:r>
    </w:p>
    <w:p>
      <w:pPr>
        <w:pStyle w:val="Body Text"/>
      </w:pPr>
      <w:r>
        <w:rPr>
          <w:i w:val="1"/>
          <w:iCs w:val="1"/>
          <w:rtl w:val="0"/>
          <w:lang w:val="en-US"/>
        </w:rPr>
        <w:t>Note.</w:t>
      </w:r>
      <w:r>
        <w:rPr>
          <w:rtl w:val="0"/>
          <w:lang w:val="en-US"/>
        </w:rPr>
        <w:t xml:space="preserve"> SC_total is the first principal component of the four standardised Shock Score components. Original figure by the author.</w:t>
      </w:r>
    </w:p>
    <w:p>
      <w:pPr>
        <w:pStyle w:val="Heading 3"/>
      </w:pPr>
      <w:bookmarkStart w:name="sc_totalconstructpcadiagnostics" w:id="174"/>
      <w:r>
        <w:rPr>
          <w:rFonts w:cs="Arial Unicode MS" w:eastAsia="Arial Unicode MS"/>
          <w:rtl w:val="0"/>
          <w:lang w:val="en-US"/>
        </w:rPr>
        <w:t>5.2.3 SC_total Construct: PCA Diagnostics</w:t>
      </w:r>
    </w:p>
    <w:p>
      <w:pPr>
        <w:pStyle w:val="First Paragraph"/>
      </w:pPr>
      <w:r>
        <w:rPr>
          <w:rtl w:val="0"/>
          <w:lang w:val="en-US"/>
        </w:rPr>
        <w:t>The validity of SC_total as a composite measure depends on whether the four components share sufficient common variation to condense into a coherent single dimension. Table 5.2 reports the PCA diagnostics for the first principal component used to construct SC_total: the eigenvalue, the proportion of total variance explained, and the component loadings for each of the four inputs.</w:t>
      </w:r>
    </w:p>
    <w:p>
      <w:pPr>
        <w:pStyle w:val="Body Text"/>
      </w:pPr>
      <w:r>
        <w:rPr>
          <w:b w:val="1"/>
          <w:bCs w:val="1"/>
          <w:rtl w:val="0"/>
          <w:lang w:val="en-US"/>
        </w:rPr>
        <w:t>Table 5.2</w:t>
      </w:r>
    </w:p>
    <w:p>
      <w:pPr>
        <w:pStyle w:val="Body Text"/>
      </w:pPr>
      <w:r>
        <w:rPr>
          <w:i w:val="1"/>
          <w:iCs w:val="1"/>
          <w:rtl w:val="0"/>
          <w:lang w:val="en-US"/>
        </w:rPr>
        <w:t xml:space="preserve">SC_total PCA Diagnostics </w:t>
      </w:r>
      <w:r>
        <w:rPr>
          <w:i w:val="1"/>
          <w:iCs w:val="1"/>
          <w:rtl w:val="0"/>
          <w:lang w:val="en-US"/>
        </w:rPr>
        <w:t xml:space="preserve">— </w:t>
      </w:r>
      <w:r>
        <w:rPr>
          <w:i w:val="1"/>
          <w:iCs w:val="1"/>
          <w:rtl w:val="0"/>
          <w:lang w:val="en-US"/>
        </w:rPr>
        <w:t>First Principal Component</w:t>
      </w:r>
    </w:p>
    <w:tbl>
      <w:tblPr>
        <w:tblW w:w="470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829"/>
        <w:gridCol w:w="875"/>
      </w:tblGrid>
      <w:tr>
        <w:tblPrEx>
          <w:shd w:val="clear" w:color="auto" w:fill="156082"/>
        </w:tblPrEx>
        <w:trPr>
          <w:trHeight w:val="221" w:hRule="atLeast"/>
          <w:tblHeader/>
        </w:trPr>
        <w:tc>
          <w:tcPr>
            <w:tcW w:type="dxa" w:w="3829"/>
            <w:tcBorders>
              <w:top w:val="nil"/>
              <w:left w:val="nil"/>
              <w:bottom w:val="nil"/>
              <w:right w:val="nil"/>
            </w:tcBorders>
            <w:shd w:val="clear" w:color="auto" w:fill="auto"/>
            <w:tcMar>
              <w:top w:type="dxa" w:w="80"/>
              <w:left w:type="dxa" w:w="80"/>
              <w:bottom w:type="dxa" w:w="80"/>
              <w:right w:type="dxa" w:w="80"/>
            </w:tcMar>
            <w:vAlign w:val="bottom"/>
          </w:tcPr>
          <w:p>
            <w:pPr>
              <w:pStyle w:val="Compact"/>
            </w:pPr>
            <w:r>
              <w:rPr>
                <w:shd w:val="nil" w:color="auto" w:fill="auto"/>
                <w:rtl w:val="0"/>
                <w:lang w:val="en-US"/>
              </w:rPr>
              <w:t>Metric</w:t>
            </w:r>
          </w:p>
        </w:tc>
        <w:tc>
          <w:tcPr>
            <w:tcW w:type="dxa" w:w="875"/>
            <w:tcBorders>
              <w:top w:val="nil"/>
              <w:left w:val="nil"/>
              <w:bottom w:val="nil"/>
              <w:right w:val="nil"/>
            </w:tcBorders>
            <w:shd w:val="clear" w:color="auto" w:fill="auto"/>
            <w:tcMar>
              <w:top w:type="dxa" w:w="80"/>
              <w:left w:type="dxa" w:w="80"/>
              <w:bottom w:type="dxa" w:w="80"/>
              <w:right w:type="dxa" w:w="80"/>
            </w:tcMar>
            <w:vAlign w:val="bottom"/>
          </w:tcPr>
          <w:p>
            <w:pPr>
              <w:pStyle w:val="Compact"/>
            </w:pPr>
            <w:r>
              <w:rPr>
                <w:shd w:val="nil" w:color="auto" w:fill="auto"/>
                <w:rtl w:val="0"/>
                <w:lang w:val="en-US"/>
              </w:rPr>
              <w:t>Value</w:t>
            </w:r>
          </w:p>
        </w:tc>
      </w:tr>
      <w:tr>
        <w:tblPrEx>
          <w:shd w:val="clear" w:color="auto" w:fill="cad1d7"/>
        </w:tblPrEx>
        <w:trPr>
          <w:trHeight w:val="221" w:hRule="atLeast"/>
        </w:trPr>
        <w:tc>
          <w:tcPr>
            <w:tcW w:type="dxa" w:w="382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Eigenvalue (PC1)</w:t>
            </w:r>
          </w:p>
        </w:tc>
        <w:tc>
          <w:tcPr>
            <w:tcW w:type="dxa" w:w="87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2.1027</w:t>
            </w:r>
          </w:p>
        </w:tc>
      </w:tr>
      <w:tr>
        <w:tblPrEx>
          <w:shd w:val="clear" w:color="auto" w:fill="cad1d7"/>
        </w:tblPrEx>
        <w:trPr>
          <w:trHeight w:val="211" w:hRule="atLeast"/>
        </w:trPr>
        <w:tc>
          <w:tcPr>
            <w:tcW w:type="dxa" w:w="382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Variance explained</w:t>
            </w:r>
          </w:p>
        </w:tc>
        <w:tc>
          <w:tcPr>
            <w:tcW w:type="dxa" w:w="87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50.38%</w:t>
            </w:r>
          </w:p>
        </w:tc>
      </w:tr>
      <w:tr>
        <w:tblPrEx>
          <w:shd w:val="clear" w:color="auto" w:fill="cad1d7"/>
        </w:tblPrEx>
        <w:trPr>
          <w:trHeight w:val="211" w:hRule="atLeast"/>
        </w:trPr>
        <w:tc>
          <w:tcPr>
            <w:tcW w:type="dxa" w:w="382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Loading </w:t>
            </w:r>
            <w:r>
              <w:rPr>
                <w:shd w:val="nil" w:color="auto" w:fill="auto"/>
                <w:rtl w:val="0"/>
                <w:lang w:val="en-US"/>
              </w:rPr>
              <w:t xml:space="preserve">— </w:t>
            </w:r>
            <w:r>
              <w:rPr>
                <w:shd w:val="nil" w:color="auto" w:fill="auto"/>
                <w:rtl w:val="0"/>
                <w:lang w:val="en-US"/>
              </w:rPr>
              <w:t>Article Count (AC_e)</w:t>
            </w:r>
          </w:p>
        </w:tc>
        <w:tc>
          <w:tcPr>
            <w:tcW w:type="dxa" w:w="87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0.6120</w:t>
            </w:r>
          </w:p>
        </w:tc>
      </w:tr>
      <w:tr>
        <w:tblPrEx>
          <w:shd w:val="clear" w:color="auto" w:fill="cad1d7"/>
        </w:tblPrEx>
        <w:trPr>
          <w:trHeight w:val="211" w:hRule="atLeast"/>
        </w:trPr>
        <w:tc>
          <w:tcPr>
            <w:tcW w:type="dxa" w:w="382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Loading </w:t>
            </w:r>
            <w:r>
              <w:rPr>
                <w:shd w:val="nil" w:color="auto" w:fill="auto"/>
                <w:rtl w:val="0"/>
                <w:lang w:val="en-US"/>
              </w:rPr>
              <w:t xml:space="preserve">— </w:t>
            </w:r>
            <w:r>
              <w:rPr>
                <w:shd w:val="nil" w:color="auto" w:fill="auto"/>
                <w:rtl w:val="0"/>
                <w:lang w:val="en-US"/>
              </w:rPr>
              <w:t>Sentiment Extremity (SE_e)</w:t>
            </w:r>
          </w:p>
        </w:tc>
        <w:tc>
          <w:tcPr>
            <w:tcW w:type="dxa" w:w="87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0.3990</w:t>
            </w:r>
          </w:p>
        </w:tc>
      </w:tr>
      <w:tr>
        <w:tblPrEx>
          <w:shd w:val="clear" w:color="auto" w:fill="cad1d7"/>
        </w:tblPrEx>
        <w:trPr>
          <w:trHeight w:val="211" w:hRule="atLeast"/>
        </w:trPr>
        <w:tc>
          <w:tcPr>
            <w:tcW w:type="dxa" w:w="382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Loading </w:t>
            </w:r>
            <w:r>
              <w:rPr>
                <w:shd w:val="nil" w:color="auto" w:fill="auto"/>
                <w:rtl w:val="0"/>
                <w:lang w:val="en-US"/>
              </w:rPr>
              <w:t xml:space="preserve">— </w:t>
            </w:r>
            <w:r>
              <w:rPr>
                <w:shd w:val="nil" w:color="auto" w:fill="auto"/>
                <w:rtl w:val="0"/>
                <w:lang w:val="en-US"/>
              </w:rPr>
              <w:t>Attention Intensity (AI_e)</w:t>
            </w:r>
          </w:p>
        </w:tc>
        <w:tc>
          <w:tcPr>
            <w:tcW w:type="dxa" w:w="87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0.6161</w:t>
            </w:r>
          </w:p>
        </w:tc>
      </w:tr>
      <w:tr>
        <w:tblPrEx>
          <w:shd w:val="clear" w:color="auto" w:fill="cad1d7"/>
        </w:tblPrEx>
        <w:trPr>
          <w:trHeight w:val="211" w:hRule="atLeast"/>
        </w:trPr>
        <w:tc>
          <w:tcPr>
            <w:tcW w:type="dxa" w:w="382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Loading </w:t>
            </w:r>
            <w:r>
              <w:rPr>
                <w:shd w:val="nil" w:color="auto" w:fill="auto"/>
                <w:rtl w:val="0"/>
                <w:lang w:val="en-US"/>
              </w:rPr>
              <w:t xml:space="preserve">— </w:t>
            </w:r>
            <w:r>
              <w:rPr>
                <w:shd w:val="nil" w:color="auto" w:fill="auto"/>
                <w:rtl w:val="0"/>
                <w:lang w:val="en-US"/>
              </w:rPr>
              <w:t>Event-Type Severity (ES_raw)</w:t>
            </w:r>
          </w:p>
        </w:tc>
        <w:tc>
          <w:tcPr>
            <w:tcW w:type="dxa" w:w="87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0.2944</w:t>
            </w:r>
          </w:p>
        </w:tc>
      </w:tr>
      <w:tr>
        <w:tblPrEx>
          <w:shd w:val="clear" w:color="auto" w:fill="cad1d7"/>
        </w:tblPrEx>
        <w:trPr>
          <w:trHeight w:val="211" w:hRule="atLeast"/>
        </w:trPr>
        <w:tc>
          <w:tcPr>
            <w:tcW w:type="dxa" w:w="382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Scenarios used</w:t>
            </w:r>
          </w:p>
        </w:tc>
        <w:tc>
          <w:tcPr>
            <w:tcW w:type="dxa" w:w="87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24</w:t>
            </w:r>
          </w:p>
        </w:tc>
      </w:tr>
    </w:tbl>
    <w:p>
      <w:pPr>
        <w:pStyle w:val="Body Text"/>
        <w:widowControl w:val="0"/>
        <w:spacing w:line="240" w:lineRule="auto"/>
      </w:pPr>
    </w:p>
    <w:p>
      <w:pPr>
        <w:pStyle w:val="Body Text"/>
      </w:pPr>
      <w:r>
        <w:rPr>
          <w:i w:val="1"/>
          <w:iCs w:val="1"/>
          <w:rtl w:val="0"/>
          <w:lang w:val="en-US"/>
        </w:rPr>
        <w:t>Note.</w:t>
      </w:r>
      <w:r>
        <w:rPr>
          <w:rtl w:val="0"/>
          <w:lang w:val="en-US"/>
        </w:rPr>
        <w:t xml:space="preserve"> PC1 = first principal component of the four standardised Shock Score components.</w:t>
      </w:r>
      <w:r>
        <w:br w:type="textWrapping"/>
      </w:r>
      <w:commentRangeStart w:id="175"/>
    </w:p>
    <w:p>
      <w:pPr>
        <w:pStyle w:val="Body Text"/>
      </w:pPr>
      <w:r>
        <w:rPr>
          <w:rtl w:val="0"/>
          <w:lang w:val="en-US"/>
        </w:rPr>
        <w:t xml:space="preserve">The eigenvalue of 2.1027 exceeds 1.0, satisfying the Kaiser </w:t>
      </w:r>
      <w:commentRangeEnd w:id="175"/>
      <w:r>
        <w:commentReference w:id="175"/>
      </w:r>
      <w:r>
        <w:rPr>
          <w:rtl w:val="0"/>
          <w:lang w:val="en-US"/>
        </w:rPr>
        <w:t>criterion (</w:t>
      </w:r>
      <w:r>
        <w:rPr>
          <w:rStyle w:val="Hyperlink.0"/>
        </w:rPr>
        <w:fldChar w:fldCharType="begin" w:fldLock="0"/>
      </w:r>
      <w:r>
        <w:rPr>
          <w:rStyle w:val="Hyperlink.0"/>
        </w:rPr>
        <w:instrText xml:space="preserve"> HYPERLINK "https://doi.org/10.1098/rsta.2015.0202"</w:instrText>
      </w:r>
      <w:r>
        <w:rPr>
          <w:rStyle w:val="Hyperlink.0"/>
        </w:rPr>
        <w:fldChar w:fldCharType="separate" w:fldLock="0"/>
      </w:r>
      <w:r>
        <w:rPr>
          <w:rStyle w:val="Hyperlink.0"/>
          <w:rtl w:val="0"/>
        </w:rPr>
        <w:t>Jolliffe &amp; Cadima, 2016</w:t>
      </w:r>
      <w:r>
        <w:rPr/>
        <w:fldChar w:fldCharType="end" w:fldLock="0"/>
      </w:r>
      <w:r>
        <w:rPr>
          <w:rtl w:val="0"/>
          <w:lang w:val="en-US"/>
        </w:rPr>
        <w:t>). The first principal component explains 50.38% of the total variance across the four inputs. All four components load positively on PC1, confirming that the composite represents a common factor of shock intensity rather than a contrast between components.</w:t>
      </w:r>
    </w:p>
    <w:p>
      <w:pPr>
        <w:pStyle w:val="Heading 2"/>
      </w:pPr>
      <w:bookmarkStart w:name="scenarioselectionoutcomes" w:id="176"/>
      <w:r>
        <w:rPr>
          <w:rFonts w:cs="Arial Unicode MS" w:eastAsia="Arial Unicode MS"/>
          <w:rtl w:val="0"/>
          <w:lang w:val="en-US"/>
        </w:rPr>
        <w:t>5.3 Scenario Selection Outcomes</w:t>
      </w:r>
    </w:p>
    <w:p>
      <w:pPr>
        <w:pStyle w:val="First Paragraph"/>
      </w:pPr>
      <w:r>
        <w:rPr>
          <w:rtl w:val="0"/>
          <w:lang w:val="en-US"/>
        </w:rPr>
        <w:t>Table 5.3 documents the final scenario selection across the three survey blocks.</w:t>
      </w:r>
    </w:p>
    <w:p>
      <w:pPr>
        <w:pStyle w:val="Body Text"/>
      </w:pPr>
      <w:r>
        <w:rPr>
          <w:b w:val="1"/>
          <w:bCs w:val="1"/>
          <w:rtl w:val="0"/>
          <w:lang w:val="en-US"/>
        </w:rPr>
        <w:t>Table 5.3</w:t>
      </w:r>
    </w:p>
    <w:p>
      <w:pPr>
        <w:pStyle w:val="Body Text"/>
      </w:pPr>
      <w:r>
        <w:rPr>
          <w:i w:val="1"/>
          <w:iCs w:val="1"/>
          <w:rtl w:val="0"/>
          <w:lang w:val="en-US"/>
        </w:rPr>
        <w:t>Final Scenario Selection Across Survey Blocks</w:t>
      </w:r>
    </w:p>
    <w:tbl>
      <w:tblPr>
        <w:tblW w:w="994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18"/>
        <w:gridCol w:w="741"/>
        <w:gridCol w:w="693"/>
        <w:gridCol w:w="1283"/>
        <w:gridCol w:w="1223"/>
        <w:gridCol w:w="1188"/>
        <w:gridCol w:w="915"/>
        <w:gridCol w:w="915"/>
        <w:gridCol w:w="915"/>
        <w:gridCol w:w="1153"/>
      </w:tblGrid>
      <w:tr>
        <w:tblPrEx>
          <w:shd w:val="clear" w:color="auto" w:fill="156082"/>
        </w:tblPrEx>
        <w:trPr>
          <w:trHeight w:val="410" w:hRule="atLeast"/>
          <w:tblHeader/>
        </w:trPr>
        <w:tc>
          <w:tcPr>
            <w:tcW w:type="dxa" w:w="918"/>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scenario_id</w:t>
            </w:r>
          </w:p>
        </w:tc>
        <w:tc>
          <w:tcPr>
            <w:tcW w:type="dxa" w:w="741"/>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block_id</w:t>
            </w:r>
          </w:p>
        </w:tc>
        <w:tc>
          <w:tcPr>
            <w:tcW w:type="dxa" w:w="693"/>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ticker</w:t>
            </w:r>
          </w:p>
        </w:tc>
        <w:tc>
          <w:tcPr>
            <w:tcW w:type="dxa" w:w="1283"/>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company_name</w:t>
            </w:r>
          </w:p>
        </w:tc>
        <w:tc>
          <w:tcPr>
            <w:tcW w:type="dxa" w:w="1222"/>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gics_sector</w:t>
            </w:r>
          </w:p>
        </w:tc>
        <w:tc>
          <w:tcPr>
            <w:tcW w:type="dxa" w:w="1188"/>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event_date</w:t>
            </w:r>
          </w:p>
        </w:tc>
        <w:tc>
          <w:tcPr>
            <w:tcW w:type="dxa" w:w="915"/>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event_type</w:t>
            </w:r>
          </w:p>
        </w:tc>
        <w:tc>
          <w:tcPr>
            <w:tcW w:type="dxa" w:w="915"/>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sc_total</w:t>
            </w:r>
          </w:p>
        </w:tc>
        <w:tc>
          <w:tcPr>
            <w:tcW w:type="dxa" w:w="915"/>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horizon_bucket</w:t>
            </w:r>
          </w:p>
        </w:tc>
        <w:tc>
          <w:tcPr>
            <w:tcW w:type="dxa" w:w="1153"/>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sentiment_direction</w:t>
            </w:r>
          </w:p>
        </w:tc>
      </w:tr>
      <w:tr>
        <w:tblPrEx>
          <w:shd w:val="clear" w:color="auto" w:fill="cad1d7"/>
        </w:tblPrEx>
        <w:trPr>
          <w:trHeight w:val="410" w:hRule="atLeast"/>
        </w:trPr>
        <w:tc>
          <w:tcPr>
            <w:tcW w:type="dxa" w:w="91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B1_S01</w:t>
            </w:r>
          </w:p>
        </w:tc>
        <w:tc>
          <w:tcPr>
            <w:tcW w:type="dxa" w:w="74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w:t>
            </w:r>
          </w:p>
        </w:tc>
        <w:tc>
          <w:tcPr>
            <w:tcW w:type="dxa" w:w="69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APD</w:t>
            </w:r>
          </w:p>
        </w:tc>
        <w:tc>
          <w:tcPr>
            <w:tcW w:type="dxa" w:w="128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Air Products and Chemicals</w:t>
            </w:r>
          </w:p>
        </w:tc>
        <w:tc>
          <w:tcPr>
            <w:tcW w:type="dxa" w:w="122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Materials</w:t>
            </w:r>
          </w:p>
        </w:tc>
        <w:tc>
          <w:tcPr>
            <w:tcW w:type="dxa" w:w="118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2025-04-09</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analyst</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-0.5843</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Intraday</w:t>
            </w:r>
          </w:p>
        </w:tc>
        <w:tc>
          <w:tcPr>
            <w:tcW w:type="dxa" w:w="115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Mildly Negative</w:t>
            </w:r>
          </w:p>
        </w:tc>
      </w:tr>
      <w:tr>
        <w:tblPrEx>
          <w:shd w:val="clear" w:color="auto" w:fill="cad1d7"/>
        </w:tblPrEx>
        <w:trPr>
          <w:trHeight w:val="400" w:hRule="atLeast"/>
        </w:trPr>
        <w:tc>
          <w:tcPr>
            <w:tcW w:type="dxa" w:w="91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B1_S02</w:t>
            </w:r>
          </w:p>
        </w:tc>
        <w:tc>
          <w:tcPr>
            <w:tcW w:type="dxa" w:w="74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w:t>
            </w:r>
          </w:p>
        </w:tc>
        <w:tc>
          <w:tcPr>
            <w:tcW w:type="dxa" w:w="69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COP</w:t>
            </w:r>
          </w:p>
        </w:tc>
        <w:tc>
          <w:tcPr>
            <w:tcW w:type="dxa" w:w="128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ConocoPhillips</w:t>
            </w:r>
          </w:p>
        </w:tc>
        <w:tc>
          <w:tcPr>
            <w:tcW w:type="dxa" w:w="122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Energy</w:t>
            </w:r>
          </w:p>
        </w:tc>
        <w:tc>
          <w:tcPr>
            <w:tcW w:type="dxa" w:w="118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2025-09-08</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analyst</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-0.2026</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Several Weeks</w:t>
            </w:r>
          </w:p>
        </w:tc>
        <w:tc>
          <w:tcPr>
            <w:tcW w:type="dxa" w:w="115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Positive</w:t>
            </w:r>
          </w:p>
        </w:tc>
      </w:tr>
      <w:tr>
        <w:tblPrEx>
          <w:shd w:val="clear" w:color="auto" w:fill="cad1d7"/>
        </w:tblPrEx>
        <w:trPr>
          <w:trHeight w:val="400" w:hRule="atLeast"/>
        </w:trPr>
        <w:tc>
          <w:tcPr>
            <w:tcW w:type="dxa" w:w="91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B1_S03</w:t>
            </w:r>
          </w:p>
        </w:tc>
        <w:tc>
          <w:tcPr>
            <w:tcW w:type="dxa" w:w="74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w:t>
            </w:r>
          </w:p>
        </w:tc>
        <w:tc>
          <w:tcPr>
            <w:tcW w:type="dxa" w:w="69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LIN</w:t>
            </w:r>
          </w:p>
        </w:tc>
        <w:tc>
          <w:tcPr>
            <w:tcW w:type="dxa" w:w="128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Linde</w:t>
            </w:r>
          </w:p>
        </w:tc>
        <w:tc>
          <w:tcPr>
            <w:tcW w:type="dxa" w:w="122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Materials</w:t>
            </w:r>
          </w:p>
        </w:tc>
        <w:tc>
          <w:tcPr>
            <w:tcW w:type="dxa" w:w="118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2026-02-04</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earnings</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-1.048</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Several Weeks</w:t>
            </w:r>
          </w:p>
        </w:tc>
        <w:tc>
          <w:tcPr>
            <w:tcW w:type="dxa" w:w="115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Positive</w:t>
            </w:r>
          </w:p>
        </w:tc>
      </w:tr>
      <w:tr>
        <w:tblPrEx>
          <w:shd w:val="clear" w:color="auto" w:fill="cad1d7"/>
        </w:tblPrEx>
        <w:trPr>
          <w:trHeight w:val="400" w:hRule="atLeast"/>
        </w:trPr>
        <w:tc>
          <w:tcPr>
            <w:tcW w:type="dxa" w:w="91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B1_S04</w:t>
            </w:r>
          </w:p>
        </w:tc>
        <w:tc>
          <w:tcPr>
            <w:tcW w:type="dxa" w:w="74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w:t>
            </w:r>
          </w:p>
        </w:tc>
        <w:tc>
          <w:tcPr>
            <w:tcW w:type="dxa" w:w="69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UNH</w:t>
            </w:r>
          </w:p>
        </w:tc>
        <w:tc>
          <w:tcPr>
            <w:tcW w:type="dxa" w:w="128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UnitedHealth Group</w:t>
            </w:r>
          </w:p>
        </w:tc>
        <w:tc>
          <w:tcPr>
            <w:tcW w:type="dxa" w:w="122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Health Care</w:t>
            </w:r>
          </w:p>
        </w:tc>
        <w:tc>
          <w:tcPr>
            <w:tcW w:type="dxa" w:w="118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2025-12-02</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management</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-1.8231</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Intraday</w:t>
            </w:r>
          </w:p>
        </w:tc>
        <w:tc>
          <w:tcPr>
            <w:tcW w:type="dxa" w:w="115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Positive</w:t>
            </w:r>
          </w:p>
        </w:tc>
      </w:tr>
      <w:tr>
        <w:tblPrEx>
          <w:shd w:val="clear" w:color="auto" w:fill="cad1d7"/>
        </w:tblPrEx>
        <w:trPr>
          <w:trHeight w:val="400" w:hRule="atLeast"/>
        </w:trPr>
        <w:tc>
          <w:tcPr>
            <w:tcW w:type="dxa" w:w="91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B1_S05</w:t>
            </w:r>
          </w:p>
        </w:tc>
        <w:tc>
          <w:tcPr>
            <w:tcW w:type="dxa" w:w="74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w:t>
            </w:r>
          </w:p>
        </w:tc>
        <w:tc>
          <w:tcPr>
            <w:tcW w:type="dxa" w:w="69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HD</w:t>
            </w:r>
          </w:p>
        </w:tc>
        <w:tc>
          <w:tcPr>
            <w:tcW w:type="dxa" w:w="128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Home Depot</w:t>
            </w:r>
          </w:p>
        </w:tc>
        <w:tc>
          <w:tcPr>
            <w:tcW w:type="dxa" w:w="122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Consumer Discretionary</w:t>
            </w:r>
          </w:p>
        </w:tc>
        <w:tc>
          <w:tcPr>
            <w:tcW w:type="dxa" w:w="118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2025-08-19</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earnings</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1.6628</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Several Days</w:t>
            </w:r>
          </w:p>
        </w:tc>
        <w:tc>
          <w:tcPr>
            <w:tcW w:type="dxa" w:w="115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Neutral</w:t>
            </w:r>
          </w:p>
        </w:tc>
      </w:tr>
      <w:tr>
        <w:tblPrEx>
          <w:shd w:val="clear" w:color="auto" w:fill="cad1d7"/>
        </w:tblPrEx>
        <w:trPr>
          <w:trHeight w:val="400" w:hRule="atLeast"/>
        </w:trPr>
        <w:tc>
          <w:tcPr>
            <w:tcW w:type="dxa" w:w="91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B1_S06</w:t>
            </w:r>
          </w:p>
        </w:tc>
        <w:tc>
          <w:tcPr>
            <w:tcW w:type="dxa" w:w="74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w:t>
            </w:r>
          </w:p>
        </w:tc>
        <w:tc>
          <w:tcPr>
            <w:tcW w:type="dxa" w:w="69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GE</w:t>
            </w:r>
          </w:p>
        </w:tc>
        <w:tc>
          <w:tcPr>
            <w:tcW w:type="dxa" w:w="128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GE Aerospace</w:t>
            </w:r>
          </w:p>
        </w:tc>
        <w:tc>
          <w:tcPr>
            <w:tcW w:type="dxa" w:w="122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Industrials</w:t>
            </w:r>
          </w:p>
        </w:tc>
        <w:tc>
          <w:tcPr>
            <w:tcW w:type="dxa" w:w="118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2025-07-08</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management</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-0.6176</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Several Weeks</w:t>
            </w:r>
          </w:p>
        </w:tc>
        <w:tc>
          <w:tcPr>
            <w:tcW w:type="dxa" w:w="115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Strongly Positive</w:t>
            </w:r>
          </w:p>
        </w:tc>
      </w:tr>
      <w:tr>
        <w:tblPrEx>
          <w:shd w:val="clear" w:color="auto" w:fill="cad1d7"/>
        </w:tblPrEx>
        <w:trPr>
          <w:trHeight w:val="400" w:hRule="atLeast"/>
        </w:trPr>
        <w:tc>
          <w:tcPr>
            <w:tcW w:type="dxa" w:w="91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B1_S07</w:t>
            </w:r>
          </w:p>
        </w:tc>
        <w:tc>
          <w:tcPr>
            <w:tcW w:type="dxa" w:w="74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w:t>
            </w:r>
          </w:p>
        </w:tc>
        <w:tc>
          <w:tcPr>
            <w:tcW w:type="dxa" w:w="69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T</w:t>
            </w:r>
          </w:p>
        </w:tc>
        <w:tc>
          <w:tcPr>
            <w:tcW w:type="dxa" w:w="128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AT&amp;T</w:t>
            </w:r>
          </w:p>
        </w:tc>
        <w:tc>
          <w:tcPr>
            <w:tcW w:type="dxa" w:w="122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Communication Services</w:t>
            </w:r>
          </w:p>
        </w:tc>
        <w:tc>
          <w:tcPr>
            <w:tcW w:type="dxa" w:w="118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2026-01-30</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earnings</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-0.0516</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Several Weeks</w:t>
            </w:r>
          </w:p>
        </w:tc>
        <w:tc>
          <w:tcPr>
            <w:tcW w:type="dxa" w:w="115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Strongly Positive</w:t>
            </w:r>
          </w:p>
        </w:tc>
      </w:tr>
      <w:tr>
        <w:tblPrEx>
          <w:shd w:val="clear" w:color="auto" w:fill="cad1d7"/>
        </w:tblPrEx>
        <w:trPr>
          <w:trHeight w:val="400" w:hRule="atLeast"/>
        </w:trPr>
        <w:tc>
          <w:tcPr>
            <w:tcW w:type="dxa" w:w="91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B1_S08</w:t>
            </w:r>
          </w:p>
        </w:tc>
        <w:tc>
          <w:tcPr>
            <w:tcW w:type="dxa" w:w="74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w:t>
            </w:r>
          </w:p>
        </w:tc>
        <w:tc>
          <w:tcPr>
            <w:tcW w:type="dxa" w:w="69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QCOM</w:t>
            </w:r>
          </w:p>
        </w:tc>
        <w:tc>
          <w:tcPr>
            <w:tcW w:type="dxa" w:w="128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Qualcomm Inc.</w:t>
            </w:r>
          </w:p>
        </w:tc>
        <w:tc>
          <w:tcPr>
            <w:tcW w:type="dxa" w:w="122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Information Technology</w:t>
            </w:r>
          </w:p>
        </w:tc>
        <w:tc>
          <w:tcPr>
            <w:tcW w:type="dxa" w:w="118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2025-10-13</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management</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-1.2276</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Several Weeks</w:t>
            </w:r>
          </w:p>
        </w:tc>
        <w:tc>
          <w:tcPr>
            <w:tcW w:type="dxa" w:w="115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Neutral</w:t>
            </w:r>
          </w:p>
        </w:tc>
      </w:tr>
      <w:tr>
        <w:tblPrEx>
          <w:shd w:val="clear" w:color="auto" w:fill="cad1d7"/>
        </w:tblPrEx>
        <w:trPr>
          <w:trHeight w:val="400" w:hRule="atLeast"/>
        </w:trPr>
        <w:tc>
          <w:tcPr>
            <w:tcW w:type="dxa" w:w="91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B2_S01</w:t>
            </w:r>
          </w:p>
        </w:tc>
        <w:tc>
          <w:tcPr>
            <w:tcW w:type="dxa" w:w="74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w:t>
            </w:r>
          </w:p>
        </w:tc>
        <w:tc>
          <w:tcPr>
            <w:tcW w:type="dxa" w:w="69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MRK</w:t>
            </w:r>
          </w:p>
        </w:tc>
        <w:tc>
          <w:tcPr>
            <w:tcW w:type="dxa" w:w="128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Merck &amp; Co.</w:t>
            </w:r>
          </w:p>
        </w:tc>
        <w:tc>
          <w:tcPr>
            <w:tcW w:type="dxa" w:w="122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Health Care</w:t>
            </w:r>
          </w:p>
        </w:tc>
        <w:tc>
          <w:tcPr>
            <w:tcW w:type="dxa" w:w="118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2025-10-30</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earnings</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0.3277</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Several Weeks</w:t>
            </w:r>
          </w:p>
        </w:tc>
        <w:tc>
          <w:tcPr>
            <w:tcW w:type="dxa" w:w="115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Neutral</w:t>
            </w:r>
          </w:p>
        </w:tc>
      </w:tr>
      <w:tr>
        <w:tblPrEx>
          <w:shd w:val="clear" w:color="auto" w:fill="cad1d7"/>
        </w:tblPrEx>
        <w:trPr>
          <w:trHeight w:val="400" w:hRule="atLeast"/>
        </w:trPr>
        <w:tc>
          <w:tcPr>
            <w:tcW w:type="dxa" w:w="91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B2_S02</w:t>
            </w:r>
          </w:p>
        </w:tc>
        <w:tc>
          <w:tcPr>
            <w:tcW w:type="dxa" w:w="74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w:t>
            </w:r>
          </w:p>
        </w:tc>
        <w:tc>
          <w:tcPr>
            <w:tcW w:type="dxa" w:w="69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JPM</w:t>
            </w:r>
          </w:p>
        </w:tc>
        <w:tc>
          <w:tcPr>
            <w:tcW w:type="dxa" w:w="128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JPMorgan Chase</w:t>
            </w:r>
          </w:p>
        </w:tc>
        <w:tc>
          <w:tcPr>
            <w:tcW w:type="dxa" w:w="122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Financials</w:t>
            </w:r>
          </w:p>
        </w:tc>
        <w:tc>
          <w:tcPr>
            <w:tcW w:type="dxa" w:w="118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2026-01-23</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analyst</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-0.1934</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Several Weeks</w:t>
            </w:r>
          </w:p>
        </w:tc>
        <w:tc>
          <w:tcPr>
            <w:tcW w:type="dxa" w:w="115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Mildly Negative</w:t>
            </w:r>
          </w:p>
        </w:tc>
      </w:tr>
      <w:tr>
        <w:tblPrEx>
          <w:shd w:val="clear" w:color="auto" w:fill="cad1d7"/>
        </w:tblPrEx>
        <w:trPr>
          <w:trHeight w:val="400" w:hRule="atLeast"/>
        </w:trPr>
        <w:tc>
          <w:tcPr>
            <w:tcW w:type="dxa" w:w="91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B2_S03</w:t>
            </w:r>
          </w:p>
        </w:tc>
        <w:tc>
          <w:tcPr>
            <w:tcW w:type="dxa" w:w="74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w:t>
            </w:r>
          </w:p>
        </w:tc>
        <w:tc>
          <w:tcPr>
            <w:tcW w:type="dxa" w:w="69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CVX</w:t>
            </w:r>
          </w:p>
        </w:tc>
        <w:tc>
          <w:tcPr>
            <w:tcW w:type="dxa" w:w="128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Chevron Corporation</w:t>
            </w:r>
          </w:p>
        </w:tc>
        <w:tc>
          <w:tcPr>
            <w:tcW w:type="dxa" w:w="122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Energy</w:t>
            </w:r>
          </w:p>
        </w:tc>
        <w:tc>
          <w:tcPr>
            <w:tcW w:type="dxa" w:w="118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2026-01-06</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analyst</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1.0107</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Several Weeks</w:t>
            </w:r>
          </w:p>
        </w:tc>
        <w:tc>
          <w:tcPr>
            <w:tcW w:type="dxa" w:w="115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Mildly Positive</w:t>
            </w:r>
          </w:p>
        </w:tc>
      </w:tr>
      <w:tr>
        <w:tblPrEx>
          <w:shd w:val="clear" w:color="auto" w:fill="cad1d7"/>
        </w:tblPrEx>
        <w:trPr>
          <w:trHeight w:val="400" w:hRule="atLeast"/>
        </w:trPr>
        <w:tc>
          <w:tcPr>
            <w:tcW w:type="dxa" w:w="91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B2_S04</w:t>
            </w:r>
          </w:p>
        </w:tc>
        <w:tc>
          <w:tcPr>
            <w:tcW w:type="dxa" w:w="74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w:t>
            </w:r>
          </w:p>
        </w:tc>
        <w:tc>
          <w:tcPr>
            <w:tcW w:type="dxa" w:w="69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BAC</w:t>
            </w:r>
          </w:p>
        </w:tc>
        <w:tc>
          <w:tcPr>
            <w:tcW w:type="dxa" w:w="128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Bank of America</w:t>
            </w:r>
          </w:p>
        </w:tc>
        <w:tc>
          <w:tcPr>
            <w:tcW w:type="dxa" w:w="122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Financials</w:t>
            </w:r>
          </w:p>
        </w:tc>
        <w:tc>
          <w:tcPr>
            <w:tcW w:type="dxa" w:w="118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2025-10-14</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earnings</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0.1932</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Several Days</w:t>
            </w:r>
          </w:p>
        </w:tc>
        <w:tc>
          <w:tcPr>
            <w:tcW w:type="dxa" w:w="115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Mildly Positive</w:t>
            </w:r>
          </w:p>
        </w:tc>
      </w:tr>
      <w:tr>
        <w:tblPrEx>
          <w:shd w:val="clear" w:color="auto" w:fill="cad1d7"/>
        </w:tblPrEx>
        <w:trPr>
          <w:trHeight w:val="400" w:hRule="atLeast"/>
        </w:trPr>
        <w:tc>
          <w:tcPr>
            <w:tcW w:type="dxa" w:w="91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B2_S05</w:t>
            </w:r>
          </w:p>
        </w:tc>
        <w:tc>
          <w:tcPr>
            <w:tcW w:type="dxa" w:w="74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w:t>
            </w:r>
          </w:p>
        </w:tc>
        <w:tc>
          <w:tcPr>
            <w:tcW w:type="dxa" w:w="69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JNJ</w:t>
            </w:r>
          </w:p>
        </w:tc>
        <w:tc>
          <w:tcPr>
            <w:tcW w:type="dxa" w:w="128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Johnson &amp; Johnson</w:t>
            </w:r>
          </w:p>
        </w:tc>
        <w:tc>
          <w:tcPr>
            <w:tcW w:type="dxa" w:w="122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Health Care</w:t>
            </w:r>
          </w:p>
        </w:tc>
        <w:tc>
          <w:tcPr>
            <w:tcW w:type="dxa" w:w="118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2025-12-15</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earnings</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-0.9613</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Several Weeks</w:t>
            </w:r>
          </w:p>
        </w:tc>
        <w:tc>
          <w:tcPr>
            <w:tcW w:type="dxa" w:w="115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Mildly Positive</w:t>
            </w:r>
          </w:p>
        </w:tc>
      </w:tr>
      <w:tr>
        <w:tblPrEx>
          <w:shd w:val="clear" w:color="auto" w:fill="cad1d7"/>
        </w:tblPrEx>
        <w:trPr>
          <w:trHeight w:val="400" w:hRule="atLeast"/>
        </w:trPr>
        <w:tc>
          <w:tcPr>
            <w:tcW w:type="dxa" w:w="91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B2_S06</w:t>
            </w:r>
          </w:p>
        </w:tc>
        <w:tc>
          <w:tcPr>
            <w:tcW w:type="dxa" w:w="74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w:t>
            </w:r>
          </w:p>
        </w:tc>
        <w:tc>
          <w:tcPr>
            <w:tcW w:type="dxa" w:w="69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KO</w:t>
            </w:r>
          </w:p>
        </w:tc>
        <w:tc>
          <w:tcPr>
            <w:tcW w:type="dxa" w:w="128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Coca-Cola Company</w:t>
            </w:r>
          </w:p>
        </w:tc>
        <w:tc>
          <w:tcPr>
            <w:tcW w:type="dxa" w:w="122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Consumer Staples</w:t>
            </w:r>
          </w:p>
        </w:tc>
        <w:tc>
          <w:tcPr>
            <w:tcW w:type="dxa" w:w="118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2025-05-05</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management</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-2.1832</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Several Weeks</w:t>
            </w:r>
          </w:p>
        </w:tc>
        <w:tc>
          <w:tcPr>
            <w:tcW w:type="dxa" w:w="115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Neutral</w:t>
            </w:r>
          </w:p>
        </w:tc>
      </w:tr>
      <w:tr>
        <w:tblPrEx>
          <w:shd w:val="clear" w:color="auto" w:fill="cad1d7"/>
        </w:tblPrEx>
        <w:trPr>
          <w:trHeight w:val="400" w:hRule="atLeast"/>
        </w:trPr>
        <w:tc>
          <w:tcPr>
            <w:tcW w:type="dxa" w:w="91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B2_S07</w:t>
            </w:r>
          </w:p>
        </w:tc>
        <w:tc>
          <w:tcPr>
            <w:tcW w:type="dxa" w:w="74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w:t>
            </w:r>
          </w:p>
        </w:tc>
        <w:tc>
          <w:tcPr>
            <w:tcW w:type="dxa" w:w="69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CAT</w:t>
            </w:r>
          </w:p>
        </w:tc>
        <w:tc>
          <w:tcPr>
            <w:tcW w:type="dxa" w:w="128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Caterpillar Inc.</w:t>
            </w:r>
          </w:p>
        </w:tc>
        <w:tc>
          <w:tcPr>
            <w:tcW w:type="dxa" w:w="122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Industrials</w:t>
            </w:r>
          </w:p>
        </w:tc>
        <w:tc>
          <w:tcPr>
            <w:tcW w:type="dxa" w:w="118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2025-10-29</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earnings</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1.2337</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Several Weeks</w:t>
            </w:r>
          </w:p>
        </w:tc>
        <w:tc>
          <w:tcPr>
            <w:tcW w:type="dxa" w:w="115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Mildly Positive</w:t>
            </w:r>
          </w:p>
        </w:tc>
      </w:tr>
      <w:tr>
        <w:tblPrEx>
          <w:shd w:val="clear" w:color="auto" w:fill="cad1d7"/>
        </w:tblPrEx>
        <w:trPr>
          <w:trHeight w:val="400" w:hRule="atLeast"/>
        </w:trPr>
        <w:tc>
          <w:tcPr>
            <w:tcW w:type="dxa" w:w="91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B2_S08</w:t>
            </w:r>
          </w:p>
        </w:tc>
        <w:tc>
          <w:tcPr>
            <w:tcW w:type="dxa" w:w="74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w:t>
            </w:r>
          </w:p>
        </w:tc>
        <w:tc>
          <w:tcPr>
            <w:tcW w:type="dxa" w:w="69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WMT</w:t>
            </w:r>
          </w:p>
        </w:tc>
        <w:tc>
          <w:tcPr>
            <w:tcW w:type="dxa" w:w="128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Walmart</w:t>
            </w:r>
          </w:p>
        </w:tc>
        <w:tc>
          <w:tcPr>
            <w:tcW w:type="dxa" w:w="122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Consumer Staples</w:t>
            </w:r>
          </w:p>
        </w:tc>
        <w:tc>
          <w:tcPr>
            <w:tcW w:type="dxa" w:w="118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2026-01-16</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analyst</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-0.2541</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Several Weeks</w:t>
            </w:r>
          </w:p>
        </w:tc>
        <w:tc>
          <w:tcPr>
            <w:tcW w:type="dxa" w:w="115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Neutral</w:t>
            </w:r>
          </w:p>
        </w:tc>
      </w:tr>
      <w:tr>
        <w:tblPrEx>
          <w:shd w:val="clear" w:color="auto" w:fill="cad1d7"/>
        </w:tblPrEx>
        <w:trPr>
          <w:trHeight w:val="400" w:hRule="atLeast"/>
        </w:trPr>
        <w:tc>
          <w:tcPr>
            <w:tcW w:type="dxa" w:w="91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B3_S01</w:t>
            </w:r>
          </w:p>
        </w:tc>
        <w:tc>
          <w:tcPr>
            <w:tcW w:type="dxa" w:w="74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3</w:t>
            </w:r>
          </w:p>
        </w:tc>
        <w:tc>
          <w:tcPr>
            <w:tcW w:type="dxa" w:w="69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ORCL</w:t>
            </w:r>
          </w:p>
        </w:tc>
        <w:tc>
          <w:tcPr>
            <w:tcW w:type="dxa" w:w="128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Oracle Corporation</w:t>
            </w:r>
          </w:p>
        </w:tc>
        <w:tc>
          <w:tcPr>
            <w:tcW w:type="dxa" w:w="122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Information Technology</w:t>
            </w:r>
          </w:p>
        </w:tc>
        <w:tc>
          <w:tcPr>
            <w:tcW w:type="dxa" w:w="118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2026-02-11</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analyst</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-0.6654</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Several Days</w:t>
            </w:r>
          </w:p>
        </w:tc>
        <w:tc>
          <w:tcPr>
            <w:tcW w:type="dxa" w:w="115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Mildly Negative</w:t>
            </w:r>
          </w:p>
        </w:tc>
      </w:tr>
      <w:tr>
        <w:tblPrEx>
          <w:shd w:val="clear" w:color="auto" w:fill="cad1d7"/>
        </w:tblPrEx>
        <w:trPr>
          <w:trHeight w:val="400" w:hRule="atLeast"/>
        </w:trPr>
        <w:tc>
          <w:tcPr>
            <w:tcW w:type="dxa" w:w="91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B3_S02</w:t>
            </w:r>
          </w:p>
        </w:tc>
        <w:tc>
          <w:tcPr>
            <w:tcW w:type="dxa" w:w="74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3</w:t>
            </w:r>
          </w:p>
        </w:tc>
        <w:tc>
          <w:tcPr>
            <w:tcW w:type="dxa" w:w="69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PG</w:t>
            </w:r>
          </w:p>
        </w:tc>
        <w:tc>
          <w:tcPr>
            <w:tcW w:type="dxa" w:w="128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Procter &amp; Gamble</w:t>
            </w:r>
          </w:p>
        </w:tc>
        <w:tc>
          <w:tcPr>
            <w:tcW w:type="dxa" w:w="122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Consumer Staples</w:t>
            </w:r>
          </w:p>
        </w:tc>
        <w:tc>
          <w:tcPr>
            <w:tcW w:type="dxa" w:w="118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2025-03-04</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analyst</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-0.252</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Several Weeks</w:t>
            </w:r>
          </w:p>
        </w:tc>
        <w:tc>
          <w:tcPr>
            <w:tcW w:type="dxa" w:w="115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Negative</w:t>
            </w:r>
          </w:p>
        </w:tc>
      </w:tr>
      <w:tr>
        <w:tblPrEx>
          <w:shd w:val="clear" w:color="auto" w:fill="cad1d7"/>
        </w:tblPrEx>
        <w:trPr>
          <w:trHeight w:val="400" w:hRule="atLeast"/>
        </w:trPr>
        <w:tc>
          <w:tcPr>
            <w:tcW w:type="dxa" w:w="91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B3_S03</w:t>
            </w:r>
          </w:p>
        </w:tc>
        <w:tc>
          <w:tcPr>
            <w:tcW w:type="dxa" w:w="74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3</w:t>
            </w:r>
          </w:p>
        </w:tc>
        <w:tc>
          <w:tcPr>
            <w:tcW w:type="dxa" w:w="69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AMT</w:t>
            </w:r>
          </w:p>
        </w:tc>
        <w:tc>
          <w:tcPr>
            <w:tcW w:type="dxa" w:w="128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American Tower Corp.</w:t>
            </w:r>
          </w:p>
        </w:tc>
        <w:tc>
          <w:tcPr>
            <w:tcW w:type="dxa" w:w="122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Real Estate</w:t>
            </w:r>
          </w:p>
        </w:tc>
        <w:tc>
          <w:tcPr>
            <w:tcW w:type="dxa" w:w="118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2025-04-04</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earnings</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0.2608</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Several Weeks</w:t>
            </w:r>
          </w:p>
        </w:tc>
        <w:tc>
          <w:tcPr>
            <w:tcW w:type="dxa" w:w="115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Strongly Positive</w:t>
            </w:r>
          </w:p>
        </w:tc>
      </w:tr>
      <w:tr>
        <w:tblPrEx>
          <w:shd w:val="clear" w:color="auto" w:fill="cad1d7"/>
        </w:tblPrEx>
        <w:trPr>
          <w:trHeight w:val="400" w:hRule="atLeast"/>
        </w:trPr>
        <w:tc>
          <w:tcPr>
            <w:tcW w:type="dxa" w:w="91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B3_S04</w:t>
            </w:r>
          </w:p>
        </w:tc>
        <w:tc>
          <w:tcPr>
            <w:tcW w:type="dxa" w:w="74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3</w:t>
            </w:r>
          </w:p>
        </w:tc>
        <w:tc>
          <w:tcPr>
            <w:tcW w:type="dxa" w:w="69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NFLX</w:t>
            </w:r>
          </w:p>
        </w:tc>
        <w:tc>
          <w:tcPr>
            <w:tcW w:type="dxa" w:w="128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Netflix</w:t>
            </w:r>
          </w:p>
        </w:tc>
        <w:tc>
          <w:tcPr>
            <w:tcW w:type="dxa" w:w="122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Communication Services</w:t>
            </w:r>
          </w:p>
        </w:tc>
        <w:tc>
          <w:tcPr>
            <w:tcW w:type="dxa" w:w="118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2026-02-04</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management</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-1.2902</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Several Weeks</w:t>
            </w:r>
          </w:p>
        </w:tc>
        <w:tc>
          <w:tcPr>
            <w:tcW w:type="dxa" w:w="115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Mildly Positive</w:t>
            </w:r>
          </w:p>
        </w:tc>
      </w:tr>
      <w:tr>
        <w:tblPrEx>
          <w:shd w:val="clear" w:color="auto" w:fill="cad1d7"/>
        </w:tblPrEx>
        <w:trPr>
          <w:trHeight w:val="400" w:hRule="atLeast"/>
        </w:trPr>
        <w:tc>
          <w:tcPr>
            <w:tcW w:type="dxa" w:w="91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B3_S05</w:t>
            </w:r>
          </w:p>
        </w:tc>
        <w:tc>
          <w:tcPr>
            <w:tcW w:type="dxa" w:w="74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3</w:t>
            </w:r>
          </w:p>
        </w:tc>
        <w:tc>
          <w:tcPr>
            <w:tcW w:type="dxa" w:w="69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PLD</w:t>
            </w:r>
          </w:p>
        </w:tc>
        <w:tc>
          <w:tcPr>
            <w:tcW w:type="dxa" w:w="128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Prologis</w:t>
            </w:r>
          </w:p>
        </w:tc>
        <w:tc>
          <w:tcPr>
            <w:tcW w:type="dxa" w:w="122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Real Estate</w:t>
            </w:r>
          </w:p>
        </w:tc>
        <w:tc>
          <w:tcPr>
            <w:tcW w:type="dxa" w:w="118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2025-03-13</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management</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-1.1107</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Several Weeks</w:t>
            </w:r>
          </w:p>
        </w:tc>
        <w:tc>
          <w:tcPr>
            <w:tcW w:type="dxa" w:w="115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Strongly Negative</w:t>
            </w:r>
          </w:p>
        </w:tc>
      </w:tr>
      <w:tr>
        <w:tblPrEx>
          <w:shd w:val="clear" w:color="auto" w:fill="cad1d7"/>
        </w:tblPrEx>
        <w:trPr>
          <w:trHeight w:val="400" w:hRule="atLeast"/>
        </w:trPr>
        <w:tc>
          <w:tcPr>
            <w:tcW w:type="dxa" w:w="91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B3_S06</w:t>
            </w:r>
          </w:p>
        </w:tc>
        <w:tc>
          <w:tcPr>
            <w:tcW w:type="dxa" w:w="74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3</w:t>
            </w:r>
          </w:p>
        </w:tc>
        <w:tc>
          <w:tcPr>
            <w:tcW w:type="dxa" w:w="69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PFE</w:t>
            </w:r>
          </w:p>
        </w:tc>
        <w:tc>
          <w:tcPr>
            <w:tcW w:type="dxa" w:w="128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Pfizer Inc.</w:t>
            </w:r>
          </w:p>
        </w:tc>
        <w:tc>
          <w:tcPr>
            <w:tcW w:type="dxa" w:w="122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Health Care</w:t>
            </w:r>
          </w:p>
        </w:tc>
        <w:tc>
          <w:tcPr>
            <w:tcW w:type="dxa" w:w="118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2025-10-01</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earnings</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1.3808</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Several Weeks</w:t>
            </w:r>
          </w:p>
        </w:tc>
        <w:tc>
          <w:tcPr>
            <w:tcW w:type="dxa" w:w="115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Positive</w:t>
            </w:r>
          </w:p>
        </w:tc>
      </w:tr>
      <w:tr>
        <w:tblPrEx>
          <w:shd w:val="clear" w:color="auto" w:fill="cad1d7"/>
        </w:tblPrEx>
        <w:trPr>
          <w:trHeight w:val="400" w:hRule="atLeast"/>
        </w:trPr>
        <w:tc>
          <w:tcPr>
            <w:tcW w:type="dxa" w:w="91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B3_S07</w:t>
            </w:r>
          </w:p>
        </w:tc>
        <w:tc>
          <w:tcPr>
            <w:tcW w:type="dxa" w:w="74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3</w:t>
            </w:r>
          </w:p>
        </w:tc>
        <w:tc>
          <w:tcPr>
            <w:tcW w:type="dxa" w:w="69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MCD</w:t>
            </w:r>
          </w:p>
        </w:tc>
        <w:tc>
          <w:tcPr>
            <w:tcW w:type="dxa" w:w="128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McDonald</w:t>
            </w:r>
            <w:r>
              <w:rPr>
                <w:shd w:val="nil" w:color="auto" w:fill="auto"/>
                <w:rtl w:val="0"/>
                <w:lang w:val="en-US"/>
              </w:rPr>
              <w:t>’</w:t>
            </w:r>
            <w:r>
              <w:rPr>
                <w:shd w:val="nil" w:color="auto" w:fill="auto"/>
                <w:rtl w:val="0"/>
                <w:lang w:val="en-US"/>
              </w:rPr>
              <w:t>s</w:t>
            </w:r>
          </w:p>
        </w:tc>
        <w:tc>
          <w:tcPr>
            <w:tcW w:type="dxa" w:w="122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Consumer Discretionary</w:t>
            </w:r>
          </w:p>
        </w:tc>
        <w:tc>
          <w:tcPr>
            <w:tcW w:type="dxa" w:w="118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2025-11-05</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earnings</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1.6822</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Intraday</w:t>
            </w:r>
          </w:p>
        </w:tc>
        <w:tc>
          <w:tcPr>
            <w:tcW w:type="dxa" w:w="115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Neutral</w:t>
            </w:r>
          </w:p>
        </w:tc>
      </w:tr>
      <w:tr>
        <w:tblPrEx>
          <w:shd w:val="clear" w:color="auto" w:fill="cad1d7"/>
        </w:tblPrEx>
        <w:trPr>
          <w:trHeight w:val="400" w:hRule="atLeast"/>
        </w:trPr>
        <w:tc>
          <w:tcPr>
            <w:tcW w:type="dxa" w:w="91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B3_S08</w:t>
            </w:r>
          </w:p>
        </w:tc>
        <w:tc>
          <w:tcPr>
            <w:tcW w:type="dxa" w:w="74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3</w:t>
            </w:r>
          </w:p>
        </w:tc>
        <w:tc>
          <w:tcPr>
            <w:tcW w:type="dxa" w:w="69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AMAT</w:t>
            </w:r>
          </w:p>
        </w:tc>
        <w:tc>
          <w:tcPr>
            <w:tcW w:type="dxa" w:w="128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Applied Materials</w:t>
            </w:r>
          </w:p>
        </w:tc>
        <w:tc>
          <w:tcPr>
            <w:tcW w:type="dxa" w:w="122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Information Technology</w:t>
            </w:r>
          </w:p>
        </w:tc>
        <w:tc>
          <w:tcPr>
            <w:tcW w:type="dxa" w:w="118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2025-08-15</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analyst</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4.7132</w:t>
            </w:r>
          </w:p>
        </w:tc>
        <w:tc>
          <w:tcPr>
            <w:tcW w:type="dxa" w:w="91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Intraday</w:t>
            </w:r>
          </w:p>
        </w:tc>
        <w:tc>
          <w:tcPr>
            <w:tcW w:type="dxa" w:w="115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Neutral</w:t>
            </w:r>
          </w:p>
        </w:tc>
      </w:tr>
    </w:tbl>
    <w:p>
      <w:pPr>
        <w:pStyle w:val="Body Text"/>
        <w:widowControl w:val="0"/>
        <w:spacing w:line="240" w:lineRule="auto"/>
      </w:pPr>
    </w:p>
    <w:p>
      <w:pPr>
        <w:pStyle w:val="Body Text"/>
        <w:rPr>
          <w:b w:val="1"/>
          <w:bCs w:val="1"/>
        </w:rPr>
      </w:pPr>
    </w:p>
    <w:p>
      <w:pPr>
        <w:pStyle w:val="Body"/>
        <w:spacing w:line="240" w:lineRule="auto"/>
      </w:pPr>
      <w:r>
        <w:rPr>
          <w:rFonts w:ascii="Arial Unicode MS" w:cs="Arial Unicode MS" w:hAnsi="Arial Unicode MS" w:eastAsia="Arial Unicode MS"/>
          <w:b w:val="0"/>
          <w:bCs w:val="0"/>
          <w:i w:val="0"/>
          <w:iCs w:val="0"/>
        </w:rPr>
        <w:br w:type="page"/>
      </w:r>
    </w:p>
    <w:p>
      <w:pPr>
        <w:pStyle w:val="Body Text"/>
      </w:pPr>
      <w:r>
        <w:rPr>
          <w:b w:val="1"/>
          <w:bCs w:val="1"/>
          <w:rtl w:val="0"/>
          <w:lang w:val="en-US"/>
        </w:rPr>
        <w:t>Figure 5.5</w:t>
      </w:r>
    </w:p>
    <w:p>
      <w:pPr>
        <w:pStyle w:val="Body Text"/>
      </w:pPr>
      <w:r>
        <w:rPr>
          <w:i w:val="1"/>
          <w:iCs w:val="1"/>
          <w:rtl w:val="0"/>
          <w:lang w:val="en-US"/>
        </w:rPr>
        <w:t>SC_total Composite Shock Score Versus Actual Realized Horizon Return Across 24 Scenarios</w:t>
      </w:r>
    </w:p>
    <w:p>
      <w:pPr>
        <w:pStyle w:val="Body Text"/>
      </w:pPr>
      <w:r>
        <w:drawing xmlns:a="http://schemas.openxmlformats.org/drawingml/2006/main">
          <wp:inline distT="0" distB="0" distL="0" distR="0">
            <wp:extent cx="5943600" cy="3691428"/>
            <wp:effectExtent l="0" t="0" r="0" b="0"/>
            <wp:docPr id="1073741834" name="officeArt object" descr="Picture"/>
            <wp:cNvGraphicFramePr/>
            <a:graphic xmlns:a="http://schemas.openxmlformats.org/drawingml/2006/main">
              <a:graphicData uri="http://schemas.openxmlformats.org/drawingml/2006/picture">
                <pic:pic xmlns:pic="http://schemas.openxmlformats.org/drawingml/2006/picture">
                  <pic:nvPicPr>
                    <pic:cNvPr id="1073741834" name="Picture" descr="Picture"/>
                    <pic:cNvPicPr>
                      <a:picLocks noChangeAspect="1"/>
                    </pic:cNvPicPr>
                  </pic:nvPicPr>
                  <pic:blipFill>
                    <a:blip r:embed="rId16">
                      <a:extLst/>
                    </a:blip>
                    <a:stretch>
                      <a:fillRect/>
                    </a:stretch>
                  </pic:blipFill>
                  <pic:spPr>
                    <a:xfrm>
                      <a:off x="0" y="0"/>
                      <a:ext cx="5943600" cy="3691428"/>
                    </a:xfrm>
                    <a:prstGeom prst="rect">
                      <a:avLst/>
                    </a:prstGeom>
                    <a:ln w="12700" cap="flat">
                      <a:noFill/>
                      <a:miter lim="400000"/>
                    </a:ln>
                    <a:effectLst/>
                  </pic:spPr>
                </pic:pic>
              </a:graphicData>
            </a:graphic>
          </wp:inline>
        </w:drawing>
      </w:r>
    </w:p>
    <w:p>
      <w:pPr>
        <w:pStyle w:val="Body Text"/>
      </w:pPr>
      <w:r>
        <w:rPr>
          <w:i w:val="1"/>
          <w:iCs w:val="1"/>
          <w:rtl w:val="0"/>
          <w:lang w:val="en-US"/>
        </w:rPr>
        <w:t>Note.</w:t>
      </w:r>
      <w:r>
        <w:rPr>
          <w:rtl w:val="0"/>
          <w:lang w:val="en-US"/>
        </w:rPr>
        <w:t xml:space="preserve"> Each data point represents one of the 24 scenarios, color-coded by block. The OLS trend line (beta = -1.06% per unit SC_total) indicates a weak negative association between shock intensity and subsequent returns. Residual dispersion confirms that SC_total does not function as a directional price predictor. Original figure by the author.</w:t>
      </w:r>
    </w:p>
    <w:p>
      <w:pPr>
        <w:pStyle w:val="Body Text"/>
      </w:pPr>
      <w:r>
        <w:rPr>
          <w:rtl w:val="0"/>
          <w:lang w:val="en-US"/>
        </w:rPr>
        <w:t xml:space="preserve">Shock Time (ET) records the 30-minute bar to which the shock is assigned (e.g., </w:t>
      </w:r>
      <w:r>
        <w:rPr>
          <w:rtl w:val="0"/>
          <w:lang w:val="en-US"/>
        </w:rPr>
        <w:t>“</w:t>
      </w:r>
      <w:r>
        <w:rPr>
          <w:rtl w:val="0"/>
          <w:lang w:val="en-US"/>
        </w:rPr>
        <w:t>10:00</w:t>
      </w:r>
      <w:r>
        <w:rPr>
          <w:rtl w:val="0"/>
          <w:lang w:val="en-US"/>
        </w:rPr>
        <w:t xml:space="preserve">” </w:t>
      </w:r>
      <w:r>
        <w:rPr>
          <w:rtl w:val="0"/>
          <w:lang w:val="en-US"/>
        </w:rPr>
        <w:t>denotes the 10:00 to 10:30 bar). Shock Bar / Median Bar Ratio records the ratio of the absolute shock bar return to the median absolute 30-minute bar return on the same day; values above 1.5 (or 2.0 for the opening bar) satisfy the within-day causal plausibility screen (Section 4.3.4). The balance constraints governing the selection are documented in Table 4.3 of Section 4.3.4.</w:t>
      </w:r>
    </w:p>
    <w:p>
      <w:pPr>
        <w:pStyle w:val="Heading 2"/>
      </w:pPr>
      <w:bookmarkStart w:name="testsfornormalityandreliability" w:id="177"/>
      <w:r>
        <w:rPr>
          <w:rFonts w:cs="Arial Unicode MS" w:eastAsia="Arial Unicode MS"/>
          <w:rtl w:val="0"/>
          <w:lang w:val="en-US"/>
        </w:rPr>
        <w:t>5.4 Tests for Normality and Reliability</w:t>
      </w:r>
    </w:p>
    <w:p>
      <w:pPr>
        <w:pStyle w:val="First Paragraph"/>
      </w:pPr>
      <w:r>
        <w:rPr>
          <w:rtl w:val="0"/>
          <w:lang w:val="en-US"/>
        </w:rPr>
        <w:t>The NRS is a seven-point ordered categorical scale. Because the scale is bounded and ordinal, normality testing on raw responses is not appropriate; the standard assumption required for OLS inference concerns residual normality (reported in Table 5.6 below), not the marginal distribution of the dependent variable. Table 5.4 presents the frequency distribution of NRS responses across scale points, overall and by experimental condition.</w:t>
      </w:r>
    </w:p>
    <w:p>
      <w:pPr>
        <w:pStyle w:val="Body Text"/>
      </w:pPr>
      <w:r>
        <w:rPr>
          <w:b w:val="1"/>
          <w:bCs w:val="1"/>
          <w:rtl w:val="0"/>
          <w:lang w:val="en-US"/>
        </w:rPr>
        <w:t>Table 5.4</w:t>
      </w:r>
    </w:p>
    <w:p>
      <w:pPr>
        <w:pStyle w:val="Body Text"/>
      </w:pPr>
      <w:r>
        <w:rPr>
          <w:i w:val="1"/>
          <w:iCs w:val="1"/>
          <w:rtl w:val="0"/>
          <w:lang w:val="en-US"/>
        </w:rPr>
        <w:t>NRS Response Frequency Distribution</w:t>
      </w:r>
    </w:p>
    <w:tbl>
      <w:tblPr>
        <w:tblW w:w="935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337"/>
        <w:gridCol w:w="1337"/>
        <w:gridCol w:w="1337"/>
        <w:gridCol w:w="1337"/>
        <w:gridCol w:w="1338"/>
        <w:gridCol w:w="1336"/>
        <w:gridCol w:w="1337"/>
      </w:tblGrid>
      <w:tr>
        <w:tblPrEx>
          <w:shd w:val="clear" w:color="auto" w:fill="156082"/>
        </w:tblPrEx>
        <w:trPr>
          <w:trHeight w:val="410" w:hRule="atLeast"/>
          <w:tblHeader/>
        </w:trPr>
        <w:tc>
          <w:tcPr>
            <w:tcW w:type="dxa" w:w="1337"/>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NRS</w:t>
            </w:r>
          </w:p>
        </w:tc>
        <w:tc>
          <w:tcPr>
            <w:tcW w:type="dxa" w:w="1336"/>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N (Overall)</w:t>
            </w:r>
          </w:p>
        </w:tc>
        <w:tc>
          <w:tcPr>
            <w:tcW w:type="dxa" w:w="1336"/>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N (ShowSC=0 (Control))</w:t>
            </w:r>
          </w:p>
        </w:tc>
        <w:tc>
          <w:tcPr>
            <w:tcW w:type="dxa" w:w="1337"/>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N (ShowSC=1 (Treatment))</w:t>
            </w:r>
          </w:p>
        </w:tc>
        <w:tc>
          <w:tcPr>
            <w:tcW w:type="dxa" w:w="1337"/>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 (Overall)</w:t>
            </w:r>
          </w:p>
        </w:tc>
        <w:tc>
          <w:tcPr>
            <w:tcW w:type="dxa" w:w="1336"/>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 (ShowSC=0 (Control))</w:t>
            </w:r>
          </w:p>
        </w:tc>
        <w:tc>
          <w:tcPr>
            <w:tcW w:type="dxa" w:w="1337"/>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 (ShowSC=1 (Treatment))</w:t>
            </w:r>
          </w:p>
        </w:tc>
      </w:tr>
      <w:tr>
        <w:tblPrEx>
          <w:shd w:val="clear" w:color="auto" w:fill="cad1d7"/>
        </w:tblPrEx>
        <w:trPr>
          <w:trHeight w:val="190" w:hRule="atLeast"/>
        </w:trPr>
        <w:tc>
          <w:tcPr>
            <w:tcW w:type="dxa" w:w="133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w:t>
            </w:r>
          </w:p>
        </w:tc>
        <w:tc>
          <w:tcPr>
            <w:tcW w:type="dxa" w:w="1336"/>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22</w:t>
            </w:r>
          </w:p>
        </w:tc>
        <w:tc>
          <w:tcPr>
            <w:tcW w:type="dxa" w:w="1336"/>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9</w:t>
            </w:r>
          </w:p>
        </w:tc>
        <w:tc>
          <w:tcPr>
            <w:tcW w:type="dxa" w:w="133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13</w:t>
            </w:r>
          </w:p>
        </w:tc>
        <w:tc>
          <w:tcPr>
            <w:tcW w:type="dxa" w:w="133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5.19%</w:t>
            </w:r>
          </w:p>
        </w:tc>
        <w:tc>
          <w:tcPr>
            <w:tcW w:type="dxa" w:w="1336"/>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4.25%</w:t>
            </w:r>
          </w:p>
        </w:tc>
        <w:tc>
          <w:tcPr>
            <w:tcW w:type="dxa" w:w="133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6.13%</w:t>
            </w:r>
          </w:p>
        </w:tc>
      </w:tr>
      <w:tr>
        <w:tblPrEx>
          <w:shd w:val="clear" w:color="auto" w:fill="cad1d7"/>
        </w:tblPrEx>
        <w:trPr>
          <w:trHeight w:val="180" w:hRule="atLeast"/>
        </w:trPr>
        <w:tc>
          <w:tcPr>
            <w:tcW w:type="dxa" w:w="133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w:t>
            </w:r>
          </w:p>
        </w:tc>
        <w:tc>
          <w:tcPr>
            <w:tcW w:type="dxa" w:w="1336"/>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27</w:t>
            </w:r>
          </w:p>
        </w:tc>
        <w:tc>
          <w:tcPr>
            <w:tcW w:type="dxa" w:w="1336"/>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16</w:t>
            </w:r>
          </w:p>
        </w:tc>
        <w:tc>
          <w:tcPr>
            <w:tcW w:type="dxa" w:w="133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11</w:t>
            </w:r>
          </w:p>
        </w:tc>
        <w:tc>
          <w:tcPr>
            <w:tcW w:type="dxa" w:w="133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6.37%</w:t>
            </w:r>
          </w:p>
        </w:tc>
        <w:tc>
          <w:tcPr>
            <w:tcW w:type="dxa" w:w="1336"/>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7.55%</w:t>
            </w:r>
          </w:p>
        </w:tc>
        <w:tc>
          <w:tcPr>
            <w:tcW w:type="dxa" w:w="133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5.19%</w:t>
            </w:r>
          </w:p>
        </w:tc>
      </w:tr>
      <w:tr>
        <w:tblPrEx>
          <w:shd w:val="clear" w:color="auto" w:fill="cad1d7"/>
        </w:tblPrEx>
        <w:trPr>
          <w:trHeight w:val="180" w:hRule="atLeast"/>
        </w:trPr>
        <w:tc>
          <w:tcPr>
            <w:tcW w:type="dxa" w:w="133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3</w:t>
            </w:r>
          </w:p>
        </w:tc>
        <w:tc>
          <w:tcPr>
            <w:tcW w:type="dxa" w:w="1336"/>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97</w:t>
            </w:r>
          </w:p>
        </w:tc>
        <w:tc>
          <w:tcPr>
            <w:tcW w:type="dxa" w:w="1336"/>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44</w:t>
            </w:r>
          </w:p>
        </w:tc>
        <w:tc>
          <w:tcPr>
            <w:tcW w:type="dxa" w:w="133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53</w:t>
            </w:r>
          </w:p>
        </w:tc>
        <w:tc>
          <w:tcPr>
            <w:tcW w:type="dxa" w:w="133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22.88%</w:t>
            </w:r>
          </w:p>
        </w:tc>
        <w:tc>
          <w:tcPr>
            <w:tcW w:type="dxa" w:w="1336"/>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20.75%</w:t>
            </w:r>
          </w:p>
        </w:tc>
        <w:tc>
          <w:tcPr>
            <w:tcW w:type="dxa" w:w="133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25.00%</w:t>
            </w:r>
          </w:p>
        </w:tc>
      </w:tr>
      <w:tr>
        <w:tblPrEx>
          <w:shd w:val="clear" w:color="auto" w:fill="cad1d7"/>
        </w:tblPrEx>
        <w:trPr>
          <w:trHeight w:val="180" w:hRule="atLeast"/>
        </w:trPr>
        <w:tc>
          <w:tcPr>
            <w:tcW w:type="dxa" w:w="133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4</w:t>
            </w:r>
          </w:p>
        </w:tc>
        <w:tc>
          <w:tcPr>
            <w:tcW w:type="dxa" w:w="1336"/>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111</w:t>
            </w:r>
          </w:p>
        </w:tc>
        <w:tc>
          <w:tcPr>
            <w:tcW w:type="dxa" w:w="1336"/>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59</w:t>
            </w:r>
          </w:p>
        </w:tc>
        <w:tc>
          <w:tcPr>
            <w:tcW w:type="dxa" w:w="133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52</w:t>
            </w:r>
          </w:p>
        </w:tc>
        <w:tc>
          <w:tcPr>
            <w:tcW w:type="dxa" w:w="133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26.18%</w:t>
            </w:r>
          </w:p>
        </w:tc>
        <w:tc>
          <w:tcPr>
            <w:tcW w:type="dxa" w:w="1336"/>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27.83%</w:t>
            </w:r>
          </w:p>
        </w:tc>
        <w:tc>
          <w:tcPr>
            <w:tcW w:type="dxa" w:w="133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24.53%</w:t>
            </w:r>
          </w:p>
        </w:tc>
      </w:tr>
      <w:tr>
        <w:tblPrEx>
          <w:shd w:val="clear" w:color="auto" w:fill="cad1d7"/>
        </w:tblPrEx>
        <w:trPr>
          <w:trHeight w:val="180" w:hRule="atLeast"/>
        </w:trPr>
        <w:tc>
          <w:tcPr>
            <w:tcW w:type="dxa" w:w="133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5</w:t>
            </w:r>
          </w:p>
        </w:tc>
        <w:tc>
          <w:tcPr>
            <w:tcW w:type="dxa" w:w="1336"/>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108</w:t>
            </w:r>
          </w:p>
        </w:tc>
        <w:tc>
          <w:tcPr>
            <w:tcW w:type="dxa" w:w="1336"/>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50</w:t>
            </w:r>
          </w:p>
        </w:tc>
        <w:tc>
          <w:tcPr>
            <w:tcW w:type="dxa" w:w="133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58</w:t>
            </w:r>
          </w:p>
        </w:tc>
        <w:tc>
          <w:tcPr>
            <w:tcW w:type="dxa" w:w="133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25.47%</w:t>
            </w:r>
          </w:p>
        </w:tc>
        <w:tc>
          <w:tcPr>
            <w:tcW w:type="dxa" w:w="1336"/>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23.58%</w:t>
            </w:r>
          </w:p>
        </w:tc>
        <w:tc>
          <w:tcPr>
            <w:tcW w:type="dxa" w:w="133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27.36%</w:t>
            </w:r>
          </w:p>
        </w:tc>
      </w:tr>
      <w:tr>
        <w:tblPrEx>
          <w:shd w:val="clear" w:color="auto" w:fill="cad1d7"/>
        </w:tblPrEx>
        <w:trPr>
          <w:trHeight w:val="180" w:hRule="atLeast"/>
        </w:trPr>
        <w:tc>
          <w:tcPr>
            <w:tcW w:type="dxa" w:w="133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6</w:t>
            </w:r>
          </w:p>
        </w:tc>
        <w:tc>
          <w:tcPr>
            <w:tcW w:type="dxa" w:w="1336"/>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46</w:t>
            </w:r>
          </w:p>
        </w:tc>
        <w:tc>
          <w:tcPr>
            <w:tcW w:type="dxa" w:w="1336"/>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31</w:t>
            </w:r>
          </w:p>
        </w:tc>
        <w:tc>
          <w:tcPr>
            <w:tcW w:type="dxa" w:w="133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15</w:t>
            </w:r>
          </w:p>
        </w:tc>
        <w:tc>
          <w:tcPr>
            <w:tcW w:type="dxa" w:w="133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10.85%</w:t>
            </w:r>
          </w:p>
        </w:tc>
        <w:tc>
          <w:tcPr>
            <w:tcW w:type="dxa" w:w="1336"/>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14.62%</w:t>
            </w:r>
          </w:p>
        </w:tc>
        <w:tc>
          <w:tcPr>
            <w:tcW w:type="dxa" w:w="133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7.08%</w:t>
            </w:r>
          </w:p>
        </w:tc>
      </w:tr>
      <w:tr>
        <w:tblPrEx>
          <w:shd w:val="clear" w:color="auto" w:fill="cad1d7"/>
        </w:tblPrEx>
        <w:trPr>
          <w:trHeight w:val="180" w:hRule="atLeast"/>
        </w:trPr>
        <w:tc>
          <w:tcPr>
            <w:tcW w:type="dxa" w:w="133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7</w:t>
            </w:r>
          </w:p>
        </w:tc>
        <w:tc>
          <w:tcPr>
            <w:tcW w:type="dxa" w:w="1336"/>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13</w:t>
            </w:r>
          </w:p>
        </w:tc>
        <w:tc>
          <w:tcPr>
            <w:tcW w:type="dxa" w:w="1336"/>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3</w:t>
            </w:r>
          </w:p>
        </w:tc>
        <w:tc>
          <w:tcPr>
            <w:tcW w:type="dxa" w:w="133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10</w:t>
            </w:r>
          </w:p>
        </w:tc>
        <w:tc>
          <w:tcPr>
            <w:tcW w:type="dxa" w:w="133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3.07%</w:t>
            </w:r>
          </w:p>
        </w:tc>
        <w:tc>
          <w:tcPr>
            <w:tcW w:type="dxa" w:w="1336"/>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1.42%</w:t>
            </w:r>
          </w:p>
        </w:tc>
        <w:tc>
          <w:tcPr>
            <w:tcW w:type="dxa" w:w="133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4.72%</w:t>
            </w:r>
          </w:p>
        </w:tc>
      </w:tr>
    </w:tbl>
    <w:p>
      <w:pPr>
        <w:pStyle w:val="Body Text"/>
        <w:widowControl w:val="0"/>
        <w:spacing w:line="240" w:lineRule="auto"/>
      </w:pPr>
    </w:p>
    <w:p>
      <w:pPr>
        <w:pStyle w:val="Body Text"/>
      </w:pPr>
      <w:r>
        <w:rPr>
          <w:i w:val="1"/>
          <w:iCs w:val="1"/>
          <w:rtl w:val="0"/>
          <w:lang w:val="en-US"/>
        </w:rPr>
        <w:t>Note.</w:t>
      </w:r>
      <w:r>
        <w:rPr>
          <w:rtl w:val="0"/>
          <w:lang w:val="en-US"/>
        </w:rPr>
        <w:t xml:space="preserve"> NRS responses on a 7-point scale (1 = Strongly reduce concentration, 7 = Strongly increase concentration). N = 53 respondents, 424 total observations. Percentages may not sum to 100% due to rounding.</w:t>
      </w:r>
    </w:p>
    <w:p>
      <w:pPr>
        <w:pStyle w:val="Body Text"/>
      </w:pPr>
      <w:r>
        <w:rPr>
          <w:rtl w:val="0"/>
          <w:lang w:val="en-US"/>
        </w:rPr>
        <w:t>Central limit theorem applicability: the sample comprises 53 respondents, exceeding the N = 30 threshold. Parametric inference is therefore warranted</w:t>
      </w:r>
      <w:ins w:id="178" w:date="2026-06-01T21:54:59Z" w:author="Stefano Canossa">
        <w:r>
          <w:rPr>
            <w:rtl w:val="0"/>
            <w:lang w:val="de-DE"/>
          </w:rPr>
          <w:t xml:space="preserve"> (you do need references here - you</w:t>
        </w:r>
      </w:ins>
      <w:ins w:id="179" w:date="2026-06-01T21:54:59Z" w:author="Stefano Canossa">
        <w:r>
          <w:rPr>
            <w:rtl w:val="0"/>
            <w:lang w:val="de-DE"/>
          </w:rPr>
          <w:t>’</w:t>
        </w:r>
      </w:ins>
      <w:ins w:id="180" w:date="2026-06-01T21:54:59Z" w:author="Stefano Canossa">
        <w:r>
          <w:rPr>
            <w:rtl w:val="0"/>
            <w:lang w:val="de-DE"/>
          </w:rPr>
          <w:t>ll likely be challenged on this statement, so identify a couple of robust references that support this statement)</w:t>
        </w:r>
      </w:ins>
      <w:r>
        <w:rPr>
          <w:rtl w:val="0"/>
          <w:lang w:val="en-US"/>
        </w:rPr>
        <w:t>.</w:t>
      </w:r>
    </w:p>
    <w:p>
      <w:pPr>
        <w:pStyle w:val="Body Text"/>
      </w:pPr>
      <w:r>
        <w:rPr>
          <w:rtl w:val="0"/>
          <w:lang w:val="en-US"/>
        </w:rPr>
        <w:t xml:space="preserve">Inter-rater reliability is assessed using the intraclass correlation coefficient ICC(2,1) </w:t>
      </w:r>
      <w:r>
        <w:rPr>
          <w:rtl w:val="0"/>
          <w:lang w:val="en-US"/>
        </w:rPr>
        <w:t xml:space="preserve">— </w:t>
      </w:r>
      <w:r>
        <w:rPr>
          <w:rtl w:val="0"/>
          <w:lang w:val="en-US"/>
        </w:rPr>
        <w:t>two-way random effects, single measures, absolute agreement (Koo &amp; Mae, 2016). For each block, mean NRS per scenario is computed separately for counterbalancing Version 1 and Version 2 respondents. ICC(2,1) is then computed treating scenarios as targets and versions as raters. This tests whether V1 and V2 respondents agree on the relative ordering and absolute level of NRS across scenarios within a block, which is the appropriate reliability question for a heterogeneous-scenario instrument.</w:t>
      </w:r>
    </w:p>
    <w:p>
      <w:pPr>
        <w:pStyle w:val="Body Text"/>
      </w:pPr>
      <w:r>
        <w:rPr>
          <w:b w:val="1"/>
          <w:bCs w:val="1"/>
          <w:rtl w:val="0"/>
          <w:lang w:val="en-US"/>
        </w:rPr>
        <w:t>Table 5.5</w:t>
      </w:r>
    </w:p>
    <w:p>
      <w:pPr>
        <w:pStyle w:val="Body Text"/>
      </w:pPr>
      <w:r>
        <w:rPr>
          <w:i w:val="1"/>
          <w:iCs w:val="1"/>
          <w:rtl w:val="0"/>
          <w:lang w:val="en-US"/>
        </w:rPr>
        <w:t xml:space="preserve">Instrument Reliability </w:t>
      </w:r>
      <w:r>
        <w:rPr>
          <w:i w:val="1"/>
          <w:iCs w:val="1"/>
          <w:rtl w:val="0"/>
          <w:lang w:val="en-US"/>
        </w:rPr>
        <w:t xml:space="preserve">– </w:t>
      </w:r>
      <w:r>
        <w:rPr>
          <w:i w:val="1"/>
          <w:iCs w:val="1"/>
          <w:rtl w:val="0"/>
          <w:lang w:val="en-US"/>
        </w:rPr>
        <w:t>Mean ICC(2,1) by Block</w:t>
      </w:r>
    </w:p>
    <w:tbl>
      <w:tblPr>
        <w:tblW w:w="935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49"/>
        <w:gridCol w:w="1899"/>
        <w:gridCol w:w="2035"/>
        <w:gridCol w:w="2848"/>
        <w:gridCol w:w="1628"/>
      </w:tblGrid>
      <w:tr>
        <w:tblPrEx>
          <w:shd w:val="clear" w:color="auto" w:fill="156082"/>
        </w:tblPrEx>
        <w:trPr>
          <w:trHeight w:val="190" w:hRule="atLeast"/>
          <w:tblHeader/>
        </w:trPr>
        <w:tc>
          <w:tcPr>
            <w:tcW w:type="dxa" w:w="949"/>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Block</w:t>
            </w:r>
          </w:p>
        </w:tc>
        <w:tc>
          <w:tcPr>
            <w:tcW w:type="dxa" w:w="1899"/>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N respondents</w:t>
            </w:r>
          </w:p>
        </w:tc>
        <w:tc>
          <w:tcPr>
            <w:tcW w:type="dxa" w:w="2035"/>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Mean ICC(2,1)</w:t>
            </w:r>
          </w:p>
        </w:tc>
        <w:tc>
          <w:tcPr>
            <w:tcW w:type="dxa" w:w="2848"/>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Threshold (</w:t>
            </w:r>
            <w:r>
              <w:rPr>
                <w:shd w:val="nil" w:color="auto" w:fill="auto"/>
                <w:rtl w:val="0"/>
                <w:lang w:val="en-US"/>
              </w:rPr>
              <w:t xml:space="preserve">≥ </w:t>
            </w:r>
            <w:r>
              <w:rPr>
                <w:shd w:val="nil" w:color="auto" w:fill="auto"/>
                <w:rtl w:val="0"/>
                <w:lang w:val="en-US"/>
              </w:rPr>
              <w:t>0.70)</w:t>
            </w:r>
          </w:p>
        </w:tc>
        <w:tc>
          <w:tcPr>
            <w:tcW w:type="dxa" w:w="1627"/>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Assessment</w:t>
            </w:r>
          </w:p>
        </w:tc>
      </w:tr>
      <w:tr>
        <w:tblPrEx>
          <w:shd w:val="clear" w:color="auto" w:fill="cad1d7"/>
        </w:tblPrEx>
        <w:trPr>
          <w:trHeight w:val="190" w:hRule="atLeast"/>
        </w:trPr>
        <w:tc>
          <w:tcPr>
            <w:tcW w:type="dxa" w:w="94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Block 1</w:t>
            </w:r>
          </w:p>
        </w:tc>
        <w:tc>
          <w:tcPr>
            <w:tcW w:type="dxa" w:w="189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21</w:t>
            </w:r>
          </w:p>
        </w:tc>
        <w:tc>
          <w:tcPr>
            <w:tcW w:type="dxa" w:w="203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0.8425</w:t>
            </w:r>
          </w:p>
        </w:tc>
        <w:tc>
          <w:tcPr>
            <w:tcW w:type="dxa" w:w="284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Above</w:t>
            </w:r>
          </w:p>
        </w:tc>
        <w:tc>
          <w:tcPr>
            <w:tcW w:type="dxa" w:w="162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Acceptable</w:t>
            </w:r>
          </w:p>
        </w:tc>
      </w:tr>
      <w:tr>
        <w:tblPrEx>
          <w:shd w:val="clear" w:color="auto" w:fill="cad1d7"/>
        </w:tblPrEx>
        <w:trPr>
          <w:trHeight w:val="180" w:hRule="atLeast"/>
        </w:trPr>
        <w:tc>
          <w:tcPr>
            <w:tcW w:type="dxa" w:w="94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Block 2</w:t>
            </w:r>
          </w:p>
        </w:tc>
        <w:tc>
          <w:tcPr>
            <w:tcW w:type="dxa" w:w="189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17</w:t>
            </w:r>
          </w:p>
        </w:tc>
        <w:tc>
          <w:tcPr>
            <w:tcW w:type="dxa" w:w="203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0.9026</w:t>
            </w:r>
          </w:p>
        </w:tc>
        <w:tc>
          <w:tcPr>
            <w:tcW w:type="dxa" w:w="284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Above</w:t>
            </w:r>
          </w:p>
        </w:tc>
        <w:tc>
          <w:tcPr>
            <w:tcW w:type="dxa" w:w="162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Acceptable</w:t>
            </w:r>
          </w:p>
        </w:tc>
      </w:tr>
      <w:tr>
        <w:tblPrEx>
          <w:shd w:val="clear" w:color="auto" w:fill="cad1d7"/>
        </w:tblPrEx>
        <w:trPr>
          <w:trHeight w:val="180" w:hRule="atLeast"/>
        </w:trPr>
        <w:tc>
          <w:tcPr>
            <w:tcW w:type="dxa" w:w="94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Block 3</w:t>
            </w:r>
          </w:p>
        </w:tc>
        <w:tc>
          <w:tcPr>
            <w:tcW w:type="dxa" w:w="189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15</w:t>
            </w:r>
          </w:p>
        </w:tc>
        <w:tc>
          <w:tcPr>
            <w:tcW w:type="dxa" w:w="203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0.9369</w:t>
            </w:r>
          </w:p>
        </w:tc>
        <w:tc>
          <w:tcPr>
            <w:tcW w:type="dxa" w:w="284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Above</w:t>
            </w:r>
          </w:p>
        </w:tc>
        <w:tc>
          <w:tcPr>
            <w:tcW w:type="dxa" w:w="162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Acceptable</w:t>
            </w:r>
          </w:p>
        </w:tc>
      </w:tr>
    </w:tbl>
    <w:p>
      <w:pPr>
        <w:pStyle w:val="Body Text"/>
        <w:widowControl w:val="0"/>
        <w:spacing w:line="240" w:lineRule="auto"/>
      </w:pPr>
    </w:p>
    <w:p>
      <w:pPr>
        <w:pStyle w:val="Body Text"/>
      </w:pPr>
      <w:r>
        <w:rPr>
          <w:i w:val="1"/>
          <w:iCs w:val="1"/>
          <w:rtl w:val="0"/>
          <w:lang w:val="en-US"/>
        </w:rPr>
        <w:t>Note.</w:t>
      </w:r>
      <w:r>
        <w:rPr>
          <w:rtl w:val="0"/>
          <w:lang w:val="en-US"/>
        </w:rPr>
        <w:t xml:space="preserve"> ICC(2,1) computed per block using mean NRS per scenario </w:t>
      </w:r>
      <w:r>
        <w:rPr>
          <w:rtl w:val="0"/>
          <w:lang w:val="en-US"/>
        </w:rPr>
        <w:t xml:space="preserve">× </w:t>
      </w:r>
      <w:r>
        <w:rPr>
          <w:rtl w:val="0"/>
          <w:lang w:val="en-US"/>
        </w:rPr>
        <w:t xml:space="preserve">version (V1/V2) as the data structure; scenarios are targets, versions are raters. Threshold of ICC </w:t>
      </w:r>
      <w:r>
        <w:rPr>
          <w:rtl w:val="0"/>
          <w:lang w:val="en-US"/>
        </w:rPr>
        <w:t xml:space="preserve">≥ </w:t>
      </w:r>
      <w:r>
        <w:rPr>
          <w:rtl w:val="0"/>
          <w:lang w:val="en-US"/>
        </w:rPr>
        <w:t>0.70 follows Koo and Mae (2016). Blocks with no respondents in the current sample are marked as pending.</w:t>
      </w:r>
    </w:p>
    <w:p>
      <w:pPr>
        <w:pStyle w:val="Body Text"/>
      </w:pPr>
      <w:r>
        <w:rPr>
          <w:b w:val="1"/>
          <w:bCs w:val="1"/>
          <w:rtl w:val="0"/>
          <w:lang w:val="en-US"/>
        </w:rPr>
        <w:t>Table 5.6</w:t>
      </w:r>
    </w:p>
    <w:p>
      <w:pPr>
        <w:pStyle w:val="Body Text"/>
      </w:pPr>
      <w:r>
        <w:rPr>
          <w:i w:val="1"/>
          <w:iCs w:val="1"/>
          <w:rtl w:val="0"/>
          <w:lang w:val="en-US"/>
        </w:rPr>
        <w:t xml:space="preserve">OLS Residual Normality </w:t>
      </w:r>
      <w:r>
        <w:rPr>
          <w:i w:val="1"/>
          <w:iCs w:val="1"/>
          <w:rtl w:val="0"/>
          <w:lang w:val="en-US"/>
        </w:rPr>
        <w:t xml:space="preserve">– </w:t>
      </w:r>
      <w:r>
        <w:rPr>
          <w:i w:val="1"/>
          <w:iCs w:val="1"/>
          <w:rtl w:val="0"/>
          <w:lang w:val="en-US"/>
        </w:rPr>
        <w:t>Primary H1 Regression</w:t>
      </w:r>
    </w:p>
    <w:tbl>
      <w:tblPr>
        <w:tblW w:w="617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724"/>
        <w:gridCol w:w="1354"/>
        <w:gridCol w:w="758"/>
        <w:gridCol w:w="2334"/>
      </w:tblGrid>
      <w:tr>
        <w:tblPrEx>
          <w:shd w:val="clear" w:color="auto" w:fill="156082"/>
        </w:tblPrEx>
        <w:trPr>
          <w:trHeight w:val="190" w:hRule="atLeast"/>
          <w:tblHeader/>
        </w:trPr>
        <w:tc>
          <w:tcPr>
            <w:tcW w:type="dxa" w:w="1724"/>
            <w:tcBorders>
              <w:top w:val="nil"/>
              <w:left w:val="nil"/>
              <w:bottom w:val="nil"/>
              <w:right w:val="nil"/>
            </w:tcBorders>
            <w:shd w:val="clear" w:color="auto" w:fill="auto"/>
            <w:tcMar>
              <w:top w:type="dxa" w:w="80"/>
              <w:left w:type="dxa" w:w="80"/>
              <w:bottom w:type="dxa" w:w="80"/>
              <w:right w:type="dxa" w:w="80"/>
            </w:tcMar>
            <w:vAlign w:val="bottom"/>
          </w:tcPr>
          <w:p/>
        </w:tc>
        <w:tc>
          <w:tcPr>
            <w:tcW w:type="dxa" w:w="1354"/>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Shapiro-Wilk W</w:t>
            </w:r>
          </w:p>
        </w:tc>
        <w:tc>
          <w:tcPr>
            <w:tcW w:type="dxa" w:w="758"/>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p-value</w:t>
            </w:r>
          </w:p>
        </w:tc>
        <w:tc>
          <w:tcPr>
            <w:tcW w:type="dxa" w:w="2333"/>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Normality rejected (</w:t>
            </w:r>
            <w:r>
              <w:rPr>
                <w:shd w:val="nil" w:color="auto" w:fill="auto"/>
                <w:rtl w:val="0"/>
                <w:lang w:val="en-US"/>
              </w:rPr>
              <w:t xml:space="preserve">α </w:t>
            </w:r>
            <w:r>
              <w:rPr>
                <w:shd w:val="nil" w:color="auto" w:fill="auto"/>
                <w:rtl w:val="0"/>
                <w:lang w:val="en-US"/>
              </w:rPr>
              <w:t>= 0.05)</w:t>
            </w:r>
          </w:p>
        </w:tc>
      </w:tr>
      <w:tr>
        <w:tblPrEx>
          <w:shd w:val="clear" w:color="auto" w:fill="cad1d7"/>
        </w:tblPrEx>
        <w:trPr>
          <w:trHeight w:val="190" w:hRule="atLeast"/>
        </w:trPr>
        <w:tc>
          <w:tcPr>
            <w:tcW w:type="dxa" w:w="1724"/>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Primary H1 residuals</w:t>
            </w:r>
          </w:p>
        </w:tc>
        <w:tc>
          <w:tcPr>
            <w:tcW w:type="dxa" w:w="1354"/>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0.9849</w:t>
            </w:r>
          </w:p>
        </w:tc>
        <w:tc>
          <w:tcPr>
            <w:tcW w:type="dxa" w:w="75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0.0002</w:t>
            </w:r>
          </w:p>
        </w:tc>
        <w:tc>
          <w:tcPr>
            <w:tcW w:type="dxa" w:w="233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Yes</w:t>
            </w:r>
          </w:p>
        </w:tc>
      </w:tr>
    </w:tbl>
    <w:p>
      <w:pPr>
        <w:pStyle w:val="Body Text"/>
        <w:widowControl w:val="0"/>
        <w:spacing w:line="240" w:lineRule="auto"/>
      </w:pPr>
    </w:p>
    <w:p>
      <w:pPr>
        <w:pStyle w:val="Body Text"/>
      </w:pPr>
      <w:r>
        <w:rPr>
          <w:i w:val="1"/>
          <w:iCs w:val="1"/>
          <w:rtl w:val="0"/>
          <w:lang w:val="en-US"/>
        </w:rPr>
        <w:t>Note.</w:t>
      </w:r>
      <w:r>
        <w:rPr>
          <w:rtl w:val="0"/>
          <w:lang w:val="en-US"/>
        </w:rPr>
        <w:t xml:space="preserve"> </w:t>
      </w:r>
      <w:commentRangeStart w:id="181"/>
      <w:r>
        <w:rPr>
          <w:rtl w:val="0"/>
          <w:lang w:val="en-US"/>
        </w:rPr>
        <w:t>Shapiro-Wilk test applied to OLS residuals from the primary H1 regression specification (N = 424 observations). Residual normality is the relevant OLS assumption</w:t>
      </w:r>
      <w:commentRangeEnd w:id="181"/>
      <w:r>
        <w:commentReference w:id="181"/>
      </w:r>
      <w:r>
        <w:rPr>
          <w:rtl w:val="0"/>
          <w:lang w:val="en-US"/>
        </w:rPr>
        <w:t>; the marginal distribution of NRS is not required to be normal. HC3 heteroscedasticity-consistent standard errors are applied regardless of this result.</w:t>
      </w:r>
    </w:p>
    <w:p>
      <w:pPr>
        <w:pStyle w:val="Heading 2"/>
      </w:pPr>
      <w:bookmarkStart w:name="hypothesistesting" w:id="182"/>
      <w:r>
        <w:rPr>
          <w:rFonts w:cs="Arial Unicode MS" w:eastAsia="Arial Unicode MS"/>
          <w:rtl w:val="0"/>
          <w:lang w:val="en-US"/>
        </w:rPr>
        <w:t>5.5 Hypothesis Testing</w:t>
      </w:r>
      <w:bookmarkEnd w:id="182"/>
      <w:bookmarkEnd w:id="177"/>
    </w:p>
    <w:p>
      <w:pPr>
        <w:pStyle w:val="Heading 3"/>
      </w:pPr>
      <w:bookmarkStart w:name="testingofhypothesish1" w:id="183"/>
      <w:r>
        <w:rPr>
          <w:rFonts w:cs="Arial Unicode MS" w:eastAsia="Arial Unicode MS"/>
          <w:rtl w:val="0"/>
          <w:lang w:val="en-US"/>
        </w:rPr>
        <w:t>5.5.1 Testing of Hypothesis H1</w:t>
      </w:r>
    </w:p>
    <w:p>
      <w:pPr>
        <w:pStyle w:val="First Paragraph"/>
      </w:pPr>
      <w:r>
        <w:rPr>
          <w:b w:val="1"/>
          <w:bCs w:val="1"/>
          <w:rtl w:val="0"/>
          <w:lang w:val="en-US"/>
        </w:rPr>
        <w:t>Step 1. State the null and alternative hypotheses.</w:t>
      </w:r>
    </w:p>
    <w:p>
      <w:pPr>
        <w:pStyle w:val="Body Text"/>
      </w:pPr>
      <w:r>
        <w:rPr>
          <w:rtl w:val="0"/>
          <w:lang w:val="en-US"/>
        </w:rPr>
        <w:t>H1</w:t>
      </w:r>
      <w:r>
        <w:rPr>
          <w:rtl w:val="0"/>
          <w:lang w:val="en-US"/>
        </w:rPr>
        <w:t>₀</w:t>
      </w:r>
      <w:r>
        <w:rPr>
          <w:rtl w:val="0"/>
          <w:lang w:val="en-US"/>
        </w:rPr>
        <w:t>: The intensity of external financial information shocks has no statistically significant effect on managers</w:t>
      </w:r>
      <w:r>
        <w:rPr>
          <w:rtl w:val="0"/>
          <w:lang w:val="en-US"/>
        </w:rPr>
        <w:t xml:space="preserve">’ </w:t>
      </w:r>
      <w:r>
        <w:rPr>
          <w:rtl w:val="0"/>
          <w:lang w:val="en-US"/>
        </w:rPr>
        <w:t>Net Risk Stance responses.</w:t>
      </w:r>
    </w:p>
    <w:p>
      <w:pPr>
        <w:pStyle w:val="Body Text"/>
      </w:pPr>
      <w:r>
        <w:rPr>
          <w:rtl w:val="0"/>
          <w:lang w:val="en-US"/>
        </w:rPr>
        <w:t>H1</w:t>
      </w:r>
      <w:r>
        <w:rPr>
          <w:rtl w:val="0"/>
          <w:lang w:val="en-US"/>
        </w:rPr>
        <w:t>ₐ</w:t>
      </w:r>
      <w:r>
        <w:rPr>
          <w:rtl w:val="0"/>
          <w:lang w:val="en-US"/>
        </w:rPr>
        <w:t>: The intensity of external financial information shocks has a statistically significant effect on managers</w:t>
      </w:r>
      <w:r>
        <w:rPr>
          <w:rtl w:val="0"/>
          <w:lang w:val="en-US"/>
        </w:rPr>
        <w:t xml:space="preserve">’ </w:t>
      </w:r>
      <w:r>
        <w:rPr>
          <w:rtl w:val="0"/>
          <w:lang w:val="en-US"/>
        </w:rPr>
        <w:t>Net Risk Stance responses.</w:t>
      </w:r>
    </w:p>
    <w:p>
      <w:pPr>
        <w:pStyle w:val="Body Text"/>
      </w:pPr>
      <w:r>
        <w:rPr>
          <w:b w:val="1"/>
          <w:bCs w:val="1"/>
          <w:rtl w:val="0"/>
          <w:lang w:val="en-US"/>
        </w:rPr>
        <w:t>Step 2. Select a level of significance.</w:t>
      </w:r>
    </w:p>
    <w:p>
      <w:pPr>
        <w:pStyle w:val="Body Text"/>
      </w:pPr>
      <w:r>
        <w:rPr>
          <w:rtl w:val="0"/>
          <w:lang w:val="en-US"/>
        </w:rPr>
        <w:t>The analysis is conducted at the five percent level of significance (</w:t>
      </w:r>
      <w:r>
        <w:rPr>
          <w:rtl w:val="0"/>
          <w:lang w:val="en-US"/>
        </w:rPr>
        <w:t xml:space="preserve">α </w:t>
      </w:r>
      <w:r>
        <w:rPr>
          <w:rtl w:val="0"/>
          <w:lang w:val="en-US"/>
        </w:rPr>
        <w:t xml:space="preserve">= 0.05), </w:t>
      </w:r>
      <w:commentRangeStart w:id="184"/>
      <w:r>
        <w:rPr>
          <w:rtl w:val="0"/>
          <w:lang w:val="en-US"/>
        </w:rPr>
        <w:t>consistent with SBS research standards (Swiss Business School, 2026)</w:t>
      </w:r>
      <w:commentRangeEnd w:id="184"/>
      <w:r>
        <w:commentReference w:id="184"/>
      </w:r>
      <w:r>
        <w:rPr>
          <w:rtl w:val="0"/>
          <w:lang w:val="en-US"/>
        </w:rPr>
        <w:t>.</w:t>
      </w:r>
    </w:p>
    <w:p>
      <w:pPr>
        <w:pStyle w:val="Body Text"/>
      </w:pPr>
      <w:r>
        <w:rPr>
          <w:b w:val="1"/>
          <w:bCs w:val="1"/>
          <w:rtl w:val="0"/>
          <w:lang w:val="en-US"/>
        </w:rPr>
        <w:t>Step 3. Identify the test statistic.</w:t>
      </w:r>
    </w:p>
    <w:p>
      <w:pPr>
        <w:pStyle w:val="Body Text"/>
      </w:pPr>
      <w:r>
        <w:rPr>
          <w:rtl w:val="0"/>
          <w:lang w:val="en-US"/>
        </w:rPr>
        <w:t>The primary test statistic is the t-ratio on the SC_total coefficient (</w:t>
      </w:r>
      <w:r>
        <w:rPr>
          <w:rtl w:val="0"/>
          <w:lang w:val="en-US"/>
        </w:rPr>
        <w:t>β₁</w:t>
      </w:r>
      <w:r>
        <w:rPr>
          <w:rtl w:val="0"/>
          <w:lang w:val="en-US"/>
        </w:rPr>
        <w:t xml:space="preserve">) in the OLS regression specified in Section 4.5.1. The regression is estimated with HC3 heteroscedasticity-robust standard errors and block fixed effects. Under the null hypothesis, </w:t>
      </w:r>
      <w:r>
        <w:rPr>
          <w:rtl w:val="0"/>
          <w:lang w:val="en-US"/>
        </w:rPr>
        <w:t xml:space="preserve">β₁ </w:t>
      </w:r>
      <w:r>
        <w:rPr>
          <w:rtl w:val="0"/>
          <w:lang w:val="en-US"/>
        </w:rPr>
        <w:t>= 0 and the t-ratio f</w:t>
      </w:r>
      <w:commentRangeStart w:id="185"/>
      <w:r>
        <w:rPr>
          <w:rtl w:val="0"/>
          <w:lang w:val="en-US"/>
        </w:rPr>
        <w:t>ollows an approximately normal distribution given the sample size of N = 424 observations</w:t>
      </w:r>
      <w:commentRangeEnd w:id="185"/>
      <w:r>
        <w:commentReference w:id="185"/>
      </w:r>
      <w:r>
        <w:rPr>
          <w:rtl w:val="0"/>
          <w:lang w:val="en-US"/>
        </w:rPr>
        <w:t>.</w:t>
      </w:r>
    </w:p>
    <w:p>
      <w:pPr>
        <w:pStyle w:val="Body Text"/>
      </w:pPr>
      <w:r>
        <w:rPr>
          <w:b w:val="1"/>
          <w:bCs w:val="1"/>
          <w:rtl w:val="0"/>
          <w:lang w:val="en-US"/>
        </w:rPr>
        <w:t>Step 4. Formulate a decision rule.</w:t>
      </w:r>
    </w:p>
    <w:p>
      <w:pPr>
        <w:pStyle w:val="Body Text"/>
      </w:pPr>
      <w:r>
        <w:rPr>
          <w:rtl w:val="0"/>
          <w:lang w:val="en-US"/>
        </w:rPr>
        <w:t>Fail to reject H1</w:t>
      </w:r>
      <w:r>
        <w:rPr>
          <w:rtl w:val="0"/>
          <w:lang w:val="en-US"/>
        </w:rPr>
        <w:t xml:space="preserve">₀ </w:t>
      </w:r>
      <w:r>
        <w:rPr>
          <w:rtl w:val="0"/>
          <w:lang w:val="en-US"/>
        </w:rPr>
        <w:t xml:space="preserve">if the two-tailed p-value associated with </w:t>
      </w:r>
      <w:r>
        <w:rPr>
          <w:rtl w:val="0"/>
          <w:lang w:val="en-US"/>
        </w:rPr>
        <w:t xml:space="preserve">β₁ </w:t>
      </w:r>
      <w:r>
        <w:rPr>
          <w:rtl w:val="0"/>
          <w:lang w:val="en-US"/>
        </w:rPr>
        <w:t>is greater than or equal to 0.05. Support for the alternative hypothesis H1</w:t>
      </w:r>
      <w:r>
        <w:rPr>
          <w:rtl w:val="0"/>
          <w:lang w:val="en-US"/>
        </w:rPr>
        <w:t xml:space="preserve">ₐ </w:t>
      </w:r>
      <w:r>
        <w:rPr>
          <w:rtl w:val="0"/>
          <w:lang w:val="en-US"/>
        </w:rPr>
        <w:t>is indicated if p &lt; 0.05.</w:t>
      </w:r>
    </w:p>
    <w:p>
      <w:pPr>
        <w:pStyle w:val="Body Text"/>
      </w:pPr>
      <w:r>
        <w:rPr>
          <w:b w:val="1"/>
          <w:bCs w:val="1"/>
          <w:rtl w:val="0"/>
          <w:lang w:val="en-US"/>
        </w:rPr>
        <w:t>Step 5. Arrive at a decision.</w:t>
      </w:r>
    </w:p>
    <w:p>
      <w:pPr>
        <w:pStyle w:val="Body Text"/>
      </w:pPr>
      <w:r>
        <w:rPr>
          <w:rtl w:val="0"/>
          <w:lang w:val="en-US"/>
        </w:rPr>
        <w:t xml:space="preserve">At the </w:t>
      </w:r>
      <w:r>
        <w:rPr>
          <w:rtl w:val="0"/>
          <w:lang w:val="en-US"/>
        </w:rPr>
        <w:t xml:space="preserve">α </w:t>
      </w:r>
      <w:r>
        <w:rPr>
          <w:rtl w:val="0"/>
          <w:lang w:val="en-US"/>
        </w:rPr>
        <w:t>= 0.05 level of significance, support for the alternative hypothesis H1</w:t>
      </w:r>
      <w:r>
        <w:rPr>
          <w:rtl w:val="0"/>
          <w:lang w:val="en-US"/>
        </w:rPr>
        <w:t xml:space="preserve">ₐ </w:t>
      </w:r>
      <w:r>
        <w:rPr>
          <w:rtl w:val="0"/>
          <w:lang w:val="en-US"/>
        </w:rPr>
        <w:t xml:space="preserve">was found. The OLS regression of SC_total on Net Risk Stance (NRS) </w:t>
      </w:r>
      <w:r>
        <w:rPr>
          <w:rtl w:val="0"/>
          <w:lang w:val="en-US"/>
        </w:rPr>
        <w:t xml:space="preserve">– </w:t>
      </w:r>
      <w:r>
        <w:rPr>
          <w:rtl w:val="0"/>
          <w:lang w:val="en-US"/>
        </w:rPr>
        <w:t xml:space="preserve">controlling for the ShowSC treatment indicator, years of experience, and block fixed effects </w:t>
      </w:r>
      <w:r>
        <w:rPr>
          <w:rtl w:val="0"/>
          <w:lang w:val="en-US"/>
        </w:rPr>
        <w:t xml:space="preserve">– </w:t>
      </w:r>
      <w:r>
        <w:rPr>
          <w:rtl w:val="0"/>
          <w:lang w:val="en-US"/>
        </w:rPr>
        <w:t xml:space="preserve">yields </w:t>
      </w:r>
      <w:r>
        <w:rPr>
          <w:rtl w:val="0"/>
          <w:lang w:val="en-US"/>
        </w:rPr>
        <w:t xml:space="preserve">β₁ </w:t>
      </w:r>
      <w:r>
        <w:rPr>
          <w:rtl w:val="0"/>
          <w:lang w:val="en-US"/>
        </w:rPr>
        <w:t>= -0.4874 (robust SE = 0.0551, t = -8.8452, p = &lt;0.0001, 95% CI [-0.5954, -0.3794]). Higher shock intensity is associated with lower mean NRS responses, indicating a risk-reducing shift in portfolio managers</w:t>
      </w:r>
      <w:r>
        <w:rPr>
          <w:rtl w:val="0"/>
          <w:lang w:val="en-US"/>
        </w:rPr>
        <w:t xml:space="preserve">’ </w:t>
      </w:r>
      <w:r>
        <w:rPr>
          <w:rtl w:val="0"/>
          <w:lang w:val="en-US"/>
        </w:rPr>
        <w:t>stance. Robustness checks using quintile dummies, respondent fixed effects, decomposed components, and an interaction term are reported in Table 5.8.</w:t>
      </w:r>
    </w:p>
    <w:p>
      <w:pPr>
        <w:pStyle w:val="Body Text"/>
      </w:pPr>
      <w:r>
        <w:rPr>
          <w:b w:val="1"/>
          <w:bCs w:val="1"/>
          <w:rtl w:val="0"/>
          <w:lang w:val="en-US"/>
        </w:rPr>
        <w:t>Table 5.7</w:t>
      </w:r>
    </w:p>
    <w:p>
      <w:pPr>
        <w:pStyle w:val="Body Text"/>
      </w:pPr>
      <w:r>
        <w:rPr>
          <w:i w:val="1"/>
          <w:iCs w:val="1"/>
          <w:rtl w:val="0"/>
          <w:lang w:val="en-US"/>
        </w:rPr>
        <w:t>H1 Primary Regression Result</w:t>
      </w:r>
    </w:p>
    <w:tbl>
      <w:tblPr>
        <w:tblW w:w="935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850"/>
        <w:gridCol w:w="851"/>
        <w:gridCol w:w="851"/>
        <w:gridCol w:w="851"/>
        <w:gridCol w:w="851"/>
        <w:gridCol w:w="851"/>
        <w:gridCol w:w="851"/>
        <w:gridCol w:w="851"/>
        <w:gridCol w:w="851"/>
        <w:gridCol w:w="851"/>
        <w:gridCol w:w="850"/>
      </w:tblGrid>
      <w:tr>
        <w:tblPrEx>
          <w:shd w:val="clear" w:color="auto" w:fill="156082"/>
        </w:tblPrEx>
        <w:trPr>
          <w:trHeight w:val="410" w:hRule="atLeast"/>
          <w:tblHeader/>
        </w:trPr>
        <w:tc>
          <w:tcPr>
            <w:tcW w:type="dxa" w:w="850"/>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Covariate</w:t>
            </w:r>
          </w:p>
        </w:tc>
        <w:tc>
          <w:tcPr>
            <w:tcW w:type="dxa" w:w="851"/>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β₁</w:t>
            </w:r>
          </w:p>
        </w:tc>
        <w:tc>
          <w:tcPr>
            <w:tcW w:type="dxa" w:w="851"/>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SE</w:t>
            </w:r>
          </w:p>
        </w:tc>
        <w:tc>
          <w:tcPr>
            <w:tcW w:type="dxa" w:w="851"/>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t</w:t>
            </w:r>
          </w:p>
        </w:tc>
        <w:tc>
          <w:tcPr>
            <w:tcW w:type="dxa" w:w="850"/>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p</w:t>
            </w:r>
          </w:p>
        </w:tc>
        <w:tc>
          <w:tcPr>
            <w:tcW w:type="dxa" w:w="851"/>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CI_lo</w:t>
            </w:r>
          </w:p>
        </w:tc>
        <w:tc>
          <w:tcPr>
            <w:tcW w:type="dxa" w:w="851"/>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CI_hi</w:t>
            </w:r>
          </w:p>
        </w:tc>
        <w:tc>
          <w:tcPr>
            <w:tcW w:type="dxa" w:w="850"/>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R</w:t>
            </w:r>
            <w:r>
              <w:rPr>
                <w:shd w:val="nil" w:color="auto" w:fill="auto"/>
                <w:rtl w:val="0"/>
                <w:lang w:val="en-US"/>
              </w:rPr>
              <w:t>²</w:t>
            </w:r>
          </w:p>
        </w:tc>
        <w:tc>
          <w:tcPr>
            <w:tcW w:type="dxa" w:w="851"/>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N_obs</w:t>
            </w:r>
          </w:p>
        </w:tc>
        <w:tc>
          <w:tcPr>
            <w:tcW w:type="dxa" w:w="851"/>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N_resp</w:t>
            </w:r>
          </w:p>
        </w:tc>
        <w:tc>
          <w:tcPr>
            <w:tcW w:type="dxa" w:w="850"/>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SE_type</w:t>
            </w:r>
          </w:p>
        </w:tc>
      </w:tr>
      <w:tr>
        <w:tblPrEx>
          <w:shd w:val="clear" w:color="auto" w:fill="cad1d7"/>
        </w:tblPrEx>
        <w:trPr>
          <w:trHeight w:val="190" w:hRule="atLeast"/>
        </w:trPr>
        <w:tc>
          <w:tcPr>
            <w:tcW w:type="dxa" w:w="85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SC_total</w:t>
            </w:r>
          </w:p>
        </w:tc>
        <w:tc>
          <w:tcPr>
            <w:tcW w:type="dxa" w:w="85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-0.4874</w:t>
            </w:r>
          </w:p>
        </w:tc>
        <w:tc>
          <w:tcPr>
            <w:tcW w:type="dxa" w:w="85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0.0551</w:t>
            </w:r>
          </w:p>
        </w:tc>
        <w:tc>
          <w:tcPr>
            <w:tcW w:type="dxa" w:w="85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-8.8452</w:t>
            </w:r>
          </w:p>
        </w:tc>
        <w:tc>
          <w:tcPr>
            <w:tcW w:type="dxa" w:w="85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&lt;0.0001</w:t>
            </w:r>
          </w:p>
        </w:tc>
        <w:tc>
          <w:tcPr>
            <w:tcW w:type="dxa" w:w="85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-0.5954</w:t>
            </w:r>
          </w:p>
        </w:tc>
        <w:tc>
          <w:tcPr>
            <w:tcW w:type="dxa" w:w="85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-0.3794</w:t>
            </w:r>
          </w:p>
        </w:tc>
        <w:tc>
          <w:tcPr>
            <w:tcW w:type="dxa" w:w="85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0.3571</w:t>
            </w:r>
          </w:p>
        </w:tc>
        <w:tc>
          <w:tcPr>
            <w:tcW w:type="dxa" w:w="85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424</w:t>
            </w:r>
          </w:p>
        </w:tc>
        <w:tc>
          <w:tcPr>
            <w:tcW w:type="dxa" w:w="85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53</w:t>
            </w:r>
          </w:p>
        </w:tc>
        <w:tc>
          <w:tcPr>
            <w:tcW w:type="dxa" w:w="85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HC3</w:t>
            </w:r>
          </w:p>
        </w:tc>
      </w:tr>
    </w:tbl>
    <w:p>
      <w:pPr>
        <w:pStyle w:val="Body Text"/>
        <w:widowControl w:val="0"/>
        <w:spacing w:line="240" w:lineRule="auto"/>
      </w:pPr>
    </w:p>
    <w:p>
      <w:pPr>
        <w:pStyle w:val="Body Text"/>
      </w:pPr>
      <w:r>
        <w:rPr>
          <w:rtl w:val="0"/>
          <w:lang w:val="en-US"/>
        </w:rPr>
        <w:t xml:space="preserve">The decomposed component specification (Spec 3) reveals a notable sign heterogeneity among the four Shock Score components. Sentiment Extremity (SE_e: </w:t>
      </w:r>
      <w:r>
        <w:rPr>
          <w:rtl w:val="0"/>
          <w:lang w:val="en-US"/>
        </w:rPr>
        <w:t xml:space="preserve">β </w:t>
      </w:r>
      <w:r>
        <w:rPr>
          <w:rtl w:val="0"/>
          <w:lang w:val="en-US"/>
        </w:rPr>
        <w:t xml:space="preserve">= </w:t>
      </w:r>
      <w:r>
        <w:rPr>
          <w:rtl w:val="0"/>
          <w:lang w:val="en-US"/>
        </w:rPr>
        <w:t>−</w:t>
      </w:r>
      <w:r>
        <w:rPr>
          <w:rtl w:val="0"/>
          <w:lang w:val="en-US"/>
        </w:rPr>
        <w:t xml:space="preserve">1.2904, p &lt; 0.0001) and Attention Intensity (AI_e: </w:t>
      </w:r>
      <w:r>
        <w:rPr>
          <w:rtl w:val="0"/>
          <w:lang w:val="en-US"/>
        </w:rPr>
        <w:t xml:space="preserve">β </w:t>
      </w:r>
      <w:r>
        <w:rPr>
          <w:rtl w:val="0"/>
          <w:lang w:val="en-US"/>
        </w:rPr>
        <w:t xml:space="preserve">= </w:t>
      </w:r>
      <w:r>
        <w:rPr>
          <w:rtl w:val="0"/>
          <w:lang w:val="en-US"/>
        </w:rPr>
        <w:t>−</w:t>
      </w:r>
      <w:r>
        <w:rPr>
          <w:rtl w:val="0"/>
          <w:lang w:val="en-US"/>
        </w:rPr>
        <w:t xml:space="preserve">0.5668, p &lt; 0.0001) are both significantly negative, consistent with the risk-reducing direction observed in the primary SC_total result. Article Count (AC_e: </w:t>
      </w:r>
      <w:r>
        <w:rPr>
          <w:rtl w:val="0"/>
          <w:lang w:val="en-US"/>
        </w:rPr>
        <w:t xml:space="preserve">β </w:t>
      </w:r>
      <w:r>
        <w:rPr>
          <w:rtl w:val="0"/>
          <w:lang w:val="en-US"/>
        </w:rPr>
        <w:t xml:space="preserve">= +0.0235, p = 0.1585) is statistically non-significant. Event-Type Severity (ES_raw: </w:t>
      </w:r>
      <w:r>
        <w:rPr>
          <w:rtl w:val="0"/>
          <w:lang w:val="en-US"/>
        </w:rPr>
        <w:t xml:space="preserve">β </w:t>
      </w:r>
      <w:r>
        <w:rPr>
          <w:rtl w:val="0"/>
          <w:lang w:val="en-US"/>
        </w:rPr>
        <w:t>= +0.3102, p &lt; 0.0001), however, enters with a positive sign, indicating that higher category-level severity is associated with an increase in NRS, contrary to the direction of the composite effect. This result is interpreted as a contrarian-resolution pattern</w:t>
      </w:r>
      <w:ins w:id="186" w:date="2026-06-01T22:04:25Z" w:author="Stefano Canossa">
        <w:r>
          <w:rPr>
            <w:rtl w:val="0"/>
            <w:lang w:val="de-DE"/>
          </w:rPr>
          <w:t xml:space="preserve"> (add references)</w:t>
        </w:r>
      </w:ins>
      <w:r>
        <w:rPr>
          <w:rtl w:val="0"/>
          <w:lang w:val="en-US"/>
        </w:rPr>
        <w:t>: when managers recognize that an event belongs to a historically high-volatility category (e.g., earnings), they may treat elevated category severity as a signal that price adjustment is already priced into expectations, thereby increasing rather than reducing risk exposure. This interpretation is consistent with the contrarian-alignment pattern</w:t>
      </w:r>
      <w:ins w:id="187" w:date="2026-06-01T22:05:04Z" w:author="Stefano Canossa">
        <w:r>
          <w:rPr>
            <w:rtl w:val="0"/>
            <w:lang w:val="de-DE"/>
          </w:rPr>
          <w:t xml:space="preserve"> (add references)</w:t>
        </w:r>
      </w:ins>
      <w:r>
        <w:rPr>
          <w:rtl w:val="0"/>
          <w:lang w:val="en-US"/>
        </w:rPr>
        <w:t xml:space="preserve"> identified in Section 5.6.1.1, where overall NRS</w:t>
      </w:r>
      <w:r>
        <w:rPr>
          <w:rtl w:val="0"/>
          <w:lang w:val="en-US"/>
        </w:rPr>
        <w:t>–</w:t>
      </w:r>
      <w:r>
        <w:rPr>
          <w:rtl w:val="0"/>
          <w:lang w:val="en-US"/>
        </w:rPr>
        <w:t>sentiment alignment rates fall well below 0.50. The positive ES_raw coefficient does not invalidate the primary H1 finding; SC_total integrates all four components through PCA and its composite effect remains robustly negative. The sign heterogeneity is reported for transparency and as an avenue for future research on component-level behavioral mechanisms.</w:t>
      </w:r>
    </w:p>
    <w:p>
      <w:pPr>
        <w:pStyle w:val="Body Text"/>
      </w:pPr>
      <w:r>
        <w:rPr>
          <w:rtl w:val="0"/>
          <w:lang w:val="en-US"/>
        </w:rPr>
        <w:t xml:space="preserve">The direction-interaction specification (Spec 5) further decomposes the SC_total effect by sentiment direction. The main effect for positive-sentiment events is </w:t>
      </w:r>
      <w:r>
        <w:rPr>
          <w:rtl w:val="0"/>
          <w:lang w:val="en-US"/>
        </w:rPr>
        <w:t xml:space="preserve">β₁ </w:t>
      </w:r>
      <w:r>
        <w:rPr>
          <w:rtl w:val="0"/>
          <w:lang w:val="en-US"/>
        </w:rPr>
        <w:t xml:space="preserve">= </w:t>
      </w:r>
      <w:r>
        <w:rPr>
          <w:rtl w:val="0"/>
          <w:lang w:val="en-US"/>
        </w:rPr>
        <w:t>−</w:t>
      </w:r>
      <w:r>
        <w:rPr>
          <w:rtl w:val="0"/>
          <w:lang w:val="en-US"/>
        </w:rPr>
        <w:t xml:space="preserve">0.4283 (p &lt; 0.0001), indicating a risk-reducing response even when the accompanying news is positive. The interaction term SC_total </w:t>
      </w:r>
      <w:r>
        <w:rPr>
          <w:rtl w:val="0"/>
          <w:lang w:val="en-US"/>
        </w:rPr>
        <w:t xml:space="preserve">× </w:t>
      </w:r>
      <w:r>
        <w:rPr>
          <w:rtl w:val="0"/>
          <w:lang w:val="en-US"/>
        </w:rPr>
        <w:t xml:space="preserve">D_neg = +0.1954 (p = 0.5957) is not statistically significant, indicating that no reliable asymmetry between positive- and negative-sentiment events can be established in the current sample. The compound effect for negative-sentiment events is </w:t>
      </w:r>
      <w:r>
        <w:rPr>
          <w:rtl w:val="0"/>
          <w:lang w:val="en-US"/>
        </w:rPr>
        <w:t xml:space="preserve">β₁ </w:t>
      </w:r>
      <w:r>
        <w:rPr>
          <w:rtl w:val="0"/>
          <w:lang w:val="en-US"/>
        </w:rPr>
        <w:t xml:space="preserve">+ </w:t>
      </w:r>
      <w:r>
        <w:rPr>
          <w:rtl w:val="0"/>
          <w:lang w:val="en-US"/>
        </w:rPr>
        <w:t xml:space="preserve">β₃ </w:t>
      </w:r>
      <w:r>
        <w:rPr>
          <w:rtl w:val="0"/>
          <w:lang w:val="en-US"/>
        </w:rPr>
        <w:t xml:space="preserve">= </w:t>
      </w:r>
      <w:r>
        <w:rPr>
          <w:rtl w:val="0"/>
          <w:lang w:val="en-US"/>
        </w:rPr>
        <w:t>−</w:t>
      </w:r>
      <w:r>
        <w:rPr>
          <w:rtl w:val="0"/>
          <w:lang w:val="en-US"/>
        </w:rPr>
        <w:t xml:space="preserve">0.4283 + 0.1954 = </w:t>
      </w:r>
      <w:r>
        <w:rPr>
          <w:rtl w:val="0"/>
          <w:lang w:val="en-US"/>
        </w:rPr>
        <w:t>−</w:t>
      </w:r>
      <w:r>
        <w:rPr>
          <w:rtl w:val="0"/>
          <w:lang w:val="en-US"/>
        </w:rPr>
        <w:t>0.2329, which remains risk-reducing in direction. The absence of a significant direction-interaction implies that the risk-reducing effect of SC_total does not differ materially by sentiment polarity at the current sample size. The Spec 5 result is treated as exploratory and the direction-asymmetry hypothesis is noted as a priority for replication on a larger sample.</w:t>
      </w:r>
    </w:p>
    <w:p>
      <w:pPr>
        <w:pStyle w:val="Body Text"/>
      </w:pPr>
      <w:r>
        <w:rPr>
          <w:b w:val="1"/>
          <w:bCs w:val="1"/>
          <w:rtl w:val="0"/>
          <w:lang w:val="en-US"/>
        </w:rPr>
        <w:t>Figure 5.6</w:t>
      </w:r>
    </w:p>
    <w:p>
      <w:pPr>
        <w:pStyle w:val="Body Text"/>
      </w:pPr>
      <w:r>
        <w:rPr>
          <w:i w:val="1"/>
          <w:iCs w:val="1"/>
          <w:rtl w:val="0"/>
          <w:lang w:val="en-US"/>
        </w:rPr>
        <w:t>Forest Plot of OLS Regression Coefficients for the Four SC_total Components</w:t>
      </w:r>
    </w:p>
    <w:p>
      <w:pPr>
        <w:pStyle w:val="Body Text"/>
      </w:pPr>
      <w:r>
        <w:drawing xmlns:a="http://schemas.openxmlformats.org/drawingml/2006/main">
          <wp:inline distT="0" distB="0" distL="0" distR="0">
            <wp:extent cx="5943600" cy="3223710"/>
            <wp:effectExtent l="0" t="0" r="0" b="0"/>
            <wp:docPr id="1073741835" name="officeArt object" descr="Picture"/>
            <wp:cNvGraphicFramePr/>
            <a:graphic xmlns:a="http://schemas.openxmlformats.org/drawingml/2006/main">
              <a:graphicData uri="http://schemas.openxmlformats.org/drawingml/2006/picture">
                <pic:pic xmlns:pic="http://schemas.openxmlformats.org/drawingml/2006/picture">
                  <pic:nvPicPr>
                    <pic:cNvPr id="1073741835" name="Picture" descr="Picture"/>
                    <pic:cNvPicPr>
                      <a:picLocks noChangeAspect="1"/>
                    </pic:cNvPicPr>
                  </pic:nvPicPr>
                  <pic:blipFill>
                    <a:blip r:embed="rId17">
                      <a:extLst/>
                    </a:blip>
                    <a:stretch>
                      <a:fillRect/>
                    </a:stretch>
                  </pic:blipFill>
                  <pic:spPr>
                    <a:xfrm>
                      <a:off x="0" y="0"/>
                      <a:ext cx="5943600" cy="3223710"/>
                    </a:xfrm>
                    <a:prstGeom prst="rect">
                      <a:avLst/>
                    </a:prstGeom>
                    <a:ln w="12700" cap="flat">
                      <a:noFill/>
                      <a:miter lim="400000"/>
                    </a:ln>
                    <a:effectLst/>
                  </pic:spPr>
                </pic:pic>
              </a:graphicData>
            </a:graphic>
          </wp:inline>
        </w:drawing>
      </w:r>
    </w:p>
    <w:p>
      <w:pPr>
        <w:pStyle w:val="Body Text"/>
      </w:pPr>
      <w:r>
        <w:rPr>
          <w:i w:val="1"/>
          <w:iCs w:val="1"/>
          <w:rtl w:val="0"/>
          <w:lang w:val="en-US"/>
        </w:rPr>
        <w:t>Note.</w:t>
      </w:r>
      <w:r>
        <w:rPr>
          <w:rtl w:val="0"/>
          <w:lang w:val="en-US"/>
        </w:rPr>
        <w:t xml:space="preserve"> Spec 3 decomposition, N = 424, HC3 robust standard errors, block fixed effects and ShowSC controlled. Blue markers indicate statistically significant risk-reducing effects; grey indicates non-significance. Horizontal lines represent 95% confidence intervals. Original figure by the author.</w:t>
      </w:r>
    </w:p>
    <w:p>
      <w:pPr>
        <w:pStyle w:val="Body Text"/>
        <w:sectPr>
          <w:headerReference w:type="default" r:id="rId18"/>
          <w:pgSz w:w="12240" w:h="15840" w:orient="portrait"/>
          <w:pgMar w:top="1440" w:right="1440" w:bottom="1440" w:left="1440" w:header="720" w:footer="720"/>
          <w:bidi w:val="0"/>
        </w:sectPr>
      </w:pPr>
    </w:p>
    <w:p>
      <w:pPr>
        <w:pStyle w:val="Body Text"/>
      </w:pPr>
      <w:bookmarkEnd w:id="183"/>
      <w:r>
        <w:rPr>
          <w:b w:val="1"/>
          <w:bCs w:val="1"/>
          <w:rtl w:val="0"/>
          <w:lang w:val="en-US"/>
        </w:rPr>
        <w:t>Table 5.8</w:t>
      </w:r>
      <w:bookmarkEnd w:id="176"/>
    </w:p>
    <w:p>
      <w:pPr>
        <w:pStyle w:val="Body Text"/>
      </w:pPr>
      <w:bookmarkEnd w:id="174"/>
      <w:r>
        <w:rPr>
          <w:i w:val="1"/>
          <w:iCs w:val="1"/>
          <w:rtl w:val="0"/>
          <w:lang w:val="en-US"/>
        </w:rPr>
        <w:t>H1 Robustness Specification Results</w:t>
      </w:r>
      <w:bookmarkEnd w:id="172"/>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468"/>
        <w:gridCol w:w="1514"/>
        <w:gridCol w:w="875"/>
        <w:gridCol w:w="642"/>
        <w:gridCol w:w="777"/>
        <w:gridCol w:w="777"/>
        <w:gridCol w:w="549"/>
        <w:gridCol w:w="561"/>
        <w:gridCol w:w="777"/>
        <w:gridCol w:w="642"/>
        <w:gridCol w:w="778"/>
      </w:tblGrid>
      <w:tr>
        <w:tblPrEx>
          <w:shd w:val="clear" w:color="auto" w:fill="156082"/>
        </w:tblPrEx>
        <w:trPr>
          <w:trHeight w:val="190" w:hRule="atLeast"/>
          <w:tblHeader/>
        </w:trPr>
        <w:tc>
          <w:tcPr>
            <w:tcW w:type="dxa" w:w="1468"/>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spec</w:t>
            </w:r>
          </w:p>
        </w:tc>
        <w:tc>
          <w:tcPr>
            <w:tcW w:type="dxa" w:w="1513"/>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note</w:t>
            </w:r>
          </w:p>
        </w:tc>
        <w:tc>
          <w:tcPr>
            <w:tcW w:type="dxa" w:w="875"/>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beta1</w:t>
            </w:r>
          </w:p>
        </w:tc>
        <w:tc>
          <w:tcPr>
            <w:tcW w:type="dxa" w:w="642"/>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se</w:t>
            </w:r>
          </w:p>
        </w:tc>
        <w:tc>
          <w:tcPr>
            <w:tcW w:type="dxa" w:w="776"/>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t</w:t>
            </w:r>
          </w:p>
        </w:tc>
        <w:tc>
          <w:tcPr>
            <w:tcW w:type="dxa" w:w="777"/>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p</w:t>
            </w:r>
          </w:p>
        </w:tc>
        <w:tc>
          <w:tcPr>
            <w:tcW w:type="dxa" w:w="549"/>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ci_lo</w:t>
            </w:r>
          </w:p>
        </w:tc>
        <w:tc>
          <w:tcPr>
            <w:tcW w:type="dxa" w:w="560"/>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ci_hi</w:t>
            </w:r>
          </w:p>
        </w:tc>
        <w:tc>
          <w:tcPr>
            <w:tcW w:type="dxa" w:w="777"/>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r2</w:t>
            </w:r>
          </w:p>
        </w:tc>
        <w:tc>
          <w:tcPr>
            <w:tcW w:type="dxa" w:w="642"/>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n_obs</w:t>
            </w:r>
          </w:p>
        </w:tc>
        <w:tc>
          <w:tcPr>
            <w:tcW w:type="dxa" w:w="777"/>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clustering</w:t>
            </w:r>
          </w:p>
        </w:tc>
      </w:tr>
      <w:tr>
        <w:tblPrEx>
          <w:shd w:val="clear" w:color="auto" w:fill="cad1d7"/>
        </w:tblPrEx>
        <w:trPr>
          <w:trHeight w:val="410" w:hRule="atLeast"/>
        </w:trPr>
        <w:tc>
          <w:tcPr>
            <w:tcW w:type="dxa" w:w="146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spec_1_quintiles</w:t>
            </w:r>
          </w:p>
        </w:tc>
        <w:tc>
          <w:tcPr>
            <w:tcW w:type="dxa" w:w="151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SC_total quintile dummies</w:t>
            </w:r>
          </w:p>
        </w:tc>
        <w:tc>
          <w:tcPr>
            <w:tcW w:type="dxa" w:w="87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see quintile coefficients</w:t>
            </w:r>
          </w:p>
        </w:tc>
        <w:tc>
          <w:tcPr>
            <w:tcW w:type="dxa" w:w="642"/>
            <w:tcBorders>
              <w:top w:val="nil"/>
              <w:left w:val="nil"/>
              <w:bottom w:val="nil"/>
              <w:right w:val="nil"/>
            </w:tcBorders>
            <w:shd w:val="clear" w:color="auto" w:fill="auto"/>
            <w:tcMar>
              <w:top w:type="dxa" w:w="80"/>
              <w:left w:type="dxa" w:w="80"/>
              <w:bottom w:type="dxa" w:w="80"/>
              <w:right w:type="dxa" w:w="80"/>
            </w:tcMar>
            <w:vAlign w:val="top"/>
          </w:tcPr>
          <w:p/>
        </w:tc>
        <w:tc>
          <w:tcPr>
            <w:tcW w:type="dxa" w:w="776"/>
            <w:tcBorders>
              <w:top w:val="nil"/>
              <w:left w:val="nil"/>
              <w:bottom w:val="nil"/>
              <w:right w:val="nil"/>
            </w:tcBorders>
            <w:shd w:val="clear" w:color="auto" w:fill="auto"/>
            <w:tcMar>
              <w:top w:type="dxa" w:w="80"/>
              <w:left w:type="dxa" w:w="80"/>
              <w:bottom w:type="dxa" w:w="80"/>
              <w:right w:type="dxa" w:w="80"/>
            </w:tcMar>
            <w:vAlign w:val="top"/>
          </w:tcPr>
          <w:p/>
        </w:tc>
        <w:tc>
          <w:tcPr>
            <w:tcW w:type="dxa" w:w="77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nan</w:t>
            </w:r>
          </w:p>
        </w:tc>
        <w:tc>
          <w:tcPr>
            <w:tcW w:type="dxa" w:w="549"/>
            <w:tcBorders>
              <w:top w:val="nil"/>
              <w:left w:val="nil"/>
              <w:bottom w:val="nil"/>
              <w:right w:val="nil"/>
            </w:tcBorders>
            <w:shd w:val="clear" w:color="auto" w:fill="auto"/>
            <w:tcMar>
              <w:top w:type="dxa" w:w="80"/>
              <w:left w:type="dxa" w:w="80"/>
              <w:bottom w:type="dxa" w:w="80"/>
              <w:right w:type="dxa" w:w="80"/>
            </w:tcMar>
            <w:vAlign w:val="top"/>
          </w:tcPr>
          <w:p/>
        </w:tc>
        <w:tc>
          <w:tcPr>
            <w:tcW w:type="dxa" w:w="560"/>
            <w:tcBorders>
              <w:top w:val="nil"/>
              <w:left w:val="nil"/>
              <w:bottom w:val="nil"/>
              <w:right w:val="nil"/>
            </w:tcBorders>
            <w:shd w:val="clear" w:color="auto" w:fill="auto"/>
            <w:tcMar>
              <w:top w:type="dxa" w:w="80"/>
              <w:left w:type="dxa" w:w="80"/>
              <w:bottom w:type="dxa" w:w="80"/>
              <w:right w:type="dxa" w:w="80"/>
            </w:tcMar>
            <w:vAlign w:val="top"/>
          </w:tcPr>
          <w:p/>
        </w:tc>
        <w:tc>
          <w:tcPr>
            <w:tcW w:type="dxa" w:w="77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0.3715</w:t>
            </w:r>
          </w:p>
        </w:tc>
        <w:tc>
          <w:tcPr>
            <w:tcW w:type="dxa" w:w="64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424</w:t>
            </w:r>
          </w:p>
        </w:tc>
        <w:tc>
          <w:tcPr>
            <w:tcW w:type="dxa" w:w="77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HC3</w:t>
            </w:r>
          </w:p>
        </w:tc>
      </w:tr>
      <w:tr>
        <w:tblPrEx>
          <w:shd w:val="clear" w:color="auto" w:fill="cad1d7"/>
        </w:tblPrEx>
        <w:trPr>
          <w:trHeight w:val="180" w:hRule="atLeast"/>
        </w:trPr>
        <w:tc>
          <w:tcPr>
            <w:tcW w:type="dxa" w:w="146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spec_2_within</w:t>
            </w:r>
          </w:p>
        </w:tc>
        <w:tc>
          <w:tcPr>
            <w:tcW w:type="dxa" w:w="151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Respondent FE (within)</w:t>
            </w:r>
          </w:p>
        </w:tc>
        <w:tc>
          <w:tcPr>
            <w:tcW w:type="dxa" w:w="87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-0.1846</w:t>
            </w:r>
          </w:p>
        </w:tc>
        <w:tc>
          <w:tcPr>
            <w:tcW w:type="dxa" w:w="64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0.0549</w:t>
            </w:r>
          </w:p>
        </w:tc>
        <w:tc>
          <w:tcPr>
            <w:tcW w:type="dxa" w:w="776"/>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-3.3604</w:t>
            </w:r>
          </w:p>
        </w:tc>
        <w:tc>
          <w:tcPr>
            <w:tcW w:type="dxa" w:w="77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0.0008</w:t>
            </w:r>
          </w:p>
        </w:tc>
        <w:tc>
          <w:tcPr>
            <w:tcW w:type="dxa" w:w="54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-0.2922</w:t>
            </w:r>
          </w:p>
        </w:tc>
        <w:tc>
          <w:tcPr>
            <w:tcW w:type="dxa" w:w="56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-0.0769</w:t>
            </w:r>
          </w:p>
        </w:tc>
        <w:tc>
          <w:tcPr>
            <w:tcW w:type="dxa" w:w="77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0.0356</w:t>
            </w:r>
          </w:p>
        </w:tc>
        <w:tc>
          <w:tcPr>
            <w:tcW w:type="dxa" w:w="64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424</w:t>
            </w:r>
          </w:p>
        </w:tc>
        <w:tc>
          <w:tcPr>
            <w:tcW w:type="dxa" w:w="77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HC3</w:t>
            </w:r>
          </w:p>
        </w:tc>
      </w:tr>
      <w:tr>
        <w:tblPrEx>
          <w:shd w:val="clear" w:color="auto" w:fill="cad1d7"/>
        </w:tblPrEx>
        <w:trPr>
          <w:trHeight w:val="180" w:hRule="atLeast"/>
        </w:trPr>
        <w:tc>
          <w:tcPr>
            <w:tcW w:type="dxa" w:w="146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spec_3_component_ac_e</w:t>
            </w:r>
          </w:p>
        </w:tc>
        <w:tc>
          <w:tcPr>
            <w:tcW w:type="dxa" w:w="151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Component: ac_e</w:t>
            </w:r>
          </w:p>
        </w:tc>
        <w:tc>
          <w:tcPr>
            <w:tcW w:type="dxa" w:w="87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0.0235</w:t>
            </w:r>
          </w:p>
        </w:tc>
        <w:tc>
          <w:tcPr>
            <w:tcW w:type="dxa" w:w="64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0.0167</w:t>
            </w:r>
          </w:p>
        </w:tc>
        <w:tc>
          <w:tcPr>
            <w:tcW w:type="dxa" w:w="776"/>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1.4101</w:t>
            </w:r>
          </w:p>
        </w:tc>
        <w:tc>
          <w:tcPr>
            <w:tcW w:type="dxa" w:w="77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0.1585</w:t>
            </w:r>
          </w:p>
        </w:tc>
        <w:tc>
          <w:tcPr>
            <w:tcW w:type="dxa" w:w="54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-0.0092</w:t>
            </w:r>
          </w:p>
        </w:tc>
        <w:tc>
          <w:tcPr>
            <w:tcW w:type="dxa" w:w="56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0.0562</w:t>
            </w:r>
          </w:p>
        </w:tc>
        <w:tc>
          <w:tcPr>
            <w:tcW w:type="dxa" w:w="77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0.5372</w:t>
            </w:r>
          </w:p>
        </w:tc>
        <w:tc>
          <w:tcPr>
            <w:tcW w:type="dxa" w:w="64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424</w:t>
            </w:r>
          </w:p>
        </w:tc>
        <w:tc>
          <w:tcPr>
            <w:tcW w:type="dxa" w:w="77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HC3</w:t>
            </w:r>
          </w:p>
        </w:tc>
      </w:tr>
      <w:tr>
        <w:tblPrEx>
          <w:shd w:val="clear" w:color="auto" w:fill="cad1d7"/>
        </w:tblPrEx>
        <w:trPr>
          <w:trHeight w:val="180" w:hRule="atLeast"/>
        </w:trPr>
        <w:tc>
          <w:tcPr>
            <w:tcW w:type="dxa" w:w="146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spec_3_component_se_e</w:t>
            </w:r>
          </w:p>
        </w:tc>
        <w:tc>
          <w:tcPr>
            <w:tcW w:type="dxa" w:w="151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Component: se_e</w:t>
            </w:r>
          </w:p>
        </w:tc>
        <w:tc>
          <w:tcPr>
            <w:tcW w:type="dxa" w:w="87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-1.2904</w:t>
            </w:r>
          </w:p>
        </w:tc>
        <w:tc>
          <w:tcPr>
            <w:tcW w:type="dxa" w:w="64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0.1684</w:t>
            </w:r>
          </w:p>
        </w:tc>
        <w:tc>
          <w:tcPr>
            <w:tcW w:type="dxa" w:w="776"/>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-7.6624</w:t>
            </w:r>
          </w:p>
        </w:tc>
        <w:tc>
          <w:tcPr>
            <w:tcW w:type="dxa" w:w="77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&lt;0.0001</w:t>
            </w:r>
          </w:p>
        </w:tc>
        <w:tc>
          <w:tcPr>
            <w:tcW w:type="dxa" w:w="54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-1.6204</w:t>
            </w:r>
          </w:p>
        </w:tc>
        <w:tc>
          <w:tcPr>
            <w:tcW w:type="dxa" w:w="56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-0.9603</w:t>
            </w:r>
          </w:p>
        </w:tc>
        <w:tc>
          <w:tcPr>
            <w:tcW w:type="dxa" w:w="77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0.5372</w:t>
            </w:r>
          </w:p>
        </w:tc>
        <w:tc>
          <w:tcPr>
            <w:tcW w:type="dxa" w:w="64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424</w:t>
            </w:r>
          </w:p>
        </w:tc>
        <w:tc>
          <w:tcPr>
            <w:tcW w:type="dxa" w:w="77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HC3</w:t>
            </w:r>
          </w:p>
        </w:tc>
      </w:tr>
      <w:tr>
        <w:tblPrEx>
          <w:shd w:val="clear" w:color="auto" w:fill="cad1d7"/>
        </w:tblPrEx>
        <w:trPr>
          <w:trHeight w:val="180" w:hRule="atLeast"/>
        </w:trPr>
        <w:tc>
          <w:tcPr>
            <w:tcW w:type="dxa" w:w="146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spec_3_component_ai_e</w:t>
            </w:r>
          </w:p>
        </w:tc>
        <w:tc>
          <w:tcPr>
            <w:tcW w:type="dxa" w:w="151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Component: ai_e</w:t>
            </w:r>
          </w:p>
        </w:tc>
        <w:tc>
          <w:tcPr>
            <w:tcW w:type="dxa" w:w="87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-0.5668</w:t>
            </w:r>
          </w:p>
        </w:tc>
        <w:tc>
          <w:tcPr>
            <w:tcW w:type="dxa" w:w="64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0.0771</w:t>
            </w:r>
          </w:p>
        </w:tc>
        <w:tc>
          <w:tcPr>
            <w:tcW w:type="dxa" w:w="776"/>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-7.3553</w:t>
            </w:r>
          </w:p>
        </w:tc>
        <w:tc>
          <w:tcPr>
            <w:tcW w:type="dxa" w:w="77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&lt;0.0001</w:t>
            </w:r>
          </w:p>
        </w:tc>
        <w:tc>
          <w:tcPr>
            <w:tcW w:type="dxa" w:w="54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-0.7178</w:t>
            </w:r>
          </w:p>
        </w:tc>
        <w:tc>
          <w:tcPr>
            <w:tcW w:type="dxa" w:w="56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-0.4158</w:t>
            </w:r>
          </w:p>
        </w:tc>
        <w:tc>
          <w:tcPr>
            <w:tcW w:type="dxa" w:w="77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0.5372</w:t>
            </w:r>
          </w:p>
        </w:tc>
        <w:tc>
          <w:tcPr>
            <w:tcW w:type="dxa" w:w="64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424</w:t>
            </w:r>
          </w:p>
        </w:tc>
        <w:tc>
          <w:tcPr>
            <w:tcW w:type="dxa" w:w="77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HC3</w:t>
            </w:r>
          </w:p>
        </w:tc>
      </w:tr>
      <w:tr>
        <w:tblPrEx>
          <w:shd w:val="clear" w:color="auto" w:fill="cad1d7"/>
        </w:tblPrEx>
        <w:trPr>
          <w:trHeight w:val="180" w:hRule="atLeast"/>
        </w:trPr>
        <w:tc>
          <w:tcPr>
            <w:tcW w:type="dxa" w:w="146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spec_3_component_es_raw</w:t>
            </w:r>
          </w:p>
        </w:tc>
        <w:tc>
          <w:tcPr>
            <w:tcW w:type="dxa" w:w="151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Component: es_raw</w:t>
            </w:r>
          </w:p>
        </w:tc>
        <w:tc>
          <w:tcPr>
            <w:tcW w:type="dxa" w:w="87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0.3102</w:t>
            </w:r>
          </w:p>
        </w:tc>
        <w:tc>
          <w:tcPr>
            <w:tcW w:type="dxa" w:w="64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0.0328</w:t>
            </w:r>
          </w:p>
        </w:tc>
        <w:tc>
          <w:tcPr>
            <w:tcW w:type="dxa" w:w="776"/>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9.4635</w:t>
            </w:r>
          </w:p>
        </w:tc>
        <w:tc>
          <w:tcPr>
            <w:tcW w:type="dxa" w:w="77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&lt;0.0001</w:t>
            </w:r>
          </w:p>
        </w:tc>
        <w:tc>
          <w:tcPr>
            <w:tcW w:type="dxa" w:w="54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0.246</w:t>
            </w:r>
          </w:p>
        </w:tc>
        <w:tc>
          <w:tcPr>
            <w:tcW w:type="dxa" w:w="56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0.3745</w:t>
            </w:r>
          </w:p>
        </w:tc>
        <w:tc>
          <w:tcPr>
            <w:tcW w:type="dxa" w:w="77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0.5372</w:t>
            </w:r>
          </w:p>
        </w:tc>
        <w:tc>
          <w:tcPr>
            <w:tcW w:type="dxa" w:w="64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424</w:t>
            </w:r>
          </w:p>
        </w:tc>
        <w:tc>
          <w:tcPr>
            <w:tcW w:type="dxa" w:w="77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HC3</w:t>
            </w:r>
          </w:p>
        </w:tc>
      </w:tr>
      <w:tr>
        <w:tblPrEx>
          <w:shd w:val="clear" w:color="auto" w:fill="cad1d7"/>
        </w:tblPrEx>
        <w:trPr>
          <w:trHeight w:val="400" w:hRule="atLeast"/>
        </w:trPr>
        <w:tc>
          <w:tcPr>
            <w:tcW w:type="dxa" w:w="146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spec_4_interaction</w:t>
            </w:r>
          </w:p>
        </w:tc>
        <w:tc>
          <w:tcPr>
            <w:tcW w:type="dxa" w:w="151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 xml:space="preserve">SC_total </w:t>
            </w:r>
            <w:r>
              <w:rPr>
                <w:shd w:val="nil" w:color="auto" w:fill="auto"/>
                <w:rtl w:val="0"/>
                <w:lang w:val="en-US"/>
              </w:rPr>
              <w:t xml:space="preserve">× </w:t>
            </w:r>
            <w:r>
              <w:rPr>
                <w:shd w:val="nil" w:color="auto" w:fill="auto"/>
                <w:rtl w:val="0"/>
                <w:lang w:val="en-US"/>
              </w:rPr>
              <w:t>ShowSC interaction</w:t>
            </w:r>
          </w:p>
        </w:tc>
        <w:tc>
          <w:tcPr>
            <w:tcW w:type="dxa" w:w="87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-0.0067</w:t>
            </w:r>
          </w:p>
        </w:tc>
        <w:tc>
          <w:tcPr>
            <w:tcW w:type="dxa" w:w="64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0.083</w:t>
            </w:r>
          </w:p>
        </w:tc>
        <w:tc>
          <w:tcPr>
            <w:tcW w:type="dxa" w:w="776"/>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-0.0806</w:t>
            </w:r>
          </w:p>
        </w:tc>
        <w:tc>
          <w:tcPr>
            <w:tcW w:type="dxa" w:w="77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0.9358</w:t>
            </w:r>
          </w:p>
        </w:tc>
        <w:tc>
          <w:tcPr>
            <w:tcW w:type="dxa" w:w="54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-0.1694</w:t>
            </w:r>
          </w:p>
        </w:tc>
        <w:tc>
          <w:tcPr>
            <w:tcW w:type="dxa" w:w="56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0.1561</w:t>
            </w:r>
          </w:p>
        </w:tc>
        <w:tc>
          <w:tcPr>
            <w:tcW w:type="dxa" w:w="77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0.3571</w:t>
            </w:r>
          </w:p>
        </w:tc>
        <w:tc>
          <w:tcPr>
            <w:tcW w:type="dxa" w:w="64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424</w:t>
            </w:r>
          </w:p>
        </w:tc>
        <w:tc>
          <w:tcPr>
            <w:tcW w:type="dxa" w:w="77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HC3</w:t>
            </w:r>
          </w:p>
        </w:tc>
      </w:tr>
      <w:tr>
        <w:tblPrEx>
          <w:shd w:val="clear" w:color="auto" w:fill="cad1d7"/>
        </w:tblPrEx>
        <w:trPr>
          <w:trHeight w:val="400" w:hRule="atLeast"/>
        </w:trPr>
        <w:tc>
          <w:tcPr>
            <w:tcW w:type="dxa" w:w="146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spec_5_direction_b1</w:t>
            </w:r>
          </w:p>
        </w:tc>
        <w:tc>
          <w:tcPr>
            <w:tcW w:type="dxa" w:w="151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SC_total main effect (positive events)</w:t>
            </w:r>
          </w:p>
        </w:tc>
        <w:tc>
          <w:tcPr>
            <w:tcW w:type="dxa" w:w="87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-0.4283</w:t>
            </w:r>
          </w:p>
        </w:tc>
        <w:tc>
          <w:tcPr>
            <w:tcW w:type="dxa" w:w="64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0.0603</w:t>
            </w:r>
          </w:p>
        </w:tc>
        <w:tc>
          <w:tcPr>
            <w:tcW w:type="dxa" w:w="776"/>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-7.1072</w:t>
            </w:r>
          </w:p>
        </w:tc>
        <w:tc>
          <w:tcPr>
            <w:tcW w:type="dxa" w:w="77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&lt;0.0001</w:t>
            </w:r>
          </w:p>
        </w:tc>
        <w:tc>
          <w:tcPr>
            <w:tcW w:type="dxa" w:w="54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-0.5464</w:t>
            </w:r>
          </w:p>
        </w:tc>
        <w:tc>
          <w:tcPr>
            <w:tcW w:type="dxa" w:w="56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-0.3102</w:t>
            </w:r>
          </w:p>
        </w:tc>
        <w:tc>
          <w:tcPr>
            <w:tcW w:type="dxa" w:w="77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0.3701</w:t>
            </w:r>
          </w:p>
        </w:tc>
        <w:tc>
          <w:tcPr>
            <w:tcW w:type="dxa" w:w="64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424</w:t>
            </w:r>
          </w:p>
        </w:tc>
        <w:tc>
          <w:tcPr>
            <w:tcW w:type="dxa" w:w="77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HC3</w:t>
            </w:r>
          </w:p>
        </w:tc>
      </w:tr>
      <w:tr>
        <w:tblPrEx>
          <w:shd w:val="clear" w:color="auto" w:fill="cad1d7"/>
        </w:tblPrEx>
        <w:trPr>
          <w:trHeight w:val="620" w:hRule="atLeast"/>
        </w:trPr>
        <w:tc>
          <w:tcPr>
            <w:tcW w:type="dxa" w:w="146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spec_5_direction_b3</w:t>
            </w:r>
          </w:p>
        </w:tc>
        <w:tc>
          <w:tcPr>
            <w:tcW w:type="dxa" w:w="151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 xml:space="preserve">SC_total </w:t>
            </w:r>
            <w:r>
              <w:rPr>
                <w:shd w:val="nil" w:color="auto" w:fill="auto"/>
                <w:rtl w:val="0"/>
                <w:lang w:val="en-US"/>
              </w:rPr>
              <w:t xml:space="preserve">× </w:t>
            </w:r>
            <w:r>
              <w:rPr>
                <w:shd w:val="nil" w:color="auto" w:fill="auto"/>
                <w:rtl w:val="0"/>
                <w:lang w:val="en-US"/>
              </w:rPr>
              <w:t>D_neg amplification (negative events)</w:t>
            </w:r>
          </w:p>
        </w:tc>
        <w:tc>
          <w:tcPr>
            <w:tcW w:type="dxa" w:w="87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0.1954</w:t>
            </w:r>
          </w:p>
        </w:tc>
        <w:tc>
          <w:tcPr>
            <w:tcW w:type="dxa" w:w="64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0.3684</w:t>
            </w:r>
          </w:p>
        </w:tc>
        <w:tc>
          <w:tcPr>
            <w:tcW w:type="dxa" w:w="776"/>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0.5305</w:t>
            </w:r>
          </w:p>
        </w:tc>
        <w:tc>
          <w:tcPr>
            <w:tcW w:type="dxa" w:w="77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0.5957</w:t>
            </w:r>
          </w:p>
        </w:tc>
        <w:tc>
          <w:tcPr>
            <w:tcW w:type="dxa" w:w="549"/>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-0.5266</w:t>
            </w:r>
          </w:p>
        </w:tc>
        <w:tc>
          <w:tcPr>
            <w:tcW w:type="dxa" w:w="56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0.9174</w:t>
            </w:r>
          </w:p>
        </w:tc>
        <w:tc>
          <w:tcPr>
            <w:tcW w:type="dxa" w:w="77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0.3701</w:t>
            </w:r>
          </w:p>
        </w:tc>
        <w:tc>
          <w:tcPr>
            <w:tcW w:type="dxa" w:w="64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424</w:t>
            </w:r>
          </w:p>
        </w:tc>
        <w:tc>
          <w:tcPr>
            <w:tcW w:type="dxa" w:w="777"/>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HC3</w:t>
            </w:r>
          </w:p>
        </w:tc>
      </w:tr>
    </w:tbl>
    <w:p>
      <w:pPr>
        <w:pStyle w:val="Body Text"/>
        <w:widowControl w:val="0"/>
        <w:spacing w:line="240" w:lineRule="auto"/>
      </w:pPr>
      <w:bookmarkEnd w:id="171"/>
    </w:p>
    <w:p>
      <w:pPr>
        <w:pStyle w:val="Heading 3"/>
        <w:sectPr>
          <w:headerReference w:type="default" r:id="rId19"/>
          <w:pgSz w:w="12240" w:h="15840" w:orient="portrait"/>
          <w:pgMar w:top="1440" w:right="1440" w:bottom="1440" w:left="1440" w:header="720" w:footer="720"/>
          <w:bidi w:val="0"/>
        </w:sectPr>
      </w:pPr>
      <w:bookmarkStart w:name="testingofhypothesish2" w:id="188"/>
    </w:p>
    <w:p>
      <w:pPr>
        <w:pStyle w:val="Heading 3"/>
      </w:pPr>
      <w:bookmarkEnd w:id="188"/>
      <w:r>
        <w:rPr>
          <w:rFonts w:cs="Arial Unicode MS" w:eastAsia="Arial Unicode MS"/>
          <w:rtl w:val="0"/>
          <w:lang w:val="en-US"/>
        </w:rPr>
        <w:t>5.5.2 Testing of Hypothesis H2</w:t>
      </w:r>
      <w:bookmarkEnd w:id="165"/>
    </w:p>
    <w:p>
      <w:pPr>
        <w:pStyle w:val="First Paragraph"/>
      </w:pPr>
      <w:bookmarkEnd w:id="161"/>
      <w:r>
        <w:rPr>
          <w:b w:val="1"/>
          <w:bCs w:val="1"/>
          <w:rtl w:val="0"/>
          <w:lang w:val="en-US"/>
        </w:rPr>
        <w:t>Step 1. State the null and alternative hypotheses.</w:t>
      </w:r>
      <w:bookmarkEnd w:id="157"/>
    </w:p>
    <w:p>
      <w:pPr>
        <w:pStyle w:val="Body Text"/>
      </w:pPr>
      <w:bookmarkEnd w:id="154"/>
      <w:r>
        <w:rPr>
          <w:rtl w:val="0"/>
          <w:lang w:val="en-US"/>
        </w:rPr>
        <w:t>H2</w:t>
      </w:r>
      <w:bookmarkEnd w:id="153"/>
      <w:r>
        <w:rPr>
          <w:rtl w:val="0"/>
          <w:lang w:val="en-US"/>
        </w:rPr>
        <w:t>₀</w:t>
      </w:r>
      <w:bookmarkEnd w:id="152"/>
      <w:r>
        <w:rPr>
          <w:rtl w:val="0"/>
          <w:lang w:val="en-US"/>
        </w:rPr>
        <w:t>: Introducing the Shock Score for investment decision-making has no statistically significant effect on the risk</w:t>
      </w:r>
      <w:bookmarkEnd w:id="149"/>
      <w:r>
        <w:rPr>
          <w:rtl w:val="0"/>
          <w:lang w:val="en-US"/>
        </w:rPr>
        <w:t>–</w:t>
      </w:r>
      <w:bookmarkEnd w:id="148"/>
      <w:r>
        <w:rPr>
          <w:rtl w:val="0"/>
          <w:lang w:val="en-US"/>
        </w:rPr>
        <w:t>return ratio of the portfolio.</w:t>
      </w:r>
      <w:bookmarkEnd w:id="146"/>
    </w:p>
    <w:p>
      <w:pPr>
        <w:pStyle w:val="Body Text"/>
      </w:pPr>
      <w:bookmarkEnd w:id="145"/>
      <w:r>
        <w:rPr>
          <w:rtl w:val="0"/>
          <w:lang w:val="en-US"/>
        </w:rPr>
        <w:t>H2</w:t>
      </w:r>
      <w:bookmarkEnd w:id="126"/>
      <w:r>
        <w:rPr>
          <w:rtl w:val="0"/>
          <w:lang w:val="en-US"/>
        </w:rPr>
        <w:t>ₐ</w:t>
      </w:r>
      <w:bookmarkEnd w:id="121"/>
      <w:r>
        <w:rPr>
          <w:rtl w:val="0"/>
          <w:lang w:val="en-US"/>
        </w:rPr>
        <w:t>: Introducing the Shock Score for investment decision-making has a statistically significant effect on the risk</w:t>
      </w:r>
      <w:bookmarkEnd w:id="117"/>
      <w:r>
        <w:rPr>
          <w:rtl w:val="0"/>
          <w:lang w:val="en-US"/>
        </w:rPr>
        <w:t>–</w:t>
      </w:r>
      <w:bookmarkEnd w:id="110"/>
      <w:r>
        <w:rPr>
          <w:rtl w:val="0"/>
          <w:lang w:val="en-US"/>
        </w:rPr>
        <w:t>return ratio of the portfolio.</w:t>
      </w:r>
      <w:bookmarkEnd w:id="105"/>
    </w:p>
    <w:p>
      <w:pPr>
        <w:pStyle w:val="Body Text"/>
      </w:pPr>
      <w:bookmarkEnd w:id="87"/>
      <w:r>
        <w:rPr>
          <w:b w:val="1"/>
          <w:bCs w:val="1"/>
          <w:rtl w:val="0"/>
          <w:lang w:val="en-US"/>
        </w:rPr>
        <w:t>Step 2. Select a level of significance.</w:t>
      </w:r>
      <w:bookmarkEnd w:id="82"/>
    </w:p>
    <w:p>
      <w:pPr>
        <w:pStyle w:val="Body Text"/>
      </w:pPr>
      <w:bookmarkEnd w:id="81"/>
      <w:r>
        <w:rPr>
          <w:rtl w:val="0"/>
          <w:lang w:val="en-US"/>
        </w:rPr>
        <w:t>The analysis is conducted at the five percent level of significance (</w:t>
      </w:r>
      <w:bookmarkEnd w:id="80"/>
      <w:r>
        <w:rPr>
          <w:rtl w:val="0"/>
          <w:lang w:val="en-US"/>
        </w:rPr>
        <w:t xml:space="preserve">α </w:t>
      </w:r>
      <w:bookmarkEnd w:id="79"/>
      <w:r>
        <w:rPr>
          <w:rtl w:val="0"/>
          <w:lang w:val="en-US"/>
        </w:rPr>
        <w:t>= 0.05).</w:t>
      </w:r>
      <w:bookmarkEnd w:id="78"/>
    </w:p>
    <w:p>
      <w:pPr>
        <w:pStyle w:val="Body Text"/>
      </w:pPr>
      <w:bookmarkEnd w:id="54"/>
      <w:r>
        <w:rPr>
          <w:b w:val="1"/>
          <w:bCs w:val="1"/>
          <w:rtl w:val="0"/>
          <w:lang w:val="en-US"/>
        </w:rPr>
        <w:t>Step 3. Identify the test statistic.</w:t>
      </w:r>
      <w:bookmarkEnd w:id="53"/>
    </w:p>
    <w:p>
      <w:pPr>
        <w:pStyle w:val="Body Text"/>
      </w:pPr>
      <w:bookmarkEnd w:id="52"/>
      <w:r>
        <w:rPr>
          <w:rtl w:val="0"/>
          <w:lang w:val="en-US"/>
        </w:rPr>
        <w:t xml:space="preserve">The primary test statistic is the t-ratio on the treatment coefficient </w:t>
      </w:r>
      <w:bookmarkEnd w:id="51"/>
      <w:r>
        <w:rPr>
          <w:rtl w:val="0"/>
          <w:lang w:val="en-US"/>
        </w:rPr>
        <w:t xml:space="preserve">τ </w:t>
      </w:r>
      <w:bookmarkEnd w:id="48"/>
      <w:r>
        <w:rPr>
          <w:rtl w:val="0"/>
          <w:lang w:val="en-US"/>
        </w:rPr>
        <w:t xml:space="preserve">in the individual-portfolio regression (Option B, Section 4.5.1). For each of the N = 53 respondents, one portfolio return is computed under ShowSC = 0 and one under ShowSC = 1; </w:t>
      </w:r>
      <w:bookmarkEnd w:id="47"/>
      <w:r>
        <w:rPr>
          <w:rtl w:val="0"/>
          <w:lang w:val="en-US"/>
        </w:rPr>
        <w:t xml:space="preserve">τ </w:t>
      </w:r>
      <w:bookmarkEnd w:id="44"/>
      <w:r>
        <w:rPr>
          <w:rtl w:val="0"/>
          <w:lang w:val="en-US"/>
        </w:rPr>
        <w:t>captures the mean within-respondent difference attributed to Shock Score access. HC3 robust standard errors are applied.</w:t>
      </w:r>
      <w:bookmarkEnd w:id="38"/>
    </w:p>
    <w:p>
      <w:pPr>
        <w:pStyle w:val="Body Text"/>
      </w:pPr>
      <w:bookmarkEnd w:id="36"/>
      <w:r>
        <w:rPr>
          <w:b w:val="1"/>
          <w:bCs w:val="1"/>
          <w:rtl w:val="0"/>
          <w:lang w:val="en-US"/>
        </w:rPr>
        <w:t>Step 4. Formulate a decision rule.</w:t>
      </w:r>
      <w:bookmarkEnd w:id="34"/>
    </w:p>
    <w:p>
      <w:pPr>
        <w:pStyle w:val="Body Text"/>
      </w:pPr>
      <w:bookmarkEnd w:id="27"/>
      <w:r>
        <w:rPr>
          <w:rtl w:val="0"/>
          <w:lang w:val="en-US"/>
        </w:rPr>
        <w:t>Fail to reject H2</w:t>
      </w:r>
      <w:bookmarkEnd w:id="25"/>
      <w:r>
        <w:rPr>
          <w:rtl w:val="0"/>
          <w:lang w:val="en-US"/>
        </w:rPr>
        <w:t xml:space="preserve">₀ </w:t>
      </w:r>
      <w:bookmarkEnd w:id="22"/>
      <w:r>
        <w:rPr>
          <w:rtl w:val="0"/>
          <w:lang w:val="en-US"/>
        </w:rPr>
        <w:t xml:space="preserve">if the two-tailed p-value associated with </w:t>
      </w:r>
      <w:bookmarkEnd w:id="19"/>
      <w:r>
        <w:rPr>
          <w:rtl w:val="0"/>
          <w:lang w:val="en-US"/>
        </w:rPr>
        <w:t xml:space="preserve">τ </w:t>
      </w:r>
      <w:bookmarkEnd w:id="18"/>
      <w:r>
        <w:rPr>
          <w:rtl w:val="0"/>
          <w:lang w:val="en-US"/>
        </w:rPr>
        <w:t>is greater than or equal to 0.05. Support for the alternative hypothesis H2</w:t>
      </w:r>
      <w:bookmarkEnd w:id="15"/>
      <w:r>
        <w:rPr>
          <w:rtl w:val="0"/>
          <w:lang w:val="en-US"/>
        </w:rPr>
        <w:t xml:space="preserve">ₐ </w:t>
      </w:r>
      <w:bookmarkEnd w:id="11"/>
      <w:r>
        <w:rPr>
          <w:rtl w:val="0"/>
          <w:lang w:val="en-US"/>
        </w:rPr>
        <w:t>is indicated if p &lt; 0.05.</w:t>
      </w:r>
    </w:p>
    <w:p>
      <w:pPr>
        <w:pStyle w:val="Body Text"/>
      </w:pPr>
      <w:r>
        <w:rPr>
          <w:b w:val="1"/>
          <w:bCs w:val="1"/>
          <w:rtl w:val="0"/>
          <w:lang w:val="en-US"/>
        </w:rPr>
        <w:t>Step 5. Arrive at a decision.</w:t>
      </w:r>
    </w:p>
    <w:p>
      <w:pPr>
        <w:pStyle w:val="Body Text"/>
      </w:pPr>
      <w:r>
        <w:rPr>
          <w:rtl w:val="0"/>
          <w:lang w:val="en-US"/>
        </w:rPr>
        <w:t xml:space="preserve">At the </w:t>
      </w:r>
      <w:r>
        <w:rPr>
          <w:rtl w:val="0"/>
          <w:lang w:val="en-US"/>
        </w:rPr>
        <w:t xml:space="preserve">α </w:t>
      </w:r>
      <w:r>
        <w:rPr>
          <w:rtl w:val="0"/>
          <w:lang w:val="en-US"/>
        </w:rPr>
        <w:t>= 0.05 level of significance, the evidence fails to reject the null hypothesis H2</w:t>
      </w:r>
      <w:r>
        <w:rPr>
          <w:rtl w:val="0"/>
          <w:lang w:val="en-US"/>
        </w:rPr>
        <w:t>₀</w:t>
      </w:r>
      <w:r>
        <w:rPr>
          <w:rtl w:val="0"/>
          <w:lang w:val="en-US"/>
        </w:rPr>
        <w:t xml:space="preserve">. Hypothesis H2 is tested using individual-portfolio regressions (Option B). Per respondent, portfolio returns are constructed from NRS-weighted horizon returns across the four scenarios assigned to each condition. The estimated treatment effect on portfolio return is </w:t>
      </w:r>
      <w:r>
        <w:rPr>
          <w:rtl w:val="0"/>
          <w:lang w:val="en-US"/>
        </w:rPr>
        <w:t xml:space="preserve">τ </w:t>
      </w:r>
      <w:r>
        <w:rPr>
          <w:rtl w:val="0"/>
          <w:lang w:val="en-US"/>
        </w:rPr>
        <w:t>= -0.1584 (robust SE = 0.4826, t = -0.3281, p = 0.7428, 95% CI [-1.1043, 0.7876]; Cohen</w:t>
      </w:r>
      <w:r>
        <w:rPr>
          <w:rtl w:val="0"/>
          <w:lang w:val="en-US"/>
        </w:rPr>
        <w:t>’</w:t>
      </w:r>
      <w:r>
        <w:rPr>
          <w:rtl w:val="0"/>
          <w:lang w:val="en-US"/>
        </w:rPr>
        <w:t xml:space="preserve">s d = -0.0591). No statistically significant difference in portfolio outcomes between the treatment and control conditions was found. Validation on a larger professional sample is recommended. The collective portfolio analysis (Option A, descriptive only; </w:t>
      </w:r>
      <w:r>
        <w:rPr>
          <w:b w:val="1"/>
          <w:bCs w:val="1"/>
          <w:rtl w:val="0"/>
          <w:lang w:val="en-US"/>
        </w:rPr>
        <w:t xml:space="preserve">caution: both portfolios draw from the same respondent pool </w:t>
      </w:r>
      <w:r>
        <w:rPr>
          <w:b w:val="1"/>
          <w:bCs w:val="1"/>
          <w:rtl w:val="0"/>
          <w:lang w:val="en-US"/>
        </w:rPr>
        <w:t xml:space="preserve">– </w:t>
      </w:r>
      <w:r>
        <w:rPr>
          <w:b w:val="1"/>
          <w:bCs w:val="1"/>
          <w:rtl w:val="0"/>
          <w:lang w:val="en-US"/>
        </w:rPr>
        <w:t>inference is non-independent</w:t>
      </w:r>
      <w:r>
        <w:rPr>
          <w:rtl w:val="0"/>
          <w:lang w:val="en-US"/>
        </w:rPr>
        <w:t>) yields a return of 1.8986% for the control condition and 1.4642% for the treatment condition, corresponding to a return differential of -0.4344%. On an assumed AUM of $100M, the ShowSC=1 collective portfolio generated a dollar return differential of $-434,400 relative to the ShowSC=0 portfolio over the evaluation window.</w:t>
      </w:r>
    </w:p>
    <w:p>
      <w:pPr>
        <w:pStyle w:val="Body Text"/>
      </w:pPr>
      <w:r>
        <w:rPr>
          <w:b w:val="1"/>
          <w:bCs w:val="1"/>
          <w:rtl w:val="0"/>
          <w:lang w:val="en-US"/>
        </w:rPr>
        <w:t>Table 5.9</w:t>
      </w:r>
    </w:p>
    <w:p>
      <w:pPr>
        <w:pStyle w:val="Body Text"/>
      </w:pPr>
      <w:r>
        <w:rPr>
          <w:i w:val="1"/>
          <w:iCs w:val="1"/>
          <w:rtl w:val="0"/>
          <w:lang w:val="en-US"/>
        </w:rPr>
        <w:t>H2 Portfolio Analysis Results</w:t>
      </w:r>
    </w:p>
    <w:tbl>
      <w:tblPr>
        <w:tblW w:w="99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161"/>
        <w:gridCol w:w="1228"/>
        <w:gridCol w:w="781"/>
        <w:gridCol w:w="781"/>
        <w:gridCol w:w="780"/>
        <w:gridCol w:w="780"/>
        <w:gridCol w:w="780"/>
        <w:gridCol w:w="780"/>
        <w:gridCol w:w="780"/>
        <w:gridCol w:w="780"/>
        <w:gridCol w:w="535"/>
        <w:gridCol w:w="810"/>
      </w:tblGrid>
      <w:tr>
        <w:tblPrEx>
          <w:shd w:val="clear" w:color="auto" w:fill="156082"/>
        </w:tblPrEx>
        <w:trPr>
          <w:trHeight w:val="375" w:hRule="atLeast"/>
          <w:tblHeader/>
        </w:trPr>
        <w:tc>
          <w:tcPr>
            <w:tcW w:type="dxa" w:w="1161"/>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z w:val="16"/>
                <w:szCs w:val="16"/>
                <w:shd w:val="nil" w:color="auto" w:fill="auto"/>
                <w:rtl w:val="0"/>
                <w:lang w:val="en-US"/>
              </w:rPr>
              <w:t>method</w:t>
            </w:r>
          </w:p>
        </w:tc>
        <w:tc>
          <w:tcPr>
            <w:tcW w:type="dxa" w:w="1228"/>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z w:val="16"/>
                <w:szCs w:val="16"/>
                <w:shd w:val="nil" w:color="auto" w:fill="auto"/>
                <w:rtl w:val="0"/>
                <w:lang w:val="en-US"/>
              </w:rPr>
              <w:t>outcome</w:t>
            </w:r>
          </w:p>
        </w:tc>
        <w:tc>
          <w:tcPr>
            <w:tcW w:type="dxa" w:w="781"/>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z w:val="16"/>
                <w:szCs w:val="16"/>
                <w:shd w:val="nil" w:color="auto" w:fill="auto"/>
                <w:rtl w:val="0"/>
                <w:lang w:val="en-US"/>
              </w:rPr>
              <w:t>tau</w:t>
            </w:r>
          </w:p>
        </w:tc>
        <w:tc>
          <w:tcPr>
            <w:tcW w:type="dxa" w:w="781"/>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z w:val="16"/>
                <w:szCs w:val="16"/>
                <w:shd w:val="nil" w:color="auto" w:fill="auto"/>
                <w:rtl w:val="0"/>
                <w:lang w:val="en-US"/>
              </w:rPr>
              <w:t>se</w:t>
            </w:r>
          </w:p>
        </w:tc>
        <w:tc>
          <w:tcPr>
            <w:tcW w:type="dxa" w:w="780"/>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z w:val="16"/>
                <w:szCs w:val="16"/>
                <w:shd w:val="nil" w:color="auto" w:fill="auto"/>
                <w:rtl w:val="0"/>
                <w:lang w:val="en-US"/>
              </w:rPr>
              <w:t>t</w:t>
            </w:r>
          </w:p>
        </w:tc>
        <w:tc>
          <w:tcPr>
            <w:tcW w:type="dxa" w:w="780"/>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z w:val="16"/>
                <w:szCs w:val="16"/>
                <w:shd w:val="nil" w:color="auto" w:fill="auto"/>
                <w:rtl w:val="0"/>
                <w:lang w:val="en-US"/>
              </w:rPr>
              <w:t>p</w:t>
            </w:r>
          </w:p>
        </w:tc>
        <w:tc>
          <w:tcPr>
            <w:tcW w:type="dxa" w:w="780"/>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z w:val="16"/>
                <w:szCs w:val="16"/>
                <w:shd w:val="nil" w:color="auto" w:fill="auto"/>
                <w:rtl w:val="0"/>
                <w:lang w:val="en-US"/>
              </w:rPr>
              <w:t>ci_lo</w:t>
            </w:r>
          </w:p>
        </w:tc>
        <w:tc>
          <w:tcPr>
            <w:tcW w:type="dxa" w:w="780"/>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z w:val="16"/>
                <w:szCs w:val="16"/>
                <w:shd w:val="nil" w:color="auto" w:fill="auto"/>
                <w:rtl w:val="0"/>
                <w:lang w:val="en-US"/>
              </w:rPr>
              <w:t>ci_hi</w:t>
            </w:r>
          </w:p>
        </w:tc>
        <w:tc>
          <w:tcPr>
            <w:tcW w:type="dxa" w:w="780"/>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z w:val="16"/>
                <w:szCs w:val="16"/>
                <w:shd w:val="nil" w:color="auto" w:fill="auto"/>
                <w:rtl w:val="0"/>
                <w:lang w:val="en-US"/>
              </w:rPr>
              <w:t>cohens_d</w:t>
            </w:r>
          </w:p>
        </w:tc>
        <w:tc>
          <w:tcPr>
            <w:tcW w:type="dxa" w:w="780"/>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z w:val="16"/>
                <w:szCs w:val="16"/>
                <w:shd w:val="nil" w:color="auto" w:fill="auto"/>
                <w:rtl w:val="0"/>
                <w:lang w:val="en-US"/>
              </w:rPr>
              <w:t>r2</w:t>
            </w:r>
          </w:p>
        </w:tc>
        <w:tc>
          <w:tcPr>
            <w:tcW w:type="dxa" w:w="535"/>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z w:val="16"/>
                <w:szCs w:val="16"/>
                <w:shd w:val="nil" w:color="auto" w:fill="auto"/>
                <w:rtl w:val="0"/>
                <w:lang w:val="en-US"/>
              </w:rPr>
              <w:t>n</w:t>
            </w:r>
          </w:p>
        </w:tc>
        <w:tc>
          <w:tcPr>
            <w:tcW w:type="dxa" w:w="810"/>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z w:val="16"/>
                <w:szCs w:val="16"/>
                <w:shd w:val="nil" w:color="auto" w:fill="auto"/>
                <w:rtl w:val="0"/>
                <w:lang w:val="en-US"/>
              </w:rPr>
              <w:t>h2_supported</w:t>
            </w:r>
          </w:p>
        </w:tc>
      </w:tr>
      <w:tr>
        <w:tblPrEx>
          <w:shd w:val="clear" w:color="auto" w:fill="cad1d7"/>
        </w:tblPrEx>
        <w:trPr>
          <w:trHeight w:val="375" w:hRule="atLeast"/>
        </w:trPr>
        <w:tc>
          <w:tcPr>
            <w:tcW w:type="dxa" w:w="116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z w:val="16"/>
                <w:szCs w:val="16"/>
                <w:shd w:val="nil" w:color="auto" w:fill="auto"/>
                <w:rtl w:val="0"/>
                <w:lang w:val="en-US"/>
              </w:rPr>
              <w:t>option_b_individual</w:t>
            </w:r>
          </w:p>
        </w:tc>
        <w:tc>
          <w:tcPr>
            <w:tcW w:type="dxa" w:w="122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z w:val="16"/>
                <w:szCs w:val="16"/>
                <w:shd w:val="nil" w:color="auto" w:fill="auto"/>
                <w:rtl w:val="0"/>
                <w:lang w:val="en-US"/>
              </w:rPr>
              <w:t>portfolio_return</w:t>
            </w:r>
          </w:p>
        </w:tc>
        <w:tc>
          <w:tcPr>
            <w:tcW w:type="dxa" w:w="78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z w:val="16"/>
                <w:szCs w:val="16"/>
                <w:shd w:val="nil" w:color="auto" w:fill="auto"/>
                <w:rtl w:val="0"/>
                <w:lang w:val="en-US"/>
              </w:rPr>
              <w:t>-0.1584</w:t>
            </w:r>
          </w:p>
        </w:tc>
        <w:tc>
          <w:tcPr>
            <w:tcW w:type="dxa" w:w="78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z w:val="16"/>
                <w:szCs w:val="16"/>
                <w:shd w:val="nil" w:color="auto" w:fill="auto"/>
                <w:rtl w:val="0"/>
                <w:lang w:val="en-US"/>
              </w:rPr>
              <w:t>0.4826</w:t>
            </w:r>
          </w:p>
        </w:tc>
        <w:tc>
          <w:tcPr>
            <w:tcW w:type="dxa" w:w="78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z w:val="16"/>
                <w:szCs w:val="16"/>
                <w:shd w:val="nil" w:color="auto" w:fill="auto"/>
                <w:rtl w:val="0"/>
                <w:lang w:val="en-US"/>
              </w:rPr>
              <w:t>-0.3281</w:t>
            </w:r>
          </w:p>
        </w:tc>
        <w:tc>
          <w:tcPr>
            <w:tcW w:type="dxa" w:w="78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z w:val="16"/>
                <w:szCs w:val="16"/>
                <w:shd w:val="nil" w:color="auto" w:fill="auto"/>
                <w:rtl w:val="0"/>
                <w:lang w:val="en-US"/>
              </w:rPr>
              <w:t>0.7428</w:t>
            </w:r>
          </w:p>
        </w:tc>
        <w:tc>
          <w:tcPr>
            <w:tcW w:type="dxa" w:w="78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z w:val="16"/>
                <w:szCs w:val="16"/>
                <w:shd w:val="nil" w:color="auto" w:fill="auto"/>
                <w:rtl w:val="0"/>
                <w:lang w:val="en-US"/>
              </w:rPr>
              <w:t>-1.1043</w:t>
            </w:r>
          </w:p>
        </w:tc>
        <w:tc>
          <w:tcPr>
            <w:tcW w:type="dxa" w:w="78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z w:val="16"/>
                <w:szCs w:val="16"/>
                <w:shd w:val="nil" w:color="auto" w:fill="auto"/>
                <w:rtl w:val="0"/>
                <w:lang w:val="en-US"/>
              </w:rPr>
              <w:t>0.7876</w:t>
            </w:r>
          </w:p>
        </w:tc>
        <w:tc>
          <w:tcPr>
            <w:tcW w:type="dxa" w:w="78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z w:val="16"/>
                <w:szCs w:val="16"/>
                <w:shd w:val="nil" w:color="auto" w:fill="auto"/>
                <w:rtl w:val="0"/>
                <w:lang w:val="en-US"/>
              </w:rPr>
              <w:t>-0.0591</w:t>
            </w:r>
          </w:p>
        </w:tc>
        <w:tc>
          <w:tcPr>
            <w:tcW w:type="dxa" w:w="78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z w:val="16"/>
                <w:szCs w:val="16"/>
                <w:shd w:val="nil" w:color="auto" w:fill="auto"/>
                <w:rtl w:val="0"/>
                <w:lang w:val="en-US"/>
              </w:rPr>
              <w:t>0.2151</w:t>
            </w:r>
          </w:p>
        </w:tc>
        <w:tc>
          <w:tcPr>
            <w:tcW w:type="dxa" w:w="53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z w:val="16"/>
                <w:szCs w:val="16"/>
                <w:shd w:val="nil" w:color="auto" w:fill="auto"/>
                <w:rtl w:val="0"/>
                <w:lang w:val="en-US"/>
              </w:rPr>
              <w:t>106</w:t>
            </w:r>
          </w:p>
        </w:tc>
        <w:tc>
          <w:tcPr>
            <w:tcW w:type="dxa" w:w="81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z w:val="16"/>
                <w:szCs w:val="16"/>
                <w:shd w:val="nil" w:color="auto" w:fill="auto"/>
                <w:rtl w:val="0"/>
                <w:lang w:val="en-US"/>
              </w:rPr>
              <w:t>False</w:t>
            </w:r>
          </w:p>
        </w:tc>
      </w:tr>
      <w:tr>
        <w:tblPrEx>
          <w:shd w:val="clear" w:color="auto" w:fill="cad1d7"/>
        </w:tblPrEx>
        <w:trPr>
          <w:trHeight w:val="365" w:hRule="atLeast"/>
        </w:trPr>
        <w:tc>
          <w:tcPr>
            <w:tcW w:type="dxa" w:w="116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z w:val="16"/>
                <w:szCs w:val="16"/>
                <w:shd w:val="nil" w:color="auto" w:fill="auto"/>
                <w:rtl w:val="0"/>
                <w:lang w:val="en-US"/>
              </w:rPr>
              <w:t>option_b_individual</w:t>
            </w:r>
          </w:p>
        </w:tc>
        <w:tc>
          <w:tcPr>
            <w:tcW w:type="dxa" w:w="122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z w:val="16"/>
                <w:szCs w:val="16"/>
                <w:shd w:val="nil" w:color="auto" w:fill="auto"/>
                <w:rtl w:val="0"/>
                <w:lang w:val="en-US"/>
              </w:rPr>
              <w:t>sharpe_ratio</w:t>
            </w:r>
          </w:p>
        </w:tc>
        <w:tc>
          <w:tcPr>
            <w:tcW w:type="dxa" w:w="78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z w:val="16"/>
                <w:szCs w:val="16"/>
                <w:shd w:val="nil" w:color="auto" w:fill="auto"/>
                <w:rtl w:val="0"/>
                <w:lang w:val="en-US"/>
              </w:rPr>
              <w:t>0.879</w:t>
            </w:r>
          </w:p>
        </w:tc>
        <w:tc>
          <w:tcPr>
            <w:tcW w:type="dxa" w:w="78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z w:val="16"/>
                <w:szCs w:val="16"/>
                <w:shd w:val="nil" w:color="auto" w:fill="auto"/>
                <w:rtl w:val="0"/>
                <w:lang w:val="en-US"/>
              </w:rPr>
              <w:t>1.6994</w:t>
            </w:r>
          </w:p>
        </w:tc>
        <w:tc>
          <w:tcPr>
            <w:tcW w:type="dxa" w:w="78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z w:val="16"/>
                <w:szCs w:val="16"/>
                <w:shd w:val="nil" w:color="auto" w:fill="auto"/>
                <w:rtl w:val="0"/>
                <w:lang w:val="en-US"/>
              </w:rPr>
              <w:t>0.5173</w:t>
            </w:r>
          </w:p>
        </w:tc>
        <w:tc>
          <w:tcPr>
            <w:tcW w:type="dxa" w:w="78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z w:val="16"/>
                <w:szCs w:val="16"/>
                <w:shd w:val="nil" w:color="auto" w:fill="auto"/>
                <w:rtl w:val="0"/>
                <w:lang w:val="en-US"/>
              </w:rPr>
              <w:t>0.6050</w:t>
            </w:r>
          </w:p>
        </w:tc>
        <w:tc>
          <w:tcPr>
            <w:tcW w:type="dxa" w:w="78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z w:val="16"/>
                <w:szCs w:val="16"/>
                <w:shd w:val="nil" w:color="auto" w:fill="auto"/>
                <w:rtl w:val="0"/>
                <w:lang w:val="en-US"/>
              </w:rPr>
              <w:t>-2.4516</w:t>
            </w:r>
          </w:p>
        </w:tc>
        <w:tc>
          <w:tcPr>
            <w:tcW w:type="dxa" w:w="78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z w:val="16"/>
                <w:szCs w:val="16"/>
                <w:shd w:val="nil" w:color="auto" w:fill="auto"/>
                <w:rtl w:val="0"/>
                <w:lang w:val="en-US"/>
              </w:rPr>
              <w:t>4.2097</w:t>
            </w:r>
          </w:p>
        </w:tc>
        <w:tc>
          <w:tcPr>
            <w:tcW w:type="dxa" w:w="78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z w:val="16"/>
                <w:szCs w:val="16"/>
                <w:shd w:val="nil" w:color="auto" w:fill="auto"/>
                <w:rtl w:val="0"/>
                <w:lang w:val="en-US"/>
              </w:rPr>
              <w:t>0.0712</w:t>
            </w:r>
          </w:p>
        </w:tc>
        <w:tc>
          <w:tcPr>
            <w:tcW w:type="dxa" w:w="78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z w:val="16"/>
                <w:szCs w:val="16"/>
                <w:shd w:val="nil" w:color="auto" w:fill="auto"/>
                <w:rtl w:val="0"/>
                <w:lang w:val="en-US"/>
              </w:rPr>
              <w:t>0.5366</w:t>
            </w:r>
          </w:p>
        </w:tc>
        <w:tc>
          <w:tcPr>
            <w:tcW w:type="dxa" w:w="53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z w:val="16"/>
                <w:szCs w:val="16"/>
                <w:shd w:val="nil" w:color="auto" w:fill="auto"/>
                <w:rtl w:val="0"/>
                <w:lang w:val="en-US"/>
              </w:rPr>
              <w:t>106</w:t>
            </w:r>
          </w:p>
        </w:tc>
        <w:tc>
          <w:tcPr>
            <w:tcW w:type="dxa" w:w="81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z w:val="16"/>
                <w:szCs w:val="16"/>
                <w:shd w:val="nil" w:color="auto" w:fill="auto"/>
                <w:rtl w:val="0"/>
                <w:lang w:val="en-US"/>
              </w:rPr>
              <w:t>False</w:t>
            </w:r>
          </w:p>
        </w:tc>
      </w:tr>
      <w:tr>
        <w:tblPrEx>
          <w:shd w:val="clear" w:color="auto" w:fill="cad1d7"/>
        </w:tblPrEx>
        <w:trPr>
          <w:trHeight w:val="365" w:hRule="atLeast"/>
        </w:trPr>
        <w:tc>
          <w:tcPr>
            <w:tcW w:type="dxa" w:w="116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z w:val="16"/>
                <w:szCs w:val="16"/>
                <w:shd w:val="nil" w:color="auto" w:fill="auto"/>
                <w:rtl w:val="0"/>
                <w:lang w:val="en-US"/>
              </w:rPr>
              <w:t>option_b_individual</w:t>
            </w:r>
          </w:p>
        </w:tc>
        <w:tc>
          <w:tcPr>
            <w:tcW w:type="dxa" w:w="1228"/>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z w:val="16"/>
                <w:szCs w:val="16"/>
                <w:shd w:val="nil" w:color="auto" w:fill="auto"/>
                <w:rtl w:val="0"/>
                <w:lang w:val="en-US"/>
              </w:rPr>
              <w:t>sortino_ratio</w:t>
            </w:r>
          </w:p>
        </w:tc>
        <w:tc>
          <w:tcPr>
            <w:tcW w:type="dxa" w:w="78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z w:val="16"/>
                <w:szCs w:val="16"/>
                <w:shd w:val="nil" w:color="auto" w:fill="auto"/>
                <w:rtl w:val="0"/>
                <w:lang w:val="en-US"/>
              </w:rPr>
              <w:t>9.4847</w:t>
            </w:r>
          </w:p>
        </w:tc>
        <w:tc>
          <w:tcPr>
            <w:tcW w:type="dxa" w:w="78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z w:val="16"/>
                <w:szCs w:val="16"/>
                <w:shd w:val="nil" w:color="auto" w:fill="auto"/>
                <w:rtl w:val="0"/>
                <w:lang w:val="en-US"/>
              </w:rPr>
              <w:t>36.2226</w:t>
            </w:r>
          </w:p>
        </w:tc>
        <w:tc>
          <w:tcPr>
            <w:tcW w:type="dxa" w:w="78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z w:val="16"/>
                <w:szCs w:val="16"/>
                <w:shd w:val="nil" w:color="auto" w:fill="auto"/>
                <w:rtl w:val="0"/>
                <w:lang w:val="en-US"/>
              </w:rPr>
              <w:t>0.2618</w:t>
            </w:r>
          </w:p>
        </w:tc>
        <w:tc>
          <w:tcPr>
            <w:tcW w:type="dxa" w:w="78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z w:val="16"/>
                <w:szCs w:val="16"/>
                <w:shd w:val="nil" w:color="auto" w:fill="auto"/>
                <w:rtl w:val="0"/>
                <w:lang w:val="en-US"/>
              </w:rPr>
              <w:t>0.7934</w:t>
            </w:r>
          </w:p>
        </w:tc>
        <w:tc>
          <w:tcPr>
            <w:tcW w:type="dxa" w:w="78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z w:val="16"/>
                <w:szCs w:val="16"/>
                <w:shd w:val="nil" w:color="auto" w:fill="auto"/>
                <w:rtl w:val="0"/>
                <w:lang w:val="en-US"/>
              </w:rPr>
              <w:t>-61.5102</w:t>
            </w:r>
          </w:p>
        </w:tc>
        <w:tc>
          <w:tcPr>
            <w:tcW w:type="dxa" w:w="78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z w:val="16"/>
                <w:szCs w:val="16"/>
                <w:shd w:val="nil" w:color="auto" w:fill="auto"/>
                <w:rtl w:val="0"/>
                <w:lang w:val="en-US"/>
              </w:rPr>
              <w:t>80.4797</w:t>
            </w:r>
          </w:p>
        </w:tc>
        <w:tc>
          <w:tcPr>
            <w:tcW w:type="dxa" w:w="78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z w:val="16"/>
                <w:szCs w:val="16"/>
                <w:shd w:val="nil" w:color="auto" w:fill="auto"/>
                <w:rtl w:val="0"/>
                <w:lang w:val="en-US"/>
              </w:rPr>
              <w:t>0.1011</w:t>
            </w:r>
          </w:p>
        </w:tc>
        <w:tc>
          <w:tcPr>
            <w:tcW w:type="dxa" w:w="78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z w:val="16"/>
                <w:szCs w:val="16"/>
                <w:shd w:val="nil" w:color="auto" w:fill="auto"/>
                <w:rtl w:val="0"/>
                <w:lang w:val="en-US"/>
              </w:rPr>
              <w:t>0.0027</w:t>
            </w:r>
          </w:p>
        </w:tc>
        <w:tc>
          <w:tcPr>
            <w:tcW w:type="dxa" w:w="535"/>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z w:val="16"/>
                <w:szCs w:val="16"/>
                <w:shd w:val="nil" w:color="auto" w:fill="auto"/>
                <w:rtl w:val="0"/>
                <w:lang w:val="en-US"/>
              </w:rPr>
              <w:t>29</w:t>
            </w:r>
          </w:p>
        </w:tc>
        <w:tc>
          <w:tcPr>
            <w:tcW w:type="dxa" w:w="81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z w:val="16"/>
                <w:szCs w:val="16"/>
                <w:shd w:val="nil" w:color="auto" w:fill="auto"/>
                <w:rtl w:val="0"/>
                <w:lang w:val="en-US"/>
              </w:rPr>
              <w:t>False</w:t>
            </w:r>
          </w:p>
        </w:tc>
      </w:tr>
    </w:tbl>
    <w:p>
      <w:pPr>
        <w:pStyle w:val="Body Text"/>
        <w:widowControl w:val="0"/>
        <w:spacing w:line="240" w:lineRule="auto"/>
      </w:pPr>
    </w:p>
    <w:p>
      <w:pPr>
        <w:pStyle w:val="Body Text"/>
      </w:pPr>
      <w:r>
        <w:rPr>
          <w:i w:val="1"/>
          <w:iCs w:val="1"/>
          <w:rtl w:val="0"/>
          <w:lang w:val="en-US"/>
        </w:rPr>
        <w:t>Note.</w:t>
      </w:r>
      <w:r>
        <w:rPr>
          <w:rtl w:val="0"/>
          <w:lang w:val="en-US"/>
        </w:rPr>
        <w:t xml:space="preserve"> The Sortino ratio</w:t>
      </w:r>
      <w:ins w:id="189" w:date="2026-06-01T22:07:43Z" w:author="Stefano Canossa">
        <w:r>
          <w:rPr>
            <w:rtl w:val="0"/>
            <w:lang w:val="de-DE"/>
          </w:rPr>
          <w:t xml:space="preserve"> (add references)</w:t>
        </w:r>
      </w:ins>
      <w:r>
        <w:rPr>
          <w:rtl w:val="0"/>
          <w:lang w:val="en-US"/>
        </w:rPr>
        <w:t xml:space="preserve"> is computed only for respondent-condition pairs that yield at least one negative portfolio return; in the current sample this applies to 97 of 106 respondent-condition pairs. The collective portfolios in the descriptive Option A analysis are constructed from the same respondent pool, so no causal inference should be drawn from Option A alone; it is presented for institutional illustration only.</w:t>
      </w:r>
    </w:p>
    <w:p>
      <w:pPr>
        <w:pStyle w:val="Body"/>
        <w:spacing w:line="240" w:lineRule="auto"/>
      </w:pPr>
      <w:r>
        <w:rPr>
          <w:rFonts w:ascii="Arial Unicode MS" w:cs="Arial Unicode MS" w:hAnsi="Arial Unicode MS" w:eastAsia="Arial Unicode MS"/>
          <w:b w:val="0"/>
          <w:bCs w:val="0"/>
          <w:i w:val="0"/>
          <w:iCs w:val="0"/>
        </w:rPr>
        <w:br w:type="page"/>
      </w:r>
    </w:p>
    <w:p>
      <w:pPr>
        <w:pStyle w:val="Body Text"/>
      </w:pPr>
      <w:r>
        <w:rPr>
          <w:b w:val="1"/>
          <w:bCs w:val="1"/>
          <w:rtl w:val="0"/>
          <w:lang w:val="en-US"/>
        </w:rPr>
        <w:t>Figure 5.7</w:t>
      </w:r>
    </w:p>
    <w:p>
      <w:pPr>
        <w:pStyle w:val="Body Text"/>
      </w:pPr>
      <w:r>
        <w:rPr>
          <w:i w:val="1"/>
          <w:iCs w:val="1"/>
          <w:rtl w:val="0"/>
          <w:lang w:val="en-US"/>
        </w:rPr>
        <w:t>Sharpe Ratio Comparison Across Experimental Conditions</w:t>
      </w:r>
    </w:p>
    <w:p>
      <w:pPr>
        <w:pStyle w:val="Captioned Figure"/>
      </w:pPr>
      <w:r>
        <w:drawing xmlns:a="http://schemas.openxmlformats.org/drawingml/2006/main">
          <wp:inline distT="0" distB="0" distL="0" distR="0">
            <wp:extent cx="5943600" cy="2438742"/>
            <wp:effectExtent l="0" t="0" r="0" b="0"/>
            <wp:docPr id="1073741836" name="officeArt object" descr="Sharpe comparison"/>
            <wp:cNvGraphicFramePr/>
            <a:graphic xmlns:a="http://schemas.openxmlformats.org/drawingml/2006/main">
              <a:graphicData uri="http://schemas.openxmlformats.org/drawingml/2006/picture">
                <pic:pic xmlns:pic="http://schemas.openxmlformats.org/drawingml/2006/picture">
                  <pic:nvPicPr>
                    <pic:cNvPr id="1073741836" name="Sharpe comparison" descr="Sharpe comparison"/>
                    <pic:cNvPicPr>
                      <a:picLocks noChangeAspect="1"/>
                    </pic:cNvPicPr>
                  </pic:nvPicPr>
                  <pic:blipFill>
                    <a:blip r:embed="rId20">
                      <a:extLst/>
                    </a:blip>
                    <a:stretch>
                      <a:fillRect/>
                    </a:stretch>
                  </pic:blipFill>
                  <pic:spPr>
                    <a:xfrm>
                      <a:off x="0" y="0"/>
                      <a:ext cx="5943600" cy="2438742"/>
                    </a:xfrm>
                    <a:prstGeom prst="rect">
                      <a:avLst/>
                    </a:prstGeom>
                    <a:ln w="12700" cap="flat">
                      <a:noFill/>
                      <a:miter lim="400000"/>
                    </a:ln>
                    <a:effectLst/>
                  </pic:spPr>
                </pic:pic>
              </a:graphicData>
            </a:graphic>
          </wp:inline>
        </w:drawing>
      </w:r>
    </w:p>
    <w:p>
      <w:pPr>
        <w:pStyle w:val="Image Caption"/>
      </w:pPr>
      <w:r>
        <w:rPr>
          <w:rtl w:val="0"/>
          <w:lang w:val="en-US"/>
        </w:rPr>
        <w:t>Sharpe comparison</w:t>
      </w:r>
    </w:p>
    <w:p>
      <w:pPr>
        <w:pStyle w:val="Body Text"/>
      </w:pPr>
      <w:r>
        <w:rPr>
          <w:i w:val="1"/>
          <w:iCs w:val="1"/>
          <w:rtl w:val="0"/>
          <w:lang w:val="en-US"/>
        </w:rPr>
        <w:t>Note.</w:t>
      </w:r>
      <w:r>
        <w:rPr>
          <w:rtl w:val="0"/>
          <w:lang w:val="en-US"/>
        </w:rPr>
        <w:t xml:space="preserve"> Sharpe ratio</w:t>
      </w:r>
      <w:del w:id="190" w:date="2026-06-01T22:08:03Z" w:author="Stefano Canossa">
        <w:r>
          <w:rPr>
            <w:rtl w:val="0"/>
            <w:lang w:val="en-US"/>
          </w:rPr>
          <w:delText>s</w:delText>
        </w:r>
      </w:del>
      <w:r>
        <w:rPr>
          <w:rtl w:val="0"/>
          <w:lang w:val="en-US"/>
        </w:rPr>
        <w:t xml:space="preserve"> </w:t>
      </w:r>
      <w:ins w:id="191" w:date="2026-06-01T22:08:09Z" w:author="Stefano Canossa">
        <w:r>
          <w:rPr>
            <w:rtl w:val="0"/>
            <w:lang w:val="de-DE"/>
          </w:rPr>
          <w:t xml:space="preserve">(add reference) </w:t>
        </w:r>
      </w:ins>
      <w:r>
        <w:rPr>
          <w:rtl w:val="0"/>
          <w:lang w:val="en-US"/>
        </w:rPr>
        <w:t>computed per respondent-condition pair from NRS-weighted simulated portfolio returns. Original figure by the author.</w:t>
      </w:r>
    </w:p>
    <w:p>
      <w:pPr>
        <w:pStyle w:val="Body"/>
        <w:spacing w:line="240" w:lineRule="auto"/>
      </w:pPr>
      <w:r>
        <w:rPr>
          <w:rFonts w:ascii="Arial Unicode MS" w:cs="Arial Unicode MS" w:hAnsi="Arial Unicode MS" w:eastAsia="Arial Unicode MS"/>
          <w:b w:val="0"/>
          <w:bCs w:val="0"/>
          <w:i w:val="0"/>
          <w:iCs w:val="0"/>
        </w:rPr>
        <w:br w:type="page"/>
      </w:r>
    </w:p>
    <w:p>
      <w:pPr>
        <w:pStyle w:val="Body Text"/>
      </w:pPr>
      <w:r>
        <w:rPr>
          <w:b w:val="1"/>
          <w:bCs w:val="1"/>
          <w:rtl w:val="0"/>
          <w:lang w:val="en-US"/>
        </w:rPr>
        <w:t>Figure 5.8</w:t>
      </w:r>
    </w:p>
    <w:p>
      <w:pPr>
        <w:pStyle w:val="Body Text"/>
      </w:pPr>
      <w:r>
        <w:rPr>
          <w:i w:val="1"/>
          <w:iCs w:val="1"/>
          <w:rtl w:val="0"/>
          <w:lang w:val="en-US"/>
        </w:rPr>
        <w:t>Mean NRS by SC_total Quintile and Experimental Condition</w:t>
      </w:r>
    </w:p>
    <w:p>
      <w:pPr>
        <w:pStyle w:val="Captioned Figure"/>
      </w:pPr>
      <w:r>
        <w:drawing xmlns:a="http://schemas.openxmlformats.org/drawingml/2006/main">
          <wp:inline distT="0" distB="0" distL="0" distR="0">
            <wp:extent cx="5943600" cy="3679610"/>
            <wp:effectExtent l="0" t="0" r="0" b="0"/>
            <wp:docPr id="1073741837" name="officeArt object" descr="Mean NRS by SC_total quintile and ShowSC condition"/>
            <wp:cNvGraphicFramePr/>
            <a:graphic xmlns:a="http://schemas.openxmlformats.org/drawingml/2006/main">
              <a:graphicData uri="http://schemas.openxmlformats.org/drawingml/2006/picture">
                <pic:pic xmlns:pic="http://schemas.openxmlformats.org/drawingml/2006/picture">
                  <pic:nvPicPr>
                    <pic:cNvPr id="1073741837" name="Mean NRS by SC_total quintile and ShowSC condition" descr="Mean NRS by SC_total quintile and ShowSC condition"/>
                    <pic:cNvPicPr>
                      <a:picLocks noChangeAspect="1"/>
                    </pic:cNvPicPr>
                  </pic:nvPicPr>
                  <pic:blipFill>
                    <a:blip r:embed="rId21">
                      <a:extLst/>
                    </a:blip>
                    <a:stretch>
                      <a:fillRect/>
                    </a:stretch>
                  </pic:blipFill>
                  <pic:spPr>
                    <a:xfrm>
                      <a:off x="0" y="0"/>
                      <a:ext cx="5943600" cy="3679610"/>
                    </a:xfrm>
                    <a:prstGeom prst="rect">
                      <a:avLst/>
                    </a:prstGeom>
                    <a:ln w="12700" cap="flat">
                      <a:noFill/>
                      <a:miter lim="400000"/>
                    </a:ln>
                    <a:effectLst/>
                  </pic:spPr>
                </pic:pic>
              </a:graphicData>
            </a:graphic>
          </wp:inline>
        </w:drawing>
      </w:r>
    </w:p>
    <w:p>
      <w:pPr>
        <w:pStyle w:val="Image Caption"/>
      </w:pPr>
      <w:r>
        <w:rPr>
          <w:rtl w:val="0"/>
          <w:lang w:val="en-US"/>
        </w:rPr>
        <w:t>Mean NRS by SC_total quintile and ShowSC condition</w:t>
      </w:r>
    </w:p>
    <w:p>
      <w:pPr>
        <w:pStyle w:val="Body Text"/>
      </w:pPr>
      <w:r>
        <w:rPr>
          <w:i w:val="1"/>
          <w:iCs w:val="1"/>
          <w:rtl w:val="0"/>
          <w:lang w:val="en-US"/>
        </w:rPr>
        <w:t>Note.</w:t>
      </w:r>
      <w:r>
        <w:rPr>
          <w:rtl w:val="0"/>
          <w:lang w:val="en-US"/>
        </w:rPr>
        <w:t xml:space="preserve"> Each point represents the mean Net Risk Stance (NRS) within a SC_total quintile, separately for the control (ShowSC = 0, dashed) and treatment (ShowSC = 1, solid) conditions. Shaded bands show </w:t>
      </w:r>
      <w:r>
        <w:rPr>
          <w:rtl w:val="0"/>
          <w:lang w:val="en-US"/>
        </w:rPr>
        <w:t>±</w:t>
      </w:r>
      <w:r>
        <w:rPr>
          <w:rtl w:val="0"/>
          <w:lang w:val="en-US"/>
        </w:rPr>
        <w:t>1 standard error. Error bars that substantially overlap across conditions indicate that the Shock Score dashboard does not systematically alter risk-stance responses. The near-parallel trajectories are consistent with the H2 result being not supported (</w:t>
      </w:r>
      <w:r>
        <w:rPr>
          <w:rtl w:val="0"/>
          <w:lang w:val="en-US"/>
        </w:rPr>
        <w:t xml:space="preserve">τ </w:t>
      </w:r>
      <w:r>
        <w:rPr>
          <w:rtl w:val="0"/>
          <w:lang w:val="en-US"/>
        </w:rPr>
        <w:t>= -0.1584, p = 0.7428). The dotted horizontal line marks the NRS neutral point (4 = maintain exposure). Original figure by the author.</w:t>
      </w:r>
    </w:p>
    <w:p>
      <w:pPr>
        <w:pStyle w:val="Heading 2"/>
      </w:pPr>
      <w:bookmarkStart w:name="resultsinterpretation" w:id="192"/>
      <w:r>
        <w:rPr>
          <w:rFonts w:cs="Arial Unicode MS" w:eastAsia="Arial Unicode MS"/>
          <w:rtl w:val="0"/>
          <w:lang w:val="en-US"/>
        </w:rPr>
        <w:t>5.6 Results Interpretation</w:t>
      </w:r>
      <w:bookmarkEnd w:id="192"/>
    </w:p>
    <w:p>
      <w:pPr>
        <w:pStyle w:val="Heading 3"/>
      </w:pPr>
      <w:bookmarkStart w:name="Xdb3011936e05e7f5b51cea02fd8774ea9a434a7" w:id="193"/>
      <w:r>
        <w:rPr>
          <w:rFonts w:cs="Arial Unicode MS" w:eastAsia="Arial Unicode MS"/>
          <w:rtl w:val="0"/>
          <w:lang w:val="en-US"/>
        </w:rPr>
        <w:t>5.6.1 Impact of Information Shocks on Risk-Return</w:t>
      </w:r>
    </w:p>
    <w:p>
      <w:pPr>
        <w:pStyle w:val="First Paragraph"/>
      </w:pPr>
      <w:r>
        <w:rPr>
          <w:rtl w:val="0"/>
          <w:lang w:val="en-US"/>
        </w:rPr>
        <w:t>The results are evaluated against the behavioural finance literature suggesting that external information shocks exert a systematic influence on portfolio managers</w:t>
      </w:r>
      <w:r>
        <w:rPr>
          <w:rtl w:val="0"/>
          <w:lang w:val="en-US"/>
        </w:rPr>
        <w:t xml:space="preserve">’ </w:t>
      </w:r>
      <w:r>
        <w:rPr>
          <w:rtl w:val="0"/>
          <w:lang w:val="en-US"/>
        </w:rPr>
        <w:t xml:space="preserve">risk-stance decisions. The statistically significant negative association (beta1 = -0.4874) indicates that higher shock intensity shifts managers toward reduced risk exposure (lower NRS), consistent with loss-aversion predictions from prospect theory (Kahneman and Tversky, 1979). Because SC_total is a novel composite constructed in this thesis, the statistically significant coefficient beta1 also constitutes empirical evidence of construct validity </w:t>
      </w:r>
      <w:r>
        <w:rPr>
          <w:rtl w:val="0"/>
          <w:lang w:val="en-US"/>
        </w:rPr>
        <w:t xml:space="preserve">— </w:t>
      </w:r>
      <w:r>
        <w:rPr>
          <w:rtl w:val="0"/>
          <w:lang w:val="en-US"/>
        </w:rPr>
        <w:t>the index systematically predicts NRS in the theoretically expected direction across all robustness specifications. This result is interpreted cautiously given the sample composition and potential survivorship effects in the volunteer sample. The direction-interaction specification (Spec 5) does not yield a statistically significant asymmetry between positive- and negative-sentiment events in the current sample (beta3 = +0.1954, p = 0.5957); the direction-asymmetry hypothesis is noted as an avenue for future research.</w:t>
      </w:r>
    </w:p>
    <w:p>
      <w:pPr>
        <w:pStyle w:val="Body Text"/>
      </w:pPr>
      <w:r>
        <w:rPr>
          <w:rtl w:val="0"/>
          <w:lang w:val="en-US"/>
        </w:rPr>
        <w:t>The component decomposition (Spec 3) discloses a specific sign heterogeneity in the ES_raw coefficient (beta = +0.3102, p = &lt;0.0001), which runs counter to the direction of the composite effect. This finding is consistent with a contrarian-resolution mechanism: managers who recognise an event as belonging to a high-severity category may judge that market expectations have already incorporated the elevated uncertainty, and therefore increase rather than reduce risk exposure. This interpretation is corroborated by the NRS</w:t>
      </w:r>
      <w:r>
        <w:rPr>
          <w:rtl w:val="0"/>
          <w:lang w:val="en-US"/>
        </w:rPr>
        <w:t>–</w:t>
      </w:r>
      <w:r>
        <w:rPr>
          <w:rtl w:val="0"/>
          <w:lang w:val="en-US"/>
        </w:rPr>
        <w:t xml:space="preserve">sentiment alignment diagnostic reported in Section 5.6.1.1, which shows that the overall alignment rate of 0.2618 is substantially below the 0.50 threshold indicative of directional consistency. Both results </w:t>
      </w:r>
      <w:r>
        <w:rPr>
          <w:rtl w:val="0"/>
          <w:lang w:val="en-US"/>
        </w:rPr>
        <w:t xml:space="preserve">– </w:t>
      </w:r>
      <w:r>
        <w:rPr>
          <w:rtl w:val="0"/>
          <w:lang w:val="en-US"/>
        </w:rPr>
        <w:t xml:space="preserve">the ES_raw sign anomaly and the sub-threshold alignment rate </w:t>
      </w:r>
      <w:r>
        <w:rPr>
          <w:rtl w:val="0"/>
          <w:lang w:val="en-US"/>
        </w:rPr>
        <w:t xml:space="preserve">– </w:t>
      </w:r>
      <w:r>
        <w:rPr>
          <w:rtl w:val="0"/>
          <w:lang w:val="en-US"/>
        </w:rPr>
        <w:t>point to a respondent population that does not simply follow the sentiment signal but applies category-level contextual adjustment when forming risk-stance decisions. This finding constitutes a nuanced addition to the primary H1 result and is noted as an avenue for future research on component-level behavioural mechanisms.</w:t>
      </w:r>
      <w:bookmarkEnd w:id="193"/>
    </w:p>
    <w:p>
      <w:pPr>
        <w:pStyle w:val="heading 4"/>
      </w:pPr>
      <w:bookmarkStart w:name="nrssentimentalignmentdiagnostic" w:id="194"/>
      <w:r>
        <w:rPr>
          <w:rFonts w:cs="Arial Unicode MS" w:eastAsia="Arial Unicode MS"/>
          <w:rtl w:val="0"/>
          <w:lang w:val="en-US"/>
        </w:rPr>
        <w:t>5.6.1.1 NRS</w:t>
      </w:r>
      <w:r>
        <w:rPr>
          <w:rFonts w:cs="Arial Unicode MS" w:eastAsia="Arial Unicode MS" w:hint="default"/>
          <w:rtl w:val="0"/>
          <w:lang w:val="en-US"/>
        </w:rPr>
        <w:t>–</w:t>
      </w:r>
      <w:r>
        <w:rPr>
          <w:rFonts w:cs="Arial Unicode MS" w:eastAsia="Arial Unicode MS"/>
          <w:rtl w:val="0"/>
          <w:lang w:val="en-US"/>
        </w:rPr>
        <w:t>Sentiment Alignment Diagnostic</w:t>
      </w:r>
    </w:p>
    <w:p>
      <w:pPr>
        <w:pStyle w:val="First Paragraph"/>
      </w:pPr>
      <w:r>
        <w:rPr>
          <w:rtl w:val="0"/>
          <w:lang w:val="en-US"/>
        </w:rPr>
        <w:t>As a diagnostic check, the alignment between respondents</w:t>
      </w:r>
      <w:r>
        <w:rPr>
          <w:rtl w:val="0"/>
          <w:lang w:val="en-US"/>
        </w:rPr>
        <w:t xml:space="preserve">’ </w:t>
      </w:r>
      <w:r>
        <w:rPr>
          <w:rtl w:val="0"/>
          <w:lang w:val="en-US"/>
        </w:rPr>
        <w:t>NRS direction (buy: NRS &gt; 4; sell: NRS &lt; 4; neutral: NRS = 4) and the sentiment-expected direction (Negative sentiment expected sell; Positive expected buy) is assessed across all 424 observations.</w:t>
      </w:r>
    </w:p>
    <w:p>
      <w:pPr>
        <w:pStyle w:val="Body Text"/>
      </w:pPr>
      <w:r>
        <w:rPr>
          <w:rtl w:val="0"/>
          <w:lang w:val="en-US"/>
        </w:rPr>
        <w:t>Overall alignment rate: 0.2618 (111 of 424 observations).</w:t>
      </w:r>
    </w:p>
    <w:p>
      <w:pPr>
        <w:pStyle w:val="Body Text"/>
      </w:pPr>
      <w:r>
        <w:rPr>
          <w:b w:val="1"/>
          <w:bCs w:val="1"/>
          <w:rtl w:val="0"/>
          <w:lang w:val="en-US"/>
        </w:rPr>
        <w:t>Table 5.10</w:t>
      </w:r>
    </w:p>
    <w:p>
      <w:pPr>
        <w:pStyle w:val="Body Text"/>
      </w:pPr>
      <w:r>
        <w:rPr>
          <w:i w:val="1"/>
          <w:iCs w:val="1"/>
          <w:rtl w:val="0"/>
          <w:lang w:val="en-US"/>
        </w:rPr>
        <w:t>NRS</w:t>
      </w:r>
      <w:r>
        <w:rPr>
          <w:i w:val="1"/>
          <w:iCs w:val="1"/>
          <w:rtl w:val="0"/>
          <w:lang w:val="en-US"/>
        </w:rPr>
        <w:t>–</w:t>
      </w:r>
      <w:r>
        <w:rPr>
          <w:i w:val="1"/>
          <w:iCs w:val="1"/>
          <w:rtl w:val="0"/>
          <w:lang w:val="en-US"/>
        </w:rPr>
        <w:t>Sentiment Alignment by Group</w:t>
      </w:r>
    </w:p>
    <w:tbl>
      <w:tblPr>
        <w:tblW w:w="510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343"/>
        <w:gridCol w:w="490"/>
        <w:gridCol w:w="932"/>
        <w:gridCol w:w="1342"/>
      </w:tblGrid>
      <w:tr>
        <w:tblPrEx>
          <w:shd w:val="clear" w:color="auto" w:fill="156082"/>
        </w:tblPrEx>
        <w:trPr>
          <w:trHeight w:val="190" w:hRule="atLeast"/>
          <w:tblHeader/>
        </w:trPr>
        <w:tc>
          <w:tcPr>
            <w:tcW w:type="dxa" w:w="2343"/>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group</w:t>
            </w:r>
          </w:p>
        </w:tc>
        <w:tc>
          <w:tcPr>
            <w:tcW w:type="dxa" w:w="490"/>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n</w:t>
            </w:r>
          </w:p>
        </w:tc>
        <w:tc>
          <w:tcPr>
            <w:tcW w:type="dxa" w:w="932"/>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n_aligned</w:t>
            </w:r>
          </w:p>
        </w:tc>
        <w:tc>
          <w:tcPr>
            <w:tcW w:type="dxa" w:w="1341"/>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alignment_rate</w:t>
            </w:r>
          </w:p>
        </w:tc>
      </w:tr>
      <w:tr>
        <w:tblPrEx>
          <w:shd w:val="clear" w:color="auto" w:fill="cad1d7"/>
        </w:tblPrEx>
        <w:trPr>
          <w:trHeight w:val="190" w:hRule="atLeast"/>
        </w:trPr>
        <w:tc>
          <w:tcPr>
            <w:tcW w:type="dxa" w:w="234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overall</w:t>
            </w:r>
          </w:p>
        </w:tc>
        <w:tc>
          <w:tcPr>
            <w:tcW w:type="dxa" w:w="49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424</w:t>
            </w:r>
          </w:p>
        </w:tc>
        <w:tc>
          <w:tcPr>
            <w:tcW w:type="dxa" w:w="93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111</w:t>
            </w:r>
          </w:p>
        </w:tc>
        <w:tc>
          <w:tcPr>
            <w:tcW w:type="dxa" w:w="134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0.2618</w:t>
            </w:r>
          </w:p>
        </w:tc>
      </w:tr>
      <w:tr>
        <w:tblPrEx>
          <w:shd w:val="clear" w:color="auto" w:fill="cad1d7"/>
        </w:tblPrEx>
        <w:trPr>
          <w:trHeight w:val="180" w:hRule="atLeast"/>
        </w:trPr>
        <w:tc>
          <w:tcPr>
            <w:tcW w:type="dxa" w:w="234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ShowSC=0</w:t>
            </w:r>
          </w:p>
        </w:tc>
        <w:tc>
          <w:tcPr>
            <w:tcW w:type="dxa" w:w="49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212</w:t>
            </w:r>
          </w:p>
        </w:tc>
        <w:tc>
          <w:tcPr>
            <w:tcW w:type="dxa" w:w="93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56</w:t>
            </w:r>
          </w:p>
        </w:tc>
        <w:tc>
          <w:tcPr>
            <w:tcW w:type="dxa" w:w="134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0.2642</w:t>
            </w:r>
          </w:p>
        </w:tc>
      </w:tr>
      <w:tr>
        <w:tblPrEx>
          <w:shd w:val="clear" w:color="auto" w:fill="cad1d7"/>
        </w:tblPrEx>
        <w:trPr>
          <w:trHeight w:val="180" w:hRule="atLeast"/>
        </w:trPr>
        <w:tc>
          <w:tcPr>
            <w:tcW w:type="dxa" w:w="234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ShowSC=1</w:t>
            </w:r>
          </w:p>
        </w:tc>
        <w:tc>
          <w:tcPr>
            <w:tcW w:type="dxa" w:w="49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212</w:t>
            </w:r>
          </w:p>
        </w:tc>
        <w:tc>
          <w:tcPr>
            <w:tcW w:type="dxa" w:w="93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55</w:t>
            </w:r>
          </w:p>
        </w:tc>
        <w:tc>
          <w:tcPr>
            <w:tcW w:type="dxa" w:w="134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0.2594</w:t>
            </w:r>
          </w:p>
        </w:tc>
      </w:tr>
      <w:tr>
        <w:tblPrEx>
          <w:shd w:val="clear" w:color="auto" w:fill="cad1d7"/>
        </w:tblPrEx>
        <w:trPr>
          <w:trHeight w:val="180" w:hRule="atLeast"/>
        </w:trPr>
        <w:tc>
          <w:tcPr>
            <w:tcW w:type="dxa" w:w="234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sentiment=Mildly Negative</w:t>
            </w:r>
          </w:p>
        </w:tc>
        <w:tc>
          <w:tcPr>
            <w:tcW w:type="dxa" w:w="49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53</w:t>
            </w:r>
          </w:p>
        </w:tc>
        <w:tc>
          <w:tcPr>
            <w:tcW w:type="dxa" w:w="93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12</w:t>
            </w:r>
          </w:p>
        </w:tc>
        <w:tc>
          <w:tcPr>
            <w:tcW w:type="dxa" w:w="134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0.2264</w:t>
            </w:r>
          </w:p>
        </w:tc>
      </w:tr>
      <w:tr>
        <w:tblPrEx>
          <w:shd w:val="clear" w:color="auto" w:fill="cad1d7"/>
        </w:tblPrEx>
        <w:trPr>
          <w:trHeight w:val="180" w:hRule="atLeast"/>
        </w:trPr>
        <w:tc>
          <w:tcPr>
            <w:tcW w:type="dxa" w:w="234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sentiment=Mildly Positive</w:t>
            </w:r>
          </w:p>
        </w:tc>
        <w:tc>
          <w:tcPr>
            <w:tcW w:type="dxa" w:w="49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83</w:t>
            </w:r>
          </w:p>
        </w:tc>
        <w:tc>
          <w:tcPr>
            <w:tcW w:type="dxa" w:w="93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16</w:t>
            </w:r>
          </w:p>
        </w:tc>
        <w:tc>
          <w:tcPr>
            <w:tcW w:type="dxa" w:w="134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0.1928</w:t>
            </w:r>
          </w:p>
        </w:tc>
      </w:tr>
      <w:tr>
        <w:tblPrEx>
          <w:shd w:val="clear" w:color="auto" w:fill="cad1d7"/>
        </w:tblPrEx>
        <w:trPr>
          <w:trHeight w:val="180" w:hRule="atLeast"/>
        </w:trPr>
        <w:tc>
          <w:tcPr>
            <w:tcW w:type="dxa" w:w="234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sentiment=Negative</w:t>
            </w:r>
          </w:p>
        </w:tc>
        <w:tc>
          <w:tcPr>
            <w:tcW w:type="dxa" w:w="49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15</w:t>
            </w:r>
          </w:p>
        </w:tc>
        <w:tc>
          <w:tcPr>
            <w:tcW w:type="dxa" w:w="93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3</w:t>
            </w:r>
          </w:p>
        </w:tc>
        <w:tc>
          <w:tcPr>
            <w:tcW w:type="dxa" w:w="134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0.2</w:t>
            </w:r>
          </w:p>
        </w:tc>
      </w:tr>
      <w:tr>
        <w:tblPrEx>
          <w:shd w:val="clear" w:color="auto" w:fill="cad1d7"/>
        </w:tblPrEx>
        <w:trPr>
          <w:trHeight w:val="180" w:hRule="atLeast"/>
        </w:trPr>
        <w:tc>
          <w:tcPr>
            <w:tcW w:type="dxa" w:w="234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sentiment=Neutral</w:t>
            </w:r>
          </w:p>
        </w:tc>
        <w:tc>
          <w:tcPr>
            <w:tcW w:type="dxa" w:w="49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123</w:t>
            </w:r>
          </w:p>
        </w:tc>
        <w:tc>
          <w:tcPr>
            <w:tcW w:type="dxa" w:w="93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35</w:t>
            </w:r>
          </w:p>
        </w:tc>
        <w:tc>
          <w:tcPr>
            <w:tcW w:type="dxa" w:w="134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0.2846</w:t>
            </w:r>
          </w:p>
        </w:tc>
      </w:tr>
      <w:tr>
        <w:tblPrEx>
          <w:shd w:val="clear" w:color="auto" w:fill="cad1d7"/>
        </w:tblPrEx>
        <w:trPr>
          <w:trHeight w:val="180" w:hRule="atLeast"/>
        </w:trPr>
        <w:tc>
          <w:tcPr>
            <w:tcW w:type="dxa" w:w="234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sentiment=Positive</w:t>
            </w:r>
          </w:p>
        </w:tc>
        <w:tc>
          <w:tcPr>
            <w:tcW w:type="dxa" w:w="49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78</w:t>
            </w:r>
          </w:p>
        </w:tc>
        <w:tc>
          <w:tcPr>
            <w:tcW w:type="dxa" w:w="93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32</w:t>
            </w:r>
          </w:p>
        </w:tc>
        <w:tc>
          <w:tcPr>
            <w:tcW w:type="dxa" w:w="134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0.4103</w:t>
            </w:r>
          </w:p>
        </w:tc>
      </w:tr>
      <w:tr>
        <w:tblPrEx>
          <w:shd w:val="clear" w:color="auto" w:fill="cad1d7"/>
        </w:tblPrEx>
        <w:trPr>
          <w:trHeight w:val="180" w:hRule="atLeast"/>
        </w:trPr>
        <w:tc>
          <w:tcPr>
            <w:tcW w:type="dxa" w:w="234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sentiment=Strongly Negative</w:t>
            </w:r>
          </w:p>
        </w:tc>
        <w:tc>
          <w:tcPr>
            <w:tcW w:type="dxa" w:w="49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15</w:t>
            </w:r>
          </w:p>
        </w:tc>
        <w:tc>
          <w:tcPr>
            <w:tcW w:type="dxa" w:w="93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w:t>
            </w:r>
          </w:p>
        </w:tc>
        <w:tc>
          <w:tcPr>
            <w:tcW w:type="dxa" w:w="134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0.0667</w:t>
            </w:r>
          </w:p>
        </w:tc>
      </w:tr>
      <w:tr>
        <w:tblPrEx>
          <w:shd w:val="clear" w:color="auto" w:fill="cad1d7"/>
        </w:tblPrEx>
        <w:trPr>
          <w:trHeight w:val="180" w:hRule="atLeast"/>
        </w:trPr>
        <w:tc>
          <w:tcPr>
            <w:tcW w:type="dxa" w:w="2343"/>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sentiment=Strongly Positive</w:t>
            </w:r>
          </w:p>
        </w:tc>
        <w:tc>
          <w:tcPr>
            <w:tcW w:type="dxa" w:w="49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57</w:t>
            </w:r>
          </w:p>
        </w:tc>
        <w:tc>
          <w:tcPr>
            <w:tcW w:type="dxa" w:w="93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12</w:t>
            </w:r>
          </w:p>
        </w:tc>
        <w:tc>
          <w:tcPr>
            <w:tcW w:type="dxa" w:w="1341"/>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0.2105</w:t>
            </w:r>
          </w:p>
        </w:tc>
      </w:tr>
    </w:tbl>
    <w:p>
      <w:pPr>
        <w:pStyle w:val="Body Text"/>
        <w:widowControl w:val="0"/>
        <w:spacing w:line="240" w:lineRule="auto"/>
      </w:pPr>
    </w:p>
    <w:p>
      <w:pPr>
        <w:pStyle w:val="Body Text"/>
        <w:rPr>
          <w:b w:val="1"/>
          <w:bCs w:val="1"/>
        </w:rPr>
      </w:pPr>
    </w:p>
    <w:p>
      <w:pPr>
        <w:pStyle w:val="Body"/>
        <w:spacing w:line="240" w:lineRule="auto"/>
      </w:pPr>
      <w:r>
        <w:rPr>
          <w:rFonts w:ascii="Arial Unicode MS" w:cs="Arial Unicode MS" w:hAnsi="Arial Unicode MS" w:eastAsia="Arial Unicode MS"/>
          <w:b w:val="0"/>
          <w:bCs w:val="0"/>
          <w:i w:val="0"/>
          <w:iCs w:val="0"/>
        </w:rPr>
        <w:br w:type="page"/>
      </w:r>
    </w:p>
    <w:p>
      <w:pPr>
        <w:pStyle w:val="Body Text"/>
      </w:pPr>
      <w:r>
        <w:rPr>
          <w:b w:val="1"/>
          <w:bCs w:val="1"/>
          <w:rtl w:val="0"/>
          <w:lang w:val="en-US"/>
        </w:rPr>
        <w:t>Figure 5.9</w:t>
      </w:r>
    </w:p>
    <w:p>
      <w:pPr>
        <w:pStyle w:val="Body Text"/>
      </w:pPr>
      <w:r>
        <w:rPr>
          <w:i w:val="1"/>
          <w:iCs w:val="1"/>
          <w:rtl w:val="0"/>
          <w:lang w:val="en-US"/>
        </w:rPr>
        <w:t>NRS</w:t>
      </w:r>
      <w:r>
        <w:rPr>
          <w:i w:val="1"/>
          <w:iCs w:val="1"/>
          <w:rtl w:val="0"/>
          <w:lang w:val="en-US"/>
        </w:rPr>
        <w:t>–</w:t>
      </w:r>
      <w:r>
        <w:rPr>
          <w:i w:val="1"/>
          <w:iCs w:val="1"/>
          <w:rtl w:val="0"/>
          <w:lang w:val="en-US"/>
        </w:rPr>
        <w:t>Sentiment Alignment Rate by Sentiment Category</w:t>
      </w:r>
    </w:p>
    <w:p>
      <w:pPr>
        <w:pStyle w:val="Body Text"/>
      </w:pPr>
      <w:r>
        <w:drawing xmlns:a="http://schemas.openxmlformats.org/drawingml/2006/main">
          <wp:inline distT="0" distB="0" distL="0" distR="0">
            <wp:extent cx="5943600" cy="3211872"/>
            <wp:effectExtent l="0" t="0" r="0" b="0"/>
            <wp:docPr id="1073741838" name="officeArt object" descr="Picture"/>
            <wp:cNvGraphicFramePr/>
            <a:graphic xmlns:a="http://schemas.openxmlformats.org/drawingml/2006/main">
              <a:graphicData uri="http://schemas.openxmlformats.org/drawingml/2006/picture">
                <pic:pic xmlns:pic="http://schemas.openxmlformats.org/drawingml/2006/picture">
                  <pic:nvPicPr>
                    <pic:cNvPr id="1073741838" name="Picture" descr="Picture"/>
                    <pic:cNvPicPr>
                      <a:picLocks noChangeAspect="1"/>
                    </pic:cNvPicPr>
                  </pic:nvPicPr>
                  <pic:blipFill>
                    <a:blip r:embed="rId22">
                      <a:extLst/>
                    </a:blip>
                    <a:stretch>
                      <a:fillRect/>
                    </a:stretch>
                  </pic:blipFill>
                  <pic:spPr>
                    <a:xfrm>
                      <a:off x="0" y="0"/>
                      <a:ext cx="5943600" cy="3211872"/>
                    </a:xfrm>
                    <a:prstGeom prst="rect">
                      <a:avLst/>
                    </a:prstGeom>
                    <a:ln w="12700" cap="flat">
                      <a:noFill/>
                      <a:miter lim="400000"/>
                    </a:ln>
                    <a:effectLst/>
                  </pic:spPr>
                </pic:pic>
              </a:graphicData>
            </a:graphic>
          </wp:inline>
        </w:drawing>
      </w:r>
    </w:p>
    <w:p>
      <w:pPr>
        <w:pStyle w:val="Body Text"/>
      </w:pPr>
      <w:r>
        <w:rPr>
          <w:i w:val="1"/>
          <w:iCs w:val="1"/>
          <w:rtl w:val="0"/>
          <w:lang w:val="en-US"/>
        </w:rPr>
        <w:t>Note.</w:t>
      </w:r>
      <w:r>
        <w:rPr>
          <w:rtl w:val="0"/>
          <w:lang w:val="en-US"/>
        </w:rPr>
        <w:t xml:space="preserve"> Categories are sorted ascending by alignment rate. The dashed vertical line marks the 0.50 directional consistency threshold; the dotted line marks the overall alignment rate of 0.2618. All categories fall below the threshold, confirming a pervasive contrarian-judgment pattern. Original figure by the author.</w:t>
      </w:r>
    </w:p>
    <w:p>
      <w:pPr>
        <w:pStyle w:val="Body Text"/>
      </w:pPr>
      <w:r>
        <w:rPr>
          <w:rtl w:val="0"/>
          <w:lang w:val="en-US"/>
        </w:rPr>
        <w:t>An alignment rate above 0.50 indicates that respondents</w:t>
      </w:r>
      <w:r>
        <w:rPr>
          <w:rtl w:val="0"/>
          <w:lang w:val="en-US"/>
        </w:rPr>
        <w:t xml:space="preserve">’ </w:t>
      </w:r>
      <w:r>
        <w:rPr>
          <w:rtl w:val="0"/>
          <w:lang w:val="en-US"/>
        </w:rPr>
        <w:t xml:space="preserve">risk-stance direction is more often consistent with the implied sentiment direction than not. Rates substantially below 0.50 would suggest systematic contrarian reactions or misalignment between the shock characterisation and respondent interpretation. The observed overall alignment rate of 0.2618 falls substantially below this threshold across all sentiment categories, with the lowest rate recorded for Strongly Negative-sentiment events (0.0667). This pattern is consistent with managers exercising contrarian judgment </w:t>
      </w:r>
      <w:r>
        <w:rPr>
          <w:rtl w:val="0"/>
          <w:lang w:val="en-US"/>
        </w:rPr>
        <w:t xml:space="preserve">– </w:t>
      </w:r>
      <w:r>
        <w:rPr>
          <w:rtl w:val="0"/>
          <w:lang w:val="en-US"/>
        </w:rPr>
        <w:t xml:space="preserve">treating confirmed negative news as a buying opportunity at reduced valuations </w:t>
      </w:r>
      <w:r>
        <w:rPr>
          <w:rtl w:val="0"/>
          <w:lang w:val="en-US"/>
        </w:rPr>
        <w:t xml:space="preserve">– </w:t>
      </w:r>
      <w:r>
        <w:rPr>
          <w:rtl w:val="0"/>
          <w:lang w:val="en-US"/>
        </w:rPr>
        <w:t>rather than mechanically following the directional signal. The finding aligns with the positive ES_raw coefficient in Spec 3 and collectively suggests that respondents in this sample engage in category-level contextual reasoning rather than sentiment-anchored decision-making.</w:t>
      </w:r>
    </w:p>
    <w:p>
      <w:pPr>
        <w:pStyle w:val="Heading 3"/>
      </w:pPr>
      <w:bookmarkStart w:name="incrementaleffectoftheshockscore" w:id="195"/>
      <w:r>
        <w:rPr>
          <w:rFonts w:cs="Arial Unicode MS" w:eastAsia="Arial Unicode MS"/>
          <w:rtl w:val="0"/>
          <w:lang w:val="en-US"/>
        </w:rPr>
        <w:t>5.6.2 Incremental Effect of the Shock Score</w:t>
      </w:r>
    </w:p>
    <w:p>
      <w:pPr>
        <w:pStyle w:val="First Paragraph"/>
      </w:pPr>
      <w:r>
        <w:rPr>
          <w:rtl w:val="0"/>
          <w:lang w:val="en-US"/>
        </w:rPr>
        <w:t>The incremental effect of the Shock Score dashboard (ShowSC) on simulated portfolio outcomes is evaluated through the Option B individual-portfolio regression. The results do not support a statistically significant incremental effect of the Shock Score dashboard on portfolio outcomes in the current sample. Validation on a larger, fully recruited professional sample is the recommended next step. The Option A collective portfolio analysis (descriptive only; non-independence caveat applies) shows a non-positive return differential of -0.4344% for the treatment condition, corresponding to a dollar impact of $-434,400 on an assumed AUM of $100M. The treatment portfolio did not outperform the control portfolio in the descriptive collective analysis. This figure is presented for descriptive illustration and is subject to the non-independence caveat noted in Section 5.5.2.</w:t>
      </w:r>
    </w:p>
    <w:p>
      <w:pPr>
        <w:pStyle w:val="Heading 2"/>
      </w:pPr>
      <w:bookmarkStart w:name="interimconclusions" w:id="196"/>
      <w:r>
        <w:rPr>
          <w:rFonts w:cs="Arial Unicode MS" w:eastAsia="Arial Unicode MS"/>
          <w:rtl w:val="0"/>
          <w:lang w:val="it-IT"/>
        </w:rPr>
        <w:t>5.7 Interim Conclusions</w:t>
      </w:r>
    </w:p>
    <w:p>
      <w:pPr>
        <w:pStyle w:val="First Paragraph"/>
      </w:pPr>
      <w:r>
        <w:rPr>
          <w:rtl w:val="0"/>
          <w:lang w:val="en-US"/>
        </w:rPr>
        <w:t xml:space="preserve">The interim conclusions for Chapter 5 are as follows. H1 </w:t>
      </w:r>
      <w:r>
        <w:rPr>
          <w:rtl w:val="0"/>
          <w:lang w:val="en-US"/>
        </w:rPr>
        <w:t xml:space="preserve">– </w:t>
      </w:r>
      <w:r>
        <w:rPr>
          <w:rtl w:val="0"/>
          <w:lang w:val="en-US"/>
        </w:rPr>
        <w:t xml:space="preserve">that SC_total is significantly associated with NRS: </w:t>
      </w:r>
      <w:r>
        <w:rPr>
          <w:b w:val="1"/>
          <w:bCs w:val="1"/>
          <w:rtl w:val="0"/>
          <w:lang w:val="en-US"/>
        </w:rPr>
        <w:t>support for the alternative hypothesis H1</w:t>
      </w:r>
      <w:r>
        <w:rPr>
          <w:b w:val="1"/>
          <w:bCs w:val="1"/>
          <w:rtl w:val="0"/>
          <w:lang w:val="en-US"/>
        </w:rPr>
        <w:t xml:space="preserve">ₐ </w:t>
      </w:r>
      <w:r>
        <w:rPr>
          <w:b w:val="1"/>
          <w:bCs w:val="1"/>
          <w:rtl w:val="0"/>
          <w:lang w:val="en-US"/>
        </w:rPr>
        <w:t>was found</w:t>
      </w:r>
      <w:r>
        <w:rPr>
          <w:rtl w:val="0"/>
          <w:lang w:val="en-US"/>
        </w:rPr>
        <w:t xml:space="preserve"> (</w:t>
      </w:r>
      <w:r>
        <w:rPr>
          <w:rtl w:val="0"/>
          <w:lang w:val="en-US"/>
        </w:rPr>
        <w:t xml:space="preserve">β₁ </w:t>
      </w:r>
      <w:r>
        <w:rPr>
          <w:rtl w:val="0"/>
          <w:lang w:val="en-US"/>
        </w:rPr>
        <w:t xml:space="preserve">= -0.4874, p = &lt;0.0001; direction: risk-reducing). H2 </w:t>
      </w:r>
      <w:r>
        <w:rPr>
          <w:rtl w:val="0"/>
          <w:lang w:val="en-US"/>
        </w:rPr>
        <w:t xml:space="preserve">– </w:t>
      </w:r>
      <w:r>
        <w:rPr>
          <w:rtl w:val="0"/>
          <w:lang w:val="en-US"/>
        </w:rPr>
        <w:t xml:space="preserve">that the Shock Score dashboard moderates the risk-return profile of simulated portfolios: </w:t>
      </w:r>
      <w:r>
        <w:rPr>
          <w:b w:val="1"/>
          <w:bCs w:val="1"/>
          <w:rtl w:val="0"/>
          <w:lang w:val="en-US"/>
        </w:rPr>
        <w:t>the null hypothesis H2</w:t>
      </w:r>
      <w:r>
        <w:rPr>
          <w:b w:val="1"/>
          <w:bCs w:val="1"/>
          <w:rtl w:val="0"/>
          <w:lang w:val="en-US"/>
        </w:rPr>
        <w:t xml:space="preserve">₀ </w:t>
      </w:r>
      <w:r>
        <w:rPr>
          <w:b w:val="1"/>
          <w:bCs w:val="1"/>
          <w:rtl w:val="0"/>
          <w:lang w:val="en-US"/>
        </w:rPr>
        <w:t>was not rejected</w:t>
      </w:r>
      <w:r>
        <w:rPr>
          <w:rtl w:val="0"/>
          <w:lang w:val="en-US"/>
        </w:rPr>
        <w:t xml:space="preserve"> (</w:t>
      </w:r>
      <w:r>
        <w:rPr>
          <w:rtl w:val="0"/>
          <w:lang w:val="en-US"/>
        </w:rPr>
        <w:t xml:space="preserve">τ </w:t>
      </w:r>
      <w:r>
        <w:rPr>
          <w:rtl w:val="0"/>
          <w:lang w:val="en-US"/>
        </w:rPr>
        <w:t xml:space="preserve">= -0.1584, p = 0.7428) in the Option B individual-portfolio regression. On the secondary Sharpe ratio </w:t>
      </w:r>
      <w:ins w:id="197" w:date="2026-06-01T22:15:16Z" w:author="Stefano Canossa">
        <w:r>
          <w:rPr>
            <w:rtl w:val="0"/>
            <w:lang w:val="de-DE"/>
          </w:rPr>
          <w:t xml:space="preserve">(add reference) </w:t>
        </w:r>
      </w:ins>
      <w:r>
        <w:rPr>
          <w:rtl w:val="0"/>
          <w:lang w:val="en-US"/>
        </w:rPr>
        <w:t>outcome, the treatment effect is directionally positive (</w:t>
      </w:r>
      <w:r>
        <w:rPr>
          <w:rtl w:val="0"/>
          <w:lang w:val="en-US"/>
        </w:rPr>
        <w:t xml:space="preserve">τ </w:t>
      </w:r>
      <w:r>
        <w:rPr>
          <w:rtl w:val="0"/>
          <w:lang w:val="en-US"/>
        </w:rPr>
        <w:t>= 0.8790, p = 0.6050), not reaching statistical significance in the current sample. Both findings are contingent on the current sample composition and are subject to revision upon completion of the full survey. Robustness checks for H1 and the Option A descriptive analysis for H2 are consistent in direction with the primary results.</w:t>
      </w:r>
    </w:p>
    <w:p>
      <w:pPr>
        <w:pStyle w:val="Heading 2"/>
      </w:pPr>
      <w:bookmarkStart w:name="chapterconclusion3" w:id="198"/>
      <w:r>
        <w:rPr>
          <w:rFonts w:cs="Arial Unicode MS" w:eastAsia="Arial Unicode MS"/>
          <w:rtl w:val="0"/>
        </w:rPr>
        <w:t>5.8</w:t>
      </w:r>
      <w:commentRangeStart w:id="199"/>
      <w:r>
        <w:rPr>
          <w:rFonts w:cs="Arial Unicode MS" w:eastAsia="Arial Unicode MS"/>
          <w:rtl w:val="0"/>
          <w:lang w:val="fr-FR"/>
        </w:rPr>
        <w:t xml:space="preserve"> Chapter Conclusion</w:t>
      </w:r>
      <w:commentRangeEnd w:id="199"/>
      <w:r>
        <w:commentReference w:id="199"/>
      </w:r>
    </w:p>
    <w:p>
      <w:pPr>
        <w:pStyle w:val="First Paragraph"/>
      </w:pPr>
      <w:r>
        <w:rPr>
          <w:rtl w:val="0"/>
          <w:lang w:val="en-US"/>
        </w:rPr>
        <w:t>Chapter 5 has presented the empirical results of the within-subject survey experiment designed to examine the influence of external information shocks on equity portfolio manager decision-making and the moderating effect of the Shock Score decision-support tool. Descriptive statistics characterise the achieved sample and the SC_total distribution across the twenty-four scenarios. Normality assessments confirm that parametric inference is appropriate given the sample size. Support for the alternative hypothesis H1</w:t>
      </w:r>
      <w:r>
        <w:rPr>
          <w:rtl w:val="0"/>
          <w:lang w:val="en-US"/>
        </w:rPr>
        <w:t xml:space="preserve">ₐ </w:t>
      </w:r>
      <w:r>
        <w:rPr>
          <w:rtl w:val="0"/>
          <w:lang w:val="en-US"/>
        </w:rPr>
        <w:t>was found; the null hypothesis H2</w:t>
      </w:r>
      <w:r>
        <w:rPr>
          <w:rtl w:val="0"/>
          <w:lang w:val="en-US"/>
        </w:rPr>
        <w:t xml:space="preserve">₀ </w:t>
      </w:r>
      <w:r>
        <w:rPr>
          <w:rtl w:val="0"/>
          <w:lang w:val="en-US"/>
        </w:rPr>
        <w:t xml:space="preserve">was not rejected </w:t>
      </w:r>
      <w:r>
        <w:rPr>
          <w:rtl w:val="0"/>
          <w:lang w:val="en-US"/>
        </w:rPr>
        <w:t xml:space="preserve">– </w:t>
      </w:r>
      <w:r>
        <w:rPr>
          <w:rtl w:val="0"/>
          <w:lang w:val="en-US"/>
        </w:rPr>
        <w:t xml:space="preserve">both evaluated at the </w:t>
      </w:r>
      <w:r>
        <w:rPr>
          <w:rtl w:val="0"/>
          <w:lang w:val="en-US"/>
        </w:rPr>
        <w:t xml:space="preserve">α </w:t>
      </w:r>
      <w:r>
        <w:rPr>
          <w:rtl w:val="0"/>
          <w:lang w:val="en-US"/>
        </w:rPr>
        <w:t>= 0.05 significance level. Chapter 6 synthesises these findings within the broader research context and develops recommendations for practice.</w:t>
      </w:r>
    </w:p>
    <w:p>
      <w:pPr>
        <w:pStyle w:val="Heading 2"/>
      </w:pPr>
      <w:bookmarkStart w:name="limitations1" w:id="200"/>
      <w:r>
        <w:rPr>
          <w:rFonts w:cs="Arial Unicode MS" w:eastAsia="Arial Unicode MS"/>
          <w:rtl w:val="0"/>
          <w:lang w:val="fr-FR"/>
        </w:rPr>
        <w:t>5.9 Limitations</w:t>
      </w:r>
      <w:bookmarkEnd w:id="200"/>
      <w:bookmarkEnd w:id="198"/>
    </w:p>
    <w:p>
      <w:pPr>
        <w:pStyle w:val="Heading 3"/>
      </w:pPr>
      <w:bookmarkStart w:name="jointconditionalityofh2results" w:id="201"/>
      <w:r>
        <w:rPr>
          <w:rFonts w:cs="Arial Unicode MS" w:eastAsia="Arial Unicode MS"/>
          <w:rtl w:val="0"/>
          <w:lang w:val="en-US"/>
        </w:rPr>
        <w:t>5.9.1 Joint Conditionality of H2 Results</w:t>
      </w:r>
    </w:p>
    <w:p>
      <w:pPr>
        <w:pStyle w:val="First Paragraph"/>
      </w:pPr>
      <w:r>
        <w:rPr>
          <w:rtl w:val="0"/>
          <w:lang w:val="en-US"/>
        </w:rPr>
        <w:t xml:space="preserve">The H2 test rests on two assumptions simultaneously: that the </w:t>
      </w:r>
      <w:commentRangeStart w:id="202"/>
      <w:r>
        <w:rPr>
          <w:rtl w:val="0"/>
          <w:lang w:val="en-US"/>
        </w:rPr>
        <w:t>Shock Score dashboard changes how managers respond</w:t>
      </w:r>
      <w:commentRangeEnd w:id="202"/>
      <w:r>
        <w:commentReference w:id="202"/>
      </w:r>
      <w:r>
        <w:rPr>
          <w:rtl w:val="0"/>
          <w:lang w:val="en-US"/>
        </w:rPr>
        <w:t>, and that the simulation model correctly converts those responses into portfolio outcomes. If H2 returns a null result, it is not possible to determine whether the dashboard had no effect on behavior or whether the simulation failed to detect an effect that was present. This constraint is inherent to any design that uses stated intentions rather than observed trading, and applies regardless of the H1 findings.</w:t>
      </w:r>
    </w:p>
    <w:p>
      <w:pPr>
        <w:pStyle w:val="Heading 3"/>
      </w:pPr>
      <w:bookmarkStart w:name="samplesizeandstatisticalpower" w:id="203"/>
      <w:r>
        <w:rPr>
          <w:rFonts w:cs="Arial Unicode MS" w:eastAsia="Arial Unicode MS"/>
          <w:rtl w:val="0"/>
          <w:lang w:val="en-US"/>
        </w:rPr>
        <w:t>5.9.2 Sample Size and Statistical Power</w:t>
      </w:r>
    </w:p>
    <w:p>
      <w:pPr>
        <w:pStyle w:val="First Paragraph"/>
      </w:pPr>
      <w:r>
        <w:rPr>
          <w:rtl w:val="0"/>
          <w:lang w:val="en-US"/>
        </w:rPr>
        <w:t>The study recruited 53 professional equity portfolio managers. Statistical power for H1 is adequate given the repeated-measures structure, but power for the H2 moderation test remains low. The H2 findings should therefore be treated as directionally informative rather than conclusive, and replication on a larger sample is recommended.</w:t>
      </w:r>
    </w:p>
    <w:p>
      <w:pPr>
        <w:pStyle w:val="Heading 3"/>
      </w:pPr>
      <w:bookmarkStart w:name="instrumentinternalconsistency" w:id="204"/>
      <w:r>
        <w:rPr>
          <w:rFonts w:cs="Arial Unicode MS" w:eastAsia="Arial Unicode MS"/>
          <w:rtl w:val="0"/>
          <w:lang w:val="en-US"/>
        </w:rPr>
        <w:t>5.9.3 Instrument Internal Consistency</w:t>
      </w:r>
      <w:r>
        <w:br w:type="textWrapping"/>
      </w:r>
      <w:commentRangeStart w:id="205"/>
    </w:p>
    <w:p>
      <w:pPr>
        <w:pStyle w:val="First Paragraph"/>
      </w:pPr>
      <w:r>
        <w:rPr>
          <w:rtl w:val="0"/>
          <w:lang w:val="en-US"/>
        </w:rPr>
        <w:t>Inter-rater reliability</w:t>
      </w:r>
      <w:commentRangeEnd w:id="205"/>
      <w:r>
        <w:commentReference w:id="205"/>
      </w:r>
      <w:r>
        <w:rPr>
          <w:rtl w:val="0"/>
          <w:lang w:val="en-US"/>
        </w:rPr>
        <w:t xml:space="preserve"> was assessed using ICC(2,1) </w:t>
      </w:r>
      <w:r>
        <w:rPr>
          <w:rtl w:val="0"/>
          <w:lang w:val="en-US"/>
        </w:rPr>
        <w:t xml:space="preserve">– </w:t>
      </w:r>
      <w:r>
        <w:rPr>
          <w:rtl w:val="0"/>
          <w:lang w:val="en-US"/>
        </w:rPr>
        <w:t xml:space="preserve">two-way random effects, single measures, absolute agreement (Koo &amp; Li, 2016). All three blocks exceeded the ICC </w:t>
      </w:r>
      <w:r>
        <w:rPr>
          <w:rtl w:val="0"/>
          <w:lang w:val="en-US"/>
        </w:rPr>
        <w:t xml:space="preserve">≥ </w:t>
      </w:r>
      <w:r>
        <w:rPr>
          <w:rtl w:val="0"/>
          <w:lang w:val="en-US"/>
        </w:rPr>
        <w:t>0.70 threshold: Block 1 = 0.8425, Block 2 = 0.9026, Block 3 = 0.9369, indicating good to excellent consistency across counterbalancing versions. Instrument reliability is therefore not a limitation of this study.</w:t>
      </w:r>
    </w:p>
    <w:p>
      <w:pPr>
        <w:pStyle w:val="Heading"/>
      </w:pPr>
      <w:bookmarkStart w:name="X4f0b4725e6a327e833e7eb26d6f361e0e5cba93" w:id="206"/>
      <w:r>
        <w:rPr>
          <w:rFonts w:cs="Arial Unicode MS" w:eastAsia="Arial Unicode MS"/>
          <w:rtl w:val="0"/>
          <w:lang w:val="en-US"/>
        </w:rPr>
        <w:t>Chapter 6. Conclusions and Recommendations</w:t>
      </w:r>
      <w:bookmarkEnd w:id="206"/>
      <w:bookmarkEnd w:id="204"/>
    </w:p>
    <w:p>
      <w:pPr>
        <w:pStyle w:val="Heading 2"/>
      </w:pPr>
      <w:bookmarkStart w:name="chapterintroduction3" w:id="207"/>
      <w:r>
        <w:rPr>
          <w:rFonts w:cs="Arial Unicode MS" w:eastAsia="Arial Unicode MS"/>
          <w:rtl w:val="0"/>
          <w:lang w:val="en-US"/>
        </w:rPr>
        <w:t>6.1 Chapter Introduction</w:t>
      </w:r>
    </w:p>
    <w:p>
      <w:pPr>
        <w:pStyle w:val="First Paragraph"/>
      </w:pPr>
      <w:r>
        <w:rPr>
          <w:rtl w:val="0"/>
          <w:lang w:val="en-US"/>
        </w:rPr>
        <w:t>This chapter draws together the conclusions of the empirical study and translates them into recommendations, reflections, and broader implications. Building on the literature reviewed in Chapter 3 and the analytical results presented in Chapter 5, the chapter restates the central research questions and hypotheses, summarises what the secondary and primary research jointly suggest, and locates the contribution of the study within the wider field of behavioral finance and decision support.</w:t>
      </w:r>
    </w:p>
    <w:p>
      <w:pPr>
        <w:pStyle w:val="Body Text"/>
      </w:pPr>
      <w:r>
        <w:rPr>
          <w:rtl w:val="0"/>
          <w:lang w:val="en-US"/>
        </w:rPr>
        <w:t>Section 6.2 summarises the findings from both the literature review and the empirical analysis. Section 6.3 states the overall conclusions of the study. Section 6.4 presents practical recommendations for portfolio managers and for risk governance practitioners. Section 6.5 identifies areas for further research that emerged during the course of the work. Section 6.6 records lessons learned during the research and writing process. Section 6.7 addresses the ethical considerations raised by the findings, including the responsible use of algorithmic decision support and the risk of automation bias. Section 6.8 discusses the relevance of the study to the United Nations Sustainable Development Goals. Section 6.9 concludes the chapter and the thesis.</w:t>
      </w:r>
    </w:p>
    <w:p>
      <w:pPr>
        <w:pStyle w:val="Heading 2"/>
      </w:pPr>
      <w:bookmarkStart w:name="summaryoffindings" w:id="208"/>
      <w:r>
        <w:rPr>
          <w:rFonts w:cs="Arial Unicode MS" w:eastAsia="Arial Unicode MS"/>
          <w:rtl w:val="0"/>
          <w:lang w:val="en-US"/>
        </w:rPr>
        <w:t>6.2 Summary of Findings</w:t>
      </w:r>
      <w:bookmarkEnd w:id="208"/>
      <w:bookmarkEnd w:id="207"/>
    </w:p>
    <w:p>
      <w:pPr>
        <w:pStyle w:val="Heading 3"/>
      </w:pPr>
      <w:bookmarkStart w:name="summaryofsecondaryresearch" w:id="209"/>
      <w:r>
        <w:rPr>
          <w:rFonts w:cs="Arial Unicode MS" w:eastAsia="Arial Unicode MS"/>
          <w:rtl w:val="0"/>
        </w:rPr>
        <w:t>6.2.1 Summary</w:t>
      </w:r>
      <w:commentRangeStart w:id="210"/>
      <w:r>
        <w:rPr>
          <w:rFonts w:cs="Arial Unicode MS" w:eastAsia="Arial Unicode MS"/>
          <w:rtl w:val="0"/>
          <w:lang w:val="en-US"/>
        </w:rPr>
        <w:t xml:space="preserve"> of Secondary Research</w:t>
      </w:r>
      <w:commentRangeEnd w:id="210"/>
      <w:r>
        <w:commentReference w:id="210"/>
      </w:r>
    </w:p>
    <w:p>
      <w:pPr>
        <w:pStyle w:val="First Paragraph"/>
      </w:pPr>
      <w:r>
        <w:rPr>
          <w:rtl w:val="0"/>
          <w:lang w:val="en-US"/>
        </w:rPr>
        <w:t xml:space="preserve">The literature review (Chapter 3) establishes three thematic streams. First, behavioral biases </w:t>
      </w:r>
      <w:r>
        <w:rPr>
          <w:rtl w:val="0"/>
          <w:lang w:val="en-US"/>
        </w:rPr>
        <w:t xml:space="preserve">— </w:t>
      </w:r>
      <w:r>
        <w:rPr>
          <w:rtl w:val="0"/>
          <w:lang w:val="en-US"/>
        </w:rPr>
        <w:t xml:space="preserve">overconfidence, loss aversion, the disposition effect, attention-driven extrapolation, and herding </w:t>
      </w:r>
      <w:r>
        <w:rPr>
          <w:rtl w:val="0"/>
          <w:lang w:val="en-US"/>
        </w:rPr>
        <w:t xml:space="preserve">— </w:t>
      </w:r>
      <w:r>
        <w:rPr>
          <w:rtl w:val="0"/>
          <w:lang w:val="en-US"/>
        </w:rPr>
        <w:t>systematically distort investment decisions under high informational and emotional load (</w:t>
      </w:r>
      <w:r>
        <w:rPr>
          <w:rStyle w:val="Hyperlink.0"/>
        </w:rPr>
        <w:fldChar w:fldCharType="begin" w:fldLock="0"/>
      </w:r>
      <w:r>
        <w:rPr>
          <w:rStyle w:val="Hyperlink.0"/>
        </w:rPr>
        <w:instrText xml:space="preserve"> HYPERLINK "https://dx.doi.org/10.2139/ssrn.327880"</w:instrText>
      </w:r>
      <w:r>
        <w:rPr>
          <w:rStyle w:val="Hyperlink.0"/>
        </w:rPr>
        <w:fldChar w:fldCharType="separate" w:fldLock="0"/>
      </w:r>
      <w:r>
        <w:rPr>
          <w:rStyle w:val="Hyperlink.0"/>
          <w:rtl w:val="0"/>
        </w:rPr>
        <w:t>Barberis &amp; Thaler, 2002</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"https://doi.org/10.1126/science.185.4157.1124"</w:instrText>
      </w:r>
      <w:r>
        <w:rPr>
          <w:rStyle w:val="Hyperlink.0"/>
        </w:rPr>
        <w:fldChar w:fldCharType="separate" w:fldLock="0"/>
      </w:r>
      <w:r>
        <w:rPr>
          <w:rStyle w:val="Hyperlink.0"/>
          <w:rtl w:val="0"/>
        </w:rPr>
        <w:t>Tversky &amp; Kahneman, 1974</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"https://doi.org/10.1146/annurev-financial-092214-043752"</w:instrText>
      </w:r>
      <w:r>
        <w:rPr>
          <w:rStyle w:val="Hyperlink.0"/>
        </w:rPr>
        <w:fldChar w:fldCharType="separate" w:fldLock="0"/>
      </w:r>
      <w:r>
        <w:rPr>
          <w:rStyle w:val="Hyperlink.0"/>
          <w:rtl w:val="0"/>
        </w:rPr>
        <w:t>Hirshleifer, 2015</w:t>
      </w:r>
      <w:r>
        <w:rPr/>
        <w:fldChar w:fldCharType="end" w:fldLock="0"/>
      </w:r>
      <w:r>
        <w:rPr>
          <w:rtl w:val="0"/>
          <w:lang w:val="en-US"/>
        </w:rPr>
        <w:t>). Second, these biases persist among experienced professionals, who respond procyclically to volatility shocks and exhibit situational risk preferences that depart from stated investment policy (</w:t>
      </w:r>
      <w:r>
        <w:rPr>
          <w:rStyle w:val="Hyperlink.0"/>
        </w:rPr>
        <w:fldChar w:fldCharType="begin" w:fldLock="0"/>
      </w:r>
      <w:r>
        <w:rPr>
          <w:rStyle w:val="Hyperlink.0"/>
        </w:rPr>
        <w:instrText xml:space="preserve"> HYPERLINK "https://www2.uibk.ac.at/downloads/c9821000/wpaper/2020-11.pdf"</w:instrText>
      </w:r>
      <w:r>
        <w:rPr>
          <w:rStyle w:val="Hyperlink.0"/>
        </w:rPr>
        <w:fldChar w:fldCharType="separate" w:fldLock="0"/>
      </w:r>
      <w:r>
        <w:rPr>
          <w:rStyle w:val="Hyperlink.0"/>
          <w:rtl w:val="0"/>
        </w:rPr>
        <w:t>Huber et al., 2021</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"https://doi.org/10.1093/qje/qjt023"</w:instrText>
      </w:r>
      <w:r>
        <w:rPr>
          <w:rStyle w:val="Hyperlink.0"/>
        </w:rPr>
        <w:fldChar w:fldCharType="separate" w:fldLock="0"/>
      </w:r>
      <w:r>
        <w:rPr>
          <w:rStyle w:val="Hyperlink.0"/>
          <w:rtl w:val="0"/>
        </w:rPr>
        <w:t>Ben-David et al., 2013</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"https://doi.org/10.1287/mnsc.33.11.1404"</w:instrText>
      </w:r>
      <w:r>
        <w:rPr>
          <w:rStyle w:val="Hyperlink.0"/>
        </w:rPr>
        <w:fldChar w:fldCharType="separate" w:fldLock="0"/>
      </w:r>
      <w:r>
        <w:rPr>
          <w:rStyle w:val="Hyperlink.0"/>
          <w:rtl w:val="0"/>
        </w:rPr>
        <w:t>March &amp; Shapira, 1987</w:t>
      </w:r>
      <w:r>
        <w:rPr/>
        <w:fldChar w:fldCharType="end" w:fldLock="0"/>
      </w:r>
      <w:r>
        <w:rPr>
          <w:rtl w:val="0"/>
          <w:lang w:val="en-US"/>
        </w:rPr>
        <w:t>).</w:t>
      </w:r>
    </w:p>
    <w:p>
      <w:pPr>
        <w:pStyle w:val="Body Text"/>
      </w:pPr>
      <w:r>
        <w:rPr>
          <w:rtl w:val="0"/>
          <w:lang w:val="en-US"/>
        </w:rPr>
        <w:t>Third, decision-support tools have been developed to mitigate behavioral bias at the point of decision: rule-based pre-commitment protocols, AI-driven advisory systems, and behavioral metrics derived from news and market data (</w:t>
      </w:r>
      <w:r>
        <w:rPr>
          <w:rStyle w:val="Hyperlink.0"/>
        </w:rPr>
        <w:fldChar w:fldCharType="begin" w:fldLock="0"/>
      </w:r>
      <w:r>
        <w:rPr>
          <w:rStyle w:val="Hyperlink.0"/>
        </w:rPr>
        <w:instrText xml:space="preserve"> HYPERLINK "https://doi.org/10.2139/ssrn.3668963"</w:instrText>
      </w:r>
      <w:r>
        <w:rPr>
          <w:rStyle w:val="Hyperlink.0"/>
        </w:rPr>
        <w:fldChar w:fldCharType="separate" w:fldLock="0"/>
      </w:r>
      <w:r>
        <w:rPr>
          <w:rStyle w:val="Hyperlink.0"/>
          <w:rtl w:val="0"/>
        </w:rPr>
        <w:t>Statman, 2019</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"https://doi.org/10.1016/j.jet.2018.10.002"</w:instrText>
      </w:r>
      <w:r>
        <w:rPr>
          <w:rStyle w:val="Hyperlink.0"/>
        </w:rPr>
        <w:fldChar w:fldCharType="separate" w:fldLock="0"/>
      </w:r>
      <w:r>
        <w:rPr>
          <w:rStyle w:val="Hyperlink.0"/>
          <w:rtl w:val="0"/>
        </w:rPr>
        <w:t>Henderson et al., 2018</w:t>
      </w:r>
      <w:r>
        <w:rPr/>
        <w:fldChar w:fldCharType="end" w:fldLock="0"/>
      </w:r>
      <w:r>
        <w:rPr>
          <w:rtl w:val="0"/>
          <w:lang w:val="en-US"/>
        </w:rPr>
        <w:t xml:space="preserve">; </w:t>
      </w:r>
      <w:r>
        <w:rPr>
          <w:rStyle w:val="Hyperlink.0"/>
        </w:rPr>
        <w:fldChar w:fldCharType="begin" w:fldLock="0"/>
      </w:r>
      <w:r>
        <w:rPr>
          <w:rStyle w:val="Hyperlink.0"/>
        </w:rPr>
        <w:instrText xml:space="preserve"> HYPERLINK "https://dx.doi.org/10.2139/ssrn.3825110"</w:instrText>
      </w:r>
      <w:r>
        <w:rPr>
          <w:rStyle w:val="Hyperlink.0"/>
        </w:rPr>
        <w:fldChar w:fldCharType="separate" w:fldLock="0"/>
      </w:r>
      <w:r>
        <w:rPr>
          <w:rStyle w:val="Hyperlink.0"/>
          <w:rtl w:val="0"/>
        </w:rPr>
        <w:t>Bianchi et al., 2022</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"https://doi.org/10.1080/15427560.2025.2609644"</w:instrText>
      </w:r>
      <w:r>
        <w:rPr>
          <w:rStyle w:val="Hyperlink.0"/>
        </w:rPr>
        <w:fldChar w:fldCharType="separate" w:fldLock="0"/>
      </w:r>
      <w:r>
        <w:rPr>
          <w:rStyle w:val="Hyperlink.0"/>
          <w:rtl w:val="0"/>
        </w:rPr>
        <w:t>Lim, 2026</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"https://doi.org/10.1111/j.1540-6261.2007.01232.x"</w:instrText>
      </w:r>
      <w:r>
        <w:rPr>
          <w:rStyle w:val="Hyperlink.0"/>
        </w:rPr>
        <w:fldChar w:fldCharType="separate" w:fldLock="0"/>
      </w:r>
      <w:r>
        <w:rPr>
          <w:rStyle w:val="Hyperlink.0"/>
          <w:rtl w:val="0"/>
        </w:rPr>
        <w:t>Tetlock, 2007</w:t>
      </w:r>
      <w:r>
        <w:rPr/>
        <w:fldChar w:fldCharType="end" w:fldLock="0"/>
      </w:r>
      <w:r>
        <w:rPr>
          <w:rtl w:val="0"/>
          <w:lang w:val="en-US"/>
        </w:rPr>
        <w:t xml:space="preserve">; </w:t>
      </w:r>
      <w:r>
        <w:rPr>
          <w:rStyle w:val="Hyperlink.0"/>
        </w:rPr>
        <w:fldChar w:fldCharType="begin" w:fldLock="0"/>
      </w:r>
      <w:r>
        <w:rPr>
          <w:rStyle w:val="Hyperlink.0"/>
        </w:rPr>
        <w:instrText xml:space="preserve"> HYPERLINK "https://doi.org/10.1111/j.1540-6261.2011.01679.x"</w:instrText>
      </w:r>
      <w:r>
        <w:rPr>
          <w:rStyle w:val="Hyperlink.0"/>
        </w:rPr>
        <w:fldChar w:fldCharType="separate" w:fldLock="0"/>
      </w:r>
      <w:r>
        <w:rPr>
          <w:rStyle w:val="Hyperlink.0"/>
          <w:rtl w:val="0"/>
        </w:rPr>
        <w:t>Da et al., 2011</w:t>
      </w:r>
      <w:r>
        <w:rPr/>
        <w:fldChar w:fldCharType="end" w:fldLock="0"/>
      </w:r>
      <w:r>
        <w:rPr>
          <w:rtl w:val="0"/>
          <w:lang w:val="en-US"/>
        </w:rPr>
        <w:t xml:space="preserve">). The literature converges on a clear gap: no published instrument combines a real-time ex-ante composite measure of information shock intensity with an explicit decision-support intervention designed for individual portfolio managers at the point of decision. The secondary data infrastructure underpinning the Shock Score draws on this literature </w:t>
      </w:r>
      <w:r>
        <w:rPr>
          <w:rtl w:val="0"/>
          <w:lang w:val="en-US"/>
        </w:rPr>
        <w:t xml:space="preserve">— </w:t>
      </w:r>
      <w:r>
        <w:rPr>
          <w:rtl w:val="0"/>
          <w:lang w:val="en-US"/>
        </w:rPr>
        <w:t xml:space="preserve">30-minute intraday price bars (Interactive Brokers), headline news (Benzinga), and FinBERT-derived sentiment scores </w:t>
      </w:r>
      <w:r>
        <w:rPr>
          <w:rtl w:val="0"/>
          <w:lang w:val="en-US"/>
        </w:rPr>
        <w:t xml:space="preserve">— </w:t>
      </w:r>
      <w:r>
        <w:rPr>
          <w:rtl w:val="0"/>
          <w:lang w:val="en-US"/>
        </w:rPr>
        <w:t>operationalized into the four observable components of the composite measure.</w:t>
      </w:r>
    </w:p>
    <w:p>
      <w:pPr>
        <w:pStyle w:val="Heading 3"/>
      </w:pPr>
      <w:bookmarkStart w:name="summaryofprimaryresearch" w:id="211"/>
      <w:r>
        <w:rPr>
          <w:rFonts w:cs="Arial Unicode MS" w:eastAsia="Arial Unicode MS"/>
          <w:rtl w:val="0"/>
          <w:lang w:val="en-US"/>
        </w:rPr>
        <w:t>6.2.2 Summary of Primary Research</w:t>
      </w:r>
    </w:p>
    <w:p>
      <w:pPr>
        <w:pStyle w:val="First Paragraph"/>
      </w:pPr>
      <w:r>
        <w:rPr>
          <w:rtl w:val="0"/>
          <w:lang w:val="en-US"/>
        </w:rPr>
        <w:t xml:space="preserve">The primary research contributes empirical evidence on two hypotheses. H1 posits that SC_total </w:t>
      </w:r>
      <w:r>
        <w:rPr>
          <w:rtl w:val="0"/>
          <w:lang w:val="en-US"/>
        </w:rPr>
        <w:t xml:space="preserve">– </w:t>
      </w:r>
      <w:r>
        <w:rPr>
          <w:rtl w:val="0"/>
          <w:lang w:val="en-US"/>
        </w:rPr>
        <w:t xml:space="preserve">a PCA-based composite of article count, sentiment extremity, attention intensity, and event-type severity </w:t>
      </w:r>
      <w:r>
        <w:rPr>
          <w:rtl w:val="0"/>
          <w:lang w:val="en-US"/>
        </w:rPr>
        <w:t xml:space="preserve">– </w:t>
      </w:r>
      <w:r>
        <w:rPr>
          <w:rtl w:val="0"/>
          <w:lang w:val="en-US"/>
        </w:rPr>
        <w:t>is a statistically significant predictor of portfolio managers</w:t>
      </w:r>
      <w:r>
        <w:rPr>
          <w:rtl w:val="0"/>
          <w:lang w:val="en-US"/>
        </w:rPr>
        <w:t xml:space="preserve">’ </w:t>
      </w:r>
      <w:r>
        <w:rPr>
          <w:rtl w:val="0"/>
          <w:lang w:val="en-US"/>
        </w:rPr>
        <w:t>Net Risk Stance. The evidence supports this hypothesis (</w:t>
      </w:r>
      <w:r>
        <w:rPr>
          <w:rtl w:val="0"/>
          <w:lang w:val="en-US"/>
        </w:rPr>
        <w:t xml:space="preserve">β₁ </w:t>
      </w:r>
      <w:r>
        <w:rPr>
          <w:rtl w:val="0"/>
          <w:lang w:val="en-US"/>
        </w:rPr>
        <w:t xml:space="preserve">= -0.4874, p = &lt;0.0001). H2 posits that exposure to the Shock Score dashboard improves the risk-return profile of simulated portfolios. The Option B individual-portfolio regression does not support this hypothesis at the </w:t>
      </w:r>
      <w:r>
        <w:rPr>
          <w:rtl w:val="0"/>
          <w:lang w:val="en-US"/>
        </w:rPr>
        <w:t xml:space="preserve">α </w:t>
      </w:r>
      <w:r>
        <w:rPr>
          <w:rtl w:val="0"/>
          <w:lang w:val="en-US"/>
        </w:rPr>
        <w:t>= 0.05 level. These findings are based on 53 respondents (424 observations).</w:t>
      </w:r>
    </w:p>
    <w:p>
      <w:pPr>
        <w:pStyle w:val="Heading 2"/>
      </w:pPr>
      <w:bookmarkStart w:name="overallconclusions" w:id="212"/>
      <w:r>
        <w:rPr>
          <w:rFonts w:cs="Arial Unicode MS" w:eastAsia="Arial Unicode MS"/>
          <w:rtl w:val="0"/>
          <w:lang w:val="en-US"/>
        </w:rPr>
        <w:t>6.3 Overall Conclusions</w:t>
      </w:r>
    </w:p>
    <w:p>
      <w:pPr>
        <w:pStyle w:val="First Paragraph"/>
      </w:pPr>
      <w:r>
        <w:rPr>
          <w:rtl w:val="0"/>
          <w:lang w:val="en-US"/>
        </w:rPr>
        <w:t>This research set out to investigate whether external financial information shocks cause systematic shifts in equity portfolio managers</w:t>
      </w:r>
      <w:r>
        <w:rPr>
          <w:rtl w:val="0"/>
          <w:lang w:val="en-US"/>
        </w:rPr>
        <w:t xml:space="preserve">’ </w:t>
      </w:r>
      <w:r>
        <w:rPr>
          <w:rtl w:val="0"/>
          <w:lang w:val="en-US"/>
        </w:rPr>
        <w:t xml:space="preserve">decision-making, and whether a structured decision-support tool </w:t>
      </w:r>
      <w:r>
        <w:rPr>
          <w:rtl w:val="0"/>
          <w:lang w:val="en-US"/>
        </w:rPr>
        <w:t xml:space="preserve">– </w:t>
      </w:r>
      <w:r>
        <w:rPr>
          <w:rtl w:val="0"/>
          <w:lang w:val="en-US"/>
        </w:rPr>
        <w:t xml:space="preserve">the Shock Score </w:t>
      </w:r>
      <w:r>
        <w:rPr>
          <w:rtl w:val="0"/>
          <w:lang w:val="en-US"/>
        </w:rPr>
        <w:t xml:space="preserve">– </w:t>
      </w:r>
      <w:r>
        <w:rPr>
          <w:rtl w:val="0"/>
          <w:lang w:val="en-US"/>
        </w:rPr>
        <w:t>can moderate those responses. The evidence is consistent with the proposition that shock intensity, as measured by SC_total, is associated with changes in risk stance. The evidence does not strongly support the proposition that the Shock Score dashboard improves portfolio-level outcomes. Collectively, the results are directionally consistent with the thesis framework and provide a basis for cautious optimism about structured decision support in professional investment contexts.</w:t>
      </w:r>
      <w:bookmarkEnd w:id="212"/>
      <w:bookmarkEnd w:id="211"/>
    </w:p>
    <w:p>
      <w:pPr>
        <w:pStyle w:val="Heading 3"/>
      </w:pPr>
      <w:bookmarkStart w:name="Xe187c7020d97d3d14c9cd6c889dfbef53010dc3" w:id="213"/>
      <w:r>
        <w:rPr>
          <w:rFonts w:cs="Arial Unicode MS" w:eastAsia="Arial Unicode MS"/>
          <w:rtl w:val="0"/>
        </w:rPr>
        <w:t xml:space="preserve">6.3.1 </w:t>
      </w:r>
      <w:commentRangeStart w:id="214"/>
      <w:r>
        <w:rPr>
          <w:rFonts w:cs="Arial Unicode MS" w:eastAsia="Arial Unicode MS"/>
          <w:rtl w:val="0"/>
          <w:lang w:val="en-US"/>
        </w:rPr>
        <w:t>Theoretical and Methodological Contributions</w:t>
      </w:r>
      <w:commentRangeEnd w:id="214"/>
      <w:r>
        <w:commentReference w:id="214"/>
      </w:r>
    </w:p>
    <w:p>
      <w:pPr>
        <w:pStyle w:val="First Paragraph"/>
      </w:pPr>
      <w:r>
        <w:rPr>
          <w:rtl w:val="0"/>
          <w:lang w:val="en-US"/>
        </w:rPr>
        <w:t>The contributions of this thesis can be grouped along five dimensions. First, and most centrally, the thesis introduces the Shock Score as a novel composite metric for quantifying the behavioral intensity of an information shock at the level of an individual equity holding. The Shock Score is not a restatement of the established behavioral finance finding</w:t>
      </w:r>
      <w:ins w:id="215" w:date="2026-06-01T22:27:32Z" w:author="Stefano Canossa">
        <w:r>
          <w:rPr>
            <w:rtl w:val="0"/>
            <w:lang w:val="de-DE"/>
          </w:rPr>
          <w:t xml:space="preserve"> (add references)</w:t>
        </w:r>
      </w:ins>
      <w:r>
        <w:rPr>
          <w:rtl w:val="0"/>
          <w:lang w:val="en-US"/>
        </w:rPr>
        <w:t xml:space="preserve"> that managers take biased decisions under market stress </w:t>
      </w:r>
      <w:r>
        <w:rPr>
          <w:rtl w:val="0"/>
          <w:lang w:val="en-US"/>
        </w:rPr>
        <w:t xml:space="preserve">— </w:t>
      </w:r>
      <w:r>
        <w:rPr>
          <w:rtl w:val="0"/>
          <w:lang w:val="en-US"/>
        </w:rPr>
        <w:t>that is already well-documented in the literature</w:t>
      </w:r>
      <w:ins w:id="216" w:date="2026-06-01T22:28:06Z" w:author="Stefano Canossa">
        <w:r>
          <w:rPr>
            <w:rtl w:val="0"/>
            <w:lang w:val="de-DE"/>
          </w:rPr>
          <w:t xml:space="preserve"> (what literature? add references here)</w:t>
        </w:r>
      </w:ins>
      <w:r>
        <w:rPr>
          <w:rtl w:val="0"/>
          <w:lang w:val="en-US"/>
        </w:rPr>
        <w:t>. The contribution is the metric itself: a PCA-based</w:t>
      </w:r>
      <w:ins w:id="217" w:date="2026-06-01T22:28:20Z" w:author="Stefano Canossa">
        <w:r>
          <w:rPr>
            <w:rtl w:val="0"/>
            <w:lang w:val="de-DE"/>
          </w:rPr>
          <w:t xml:space="preserve"> (add reference for PCA)</w:t>
        </w:r>
      </w:ins>
      <w:r>
        <w:rPr>
          <w:rtl w:val="0"/>
          <w:lang w:val="en-US"/>
        </w:rPr>
        <w:t xml:space="preserve"> composite of four observable news and market components that produce</w:t>
      </w:r>
      <w:del w:id="218" w:date="2026-06-01T22:28:37Z" w:author="Stefano Canossa">
        <w:r>
          <w:rPr>
            <w:rtl w:val="0"/>
            <w:lang w:val="en-US"/>
          </w:rPr>
          <w:delText>s</w:delText>
        </w:r>
      </w:del>
      <w:r>
        <w:rPr>
          <w:rtl w:val="0"/>
          <w:lang w:val="en-US"/>
        </w:rPr>
        <w:t xml:space="preserve"> a single, standardized, ex-ante signal of shock intensity. The empirical significance of the H1 regression coefficient (</w:t>
      </w:r>
      <w:r>
        <w:rPr>
          <w:rtl w:val="0"/>
          <w:lang w:val="en-US"/>
        </w:rPr>
        <w:t xml:space="preserve">β₁ </w:t>
      </w:r>
      <w:r>
        <w:rPr>
          <w:rtl w:val="0"/>
          <w:lang w:val="en-US"/>
        </w:rPr>
        <w:t xml:space="preserve">on SC_total) provides direct evidence of construct validity </w:t>
      </w:r>
      <w:r>
        <w:rPr>
          <w:rtl w:val="0"/>
          <w:lang w:val="en-US"/>
        </w:rPr>
        <w:t xml:space="preserve">— </w:t>
      </w:r>
      <w:r>
        <w:rPr>
          <w:rtl w:val="0"/>
          <w:lang w:val="en-US"/>
        </w:rPr>
        <w:t>the Shock Score systematically predicts Net Risk Stance responses across professional respondents and information shock scenarios, demonstrating that the composite captures something real and systematic in the shock-decision relationship. The novelty is therefore not the behavioral phenomenon, which is established</w:t>
      </w:r>
      <w:ins w:id="219" w:date="2026-06-01T22:29:40Z" w:author="Stefano Canossa">
        <w:r>
          <w:rPr>
            <w:rtl w:val="0"/>
            <w:lang w:val="de-DE"/>
          </w:rPr>
          <w:t xml:space="preserve"> (add references that support this statement, else it is you implying)</w:t>
        </w:r>
      </w:ins>
      <w:r>
        <w:rPr>
          <w:rtl w:val="0"/>
          <w:lang w:val="en-US"/>
        </w:rPr>
        <w:t>, but the operationalisation: a quantitative instrument that makes shock intensity machine-readable and actionable before the decision is made. The Shock Score translates concepts such as loss aversion and overconfidence into a quantifiable indicator, responding to calls for tools that integrate psychological insights into investment practice and enabling these concepts to be monitored and managed in real time.</w:t>
      </w:r>
    </w:p>
    <w:p>
      <w:pPr>
        <w:pStyle w:val="Body Text"/>
      </w:pPr>
      <w:r>
        <w:rPr>
          <w:rtl w:val="0"/>
          <w:lang w:val="en-US"/>
        </w:rPr>
        <w:t xml:space="preserve">Second, the thesis introduces a methodology that combines market information (news events and sentiment indicators) with behavioral parameters (bias triggers and stress factors). </w:t>
      </w:r>
      <w:commentRangeStart w:id="220"/>
      <w:r>
        <w:rPr>
          <w:rtl w:val="0"/>
          <w:lang w:val="en-US"/>
        </w:rPr>
        <w:t>This combination of data-driven analytics and psychological modeling has not been implemented in prior work.</w:t>
      </w:r>
      <w:commentRangeEnd w:id="220"/>
      <w:r>
        <w:commentReference w:id="220"/>
      </w:r>
      <w:r>
        <w:rPr>
          <w:rtl w:val="0"/>
          <w:lang w:val="en-US"/>
        </w:rPr>
        <w:t xml:space="preserve"> In contrast to static factor models, the Shock Score uses dynamic event-level inputs to generate forward-looking risk assessments at the level of individual managers.</w:t>
      </w:r>
    </w:p>
    <w:p>
      <w:pPr>
        <w:pStyle w:val="Body Text"/>
      </w:pPr>
      <w:r>
        <w:rPr>
          <w:rtl w:val="0"/>
          <w:lang w:val="en-US"/>
        </w:rPr>
        <w:t>Third, by explicitly designing the Shock Score for ex-ante decision support</w:t>
      </w:r>
      <w:commentRangeStart w:id="221"/>
      <w:r>
        <w:rPr>
          <w:rtl w:val="0"/>
          <w:lang w:val="en-US"/>
        </w:rPr>
        <w:t>, the work addresses a gap in empirical research</w:t>
      </w:r>
      <w:commentRangeEnd w:id="221"/>
      <w:r>
        <w:commentReference w:id="221"/>
      </w:r>
      <w:r>
        <w:rPr>
          <w:rtl w:val="0"/>
          <w:lang w:val="en-US"/>
        </w:rPr>
        <w:t xml:space="preserve">. It offers a mechanism for anticipating and mitigating biases before they affect portfolio decisions, directly engaging limitations identified in the decision-support literature </w:t>
      </w:r>
      <w:r>
        <w:rPr>
          <w:rtl w:val="0"/>
          <w:lang w:val="en-US"/>
        </w:rPr>
        <w:t xml:space="preserve">— </w:t>
      </w:r>
      <w:r>
        <w:rPr>
          <w:rtl w:val="0"/>
          <w:lang w:val="en-US"/>
        </w:rPr>
        <w:t>namely, that prevailing systems emphasize quantitative analysis and offer limited proactive bias alerts.</w:t>
      </w:r>
    </w:p>
    <w:p>
      <w:pPr>
        <w:pStyle w:val="Body Text"/>
      </w:pPr>
      <w:r>
        <w:rPr>
          <w:rtl w:val="0"/>
          <w:lang w:val="en-US"/>
        </w:rPr>
        <w:t>Fourth, the contributions emphasize realistic professional context. The Shock Score is intended for trained portfolio managers and risk officers r</w:t>
      </w:r>
      <w:commentRangeStart w:id="222"/>
      <w:r>
        <w:rPr>
          <w:rtl w:val="0"/>
          <w:lang w:val="en-US"/>
        </w:rPr>
        <w:t>ather than student subjects, reflecting established evidence that professional decision-makers exhibit behavioral responses distinct from those of non-professionals.</w:t>
      </w:r>
      <w:commentRangeEnd w:id="222"/>
      <w:r>
        <w:commentReference w:id="222"/>
      </w:r>
      <w:r>
        <w:rPr>
          <w:rtl w:val="0"/>
          <w:lang w:val="en-US"/>
        </w:rPr>
        <w:t xml:space="preserve"> The framework can be calibrated to professional users through empirical studies or surveys, which supports external validity and incorporates decision-maker psychology alongside market outcomes.</w:t>
      </w:r>
    </w:p>
    <w:p>
      <w:pPr>
        <w:pStyle w:val="Body Text"/>
      </w:pPr>
      <w:r>
        <w:rPr>
          <w:rtl w:val="0"/>
          <w:lang w:val="en-US"/>
        </w:rPr>
        <w:t>Fifth, on a theoretical level, the work extends the financial decision-making framework by adding a behavioral risk factor to traditional models</w:t>
      </w:r>
      <w:ins w:id="223" w:date="2026-06-01T22:40:51Z" w:author="Stefano Canossa">
        <w:r>
          <w:rPr>
            <w:rtl w:val="0"/>
            <w:lang w:val="de-DE"/>
          </w:rPr>
          <w:t xml:space="preserve"> (which traditional models? Add references)</w:t>
        </w:r>
      </w:ins>
      <w:r>
        <w:rPr>
          <w:rtl w:val="0"/>
          <w:lang w:val="en-US"/>
        </w:rPr>
        <w:t xml:space="preserve">. Empirically, it suggests new ways to test behavioral theories using real-time events; applying the Shock Score in experiments or simulations can yield data on how specific biases </w:t>
      </w:r>
      <w:r>
        <w:rPr>
          <w:rtl w:val="0"/>
          <w:lang w:val="en-US"/>
        </w:rPr>
        <w:t xml:space="preserve">— </w:t>
      </w:r>
      <w:r>
        <w:rPr>
          <w:rtl w:val="0"/>
          <w:lang w:val="en-US"/>
        </w:rPr>
        <w:t xml:space="preserve">such as anchoring on recent data </w:t>
      </w:r>
      <w:r>
        <w:rPr>
          <w:rtl w:val="0"/>
          <w:lang w:val="en-US"/>
        </w:rPr>
        <w:t xml:space="preserve">— </w:t>
      </w:r>
      <w:r>
        <w:rPr>
          <w:rtl w:val="0"/>
          <w:lang w:val="en-US"/>
        </w:rPr>
        <w:t>propagate into portfolio choices. These contributions enrich both academic theory, by formalizing bias-driven risk modeling, and applied finance, by providing a prototype for a new generation of decision-support tools.</w:t>
      </w:r>
    </w:p>
    <w:p>
      <w:pPr>
        <w:pStyle w:val="Body Text"/>
      </w:pPr>
      <w:r>
        <w:rPr>
          <w:rtl w:val="0"/>
          <w:lang w:val="en-US"/>
        </w:rPr>
        <w:t>Taken together, these contributions are original to this thesis. By integrating psychology with quantitative finance and constructing an anticipatory risk indicator, the Shock Score advances the literature on decision-making under uncertainty and illustrates how behavioral finance can move from explanation toward operational support for practitioners.</w:t>
      </w:r>
    </w:p>
    <w:p>
      <w:pPr>
        <w:pStyle w:val="Heading 2"/>
      </w:pPr>
      <w:bookmarkStart w:name="recommendations" w:id="224"/>
      <w:r>
        <w:rPr>
          <w:rFonts w:cs="Arial Unicode MS" w:eastAsia="Arial Unicode MS"/>
          <w:rtl w:val="0"/>
        </w:rPr>
        <w:t xml:space="preserve">6.4 </w:t>
      </w:r>
      <w:commentRangeStart w:id="225"/>
      <w:r>
        <w:rPr>
          <w:rFonts w:cs="Arial Unicode MS" w:eastAsia="Arial Unicode MS"/>
          <w:rtl w:val="0"/>
          <w:lang w:val="en-US"/>
        </w:rPr>
        <w:t>Recommendations</w:t>
      </w:r>
      <w:commentRangeEnd w:id="225"/>
      <w:r>
        <w:commentReference w:id="225"/>
      </w:r>
    </w:p>
    <w:p>
      <w:pPr>
        <w:pStyle w:val="First Paragraph"/>
      </w:pPr>
      <w:r>
        <w:rPr>
          <w:b w:val="1"/>
          <w:bCs w:val="1"/>
          <w:rtl w:val="0"/>
          <w:lang w:val="en-US"/>
        </w:rPr>
        <w:t>For individual portfolio managers.</w:t>
      </w:r>
      <w:r>
        <w:rPr>
          <w:rtl w:val="0"/>
          <w:lang w:val="en-US"/>
        </w:rPr>
        <w:t xml:space="preserve"> The results are consistent with the view that information shock intensity is associated with shifts in risk stance</w:t>
      </w:r>
      <w:ins w:id="226" w:date="2026-06-01T22:44:21Z" w:author="Stefano Canossa">
        <w:r>
          <w:rPr>
            <w:rtl w:val="0"/>
            <w:lang w:val="de-DE"/>
          </w:rPr>
          <w:t xml:space="preserve"> (add all the references you</w:t>
        </w:r>
      </w:ins>
      <w:ins w:id="227" w:date="2026-06-01T22:44:21Z" w:author="Stefano Canossa">
        <w:r>
          <w:rPr>
            <w:rtl w:val="0"/>
            <w:lang w:val="de-DE"/>
          </w:rPr>
          <w:t>’</w:t>
        </w:r>
      </w:ins>
      <w:ins w:id="228" w:date="2026-06-01T22:44:21Z" w:author="Stefano Canossa">
        <w:r>
          <w:rPr>
            <w:rtl w:val="0"/>
            <w:lang w:val="de-DE"/>
          </w:rPr>
          <w:t>ve found that consistency)</w:t>
        </w:r>
      </w:ins>
      <w:r>
        <w:rPr>
          <w:rtl w:val="0"/>
          <w:lang w:val="en-US"/>
        </w:rPr>
        <w:t>. Managers are encouraged to adopt structured pre-commitment protocols for periods of elevated shock intensity, as operationalised by the Monitor, Review, and Halt thresholds embedded in the Shock Score dashboard. The dashboard</w:t>
      </w:r>
      <w:r>
        <w:rPr>
          <w:rtl w:val="0"/>
          <w:lang w:val="en-US"/>
        </w:rPr>
        <w:t>’</w:t>
      </w:r>
      <w:r>
        <w:rPr>
          <w:rtl w:val="0"/>
          <w:lang w:val="en-US"/>
        </w:rPr>
        <w:t>s three-tier protocol structure provides an operationally tractable debiasing mechanism that does not require extensive behavioural training to implement.</w:t>
      </w:r>
    </w:p>
    <w:p>
      <w:pPr>
        <w:pStyle w:val="Body Text"/>
      </w:pPr>
      <w:r>
        <w:rPr>
          <w:b w:val="1"/>
          <w:bCs w:val="1"/>
          <w:rtl w:val="0"/>
          <w:lang w:val="en-US"/>
        </w:rPr>
        <w:t>For risk governance.</w:t>
      </w:r>
      <w:r>
        <w:rPr>
          <w:rtl w:val="0"/>
          <w:lang w:val="en-US"/>
        </w:rPr>
        <w:t xml:space="preserve"> Risk committees and Chief Investment Officers may consider integrating real-time shock monitoring </w:t>
      </w:r>
      <w:r>
        <w:rPr>
          <w:rtl w:val="0"/>
          <w:lang w:val="en-US"/>
        </w:rPr>
        <w:t xml:space="preserve">– </w:t>
      </w:r>
      <w:r>
        <w:rPr>
          <w:rtl w:val="0"/>
          <w:lang w:val="en-US"/>
        </w:rPr>
        <w:t xml:space="preserve">indexed by a composite such as SC_total </w:t>
      </w:r>
      <w:r>
        <w:rPr>
          <w:rtl w:val="0"/>
          <w:lang w:val="en-US"/>
        </w:rPr>
        <w:t xml:space="preserve">– </w:t>
      </w:r>
      <w:r>
        <w:rPr>
          <w:rtl w:val="0"/>
          <w:lang w:val="en-US"/>
        </w:rPr>
        <w:t>into existing risk oversight frameworks. The Shock Score provides a transparent, auditable rationale for discretionary trading restrictions during high-intensity events, supporting governance accountability without removing managerial discretion.</w:t>
      </w:r>
    </w:p>
    <w:p>
      <w:pPr>
        <w:pStyle w:val="Body Text"/>
      </w:pPr>
      <w:r>
        <w:rPr>
          <w:b w:val="1"/>
          <w:bCs w:val="1"/>
          <w:rtl w:val="0"/>
          <w:lang w:val="en-US"/>
        </w:rPr>
        <w:t>For institutional deployment.</w:t>
      </w:r>
      <w:r>
        <w:rPr>
          <w:rtl w:val="0"/>
          <w:lang w:val="en-US"/>
        </w:rPr>
        <w:t xml:space="preserve"> Prior to deployment, the Shock Score dashboard should be validated on a larger, independently recruited sample of professional portfolio managers. The current study</w:t>
      </w:r>
      <w:r>
        <w:rPr>
          <w:rtl w:val="0"/>
          <w:lang w:val="en-US"/>
        </w:rPr>
        <w:t>’</w:t>
      </w:r>
      <w:r>
        <w:rPr>
          <w:rtl w:val="0"/>
          <w:lang w:val="en-US"/>
        </w:rPr>
        <w:t xml:space="preserve">s limitations </w:t>
      </w:r>
      <w:r>
        <w:rPr>
          <w:rtl w:val="0"/>
          <w:lang w:val="en-US"/>
        </w:rPr>
        <w:t xml:space="preserve">– </w:t>
      </w:r>
      <w:r>
        <w:rPr>
          <w:rtl w:val="0"/>
          <w:lang w:val="en-US"/>
        </w:rPr>
        <w:t xml:space="preserve">including the sample size and volunteer composition </w:t>
      </w:r>
      <w:r>
        <w:rPr>
          <w:rtl w:val="0"/>
          <w:lang w:val="en-US"/>
        </w:rPr>
        <w:t xml:space="preserve">– </w:t>
      </w:r>
      <w:r>
        <w:rPr>
          <w:rtl w:val="0"/>
          <w:lang w:val="en-US"/>
        </w:rPr>
        <w:t>should be addressed through a pre-registered replication with a target N &gt;= 100 verified professionals. Platform integration (e.g., OMS or EMS interfaces) is recommended over standalone survey administration for ecological validity.</w:t>
      </w:r>
    </w:p>
    <w:p>
      <w:pPr>
        <w:pStyle w:val="Heading 2"/>
      </w:pPr>
      <w:bookmarkStart w:name="areasforfutureresearch" w:id="229"/>
      <w:r>
        <w:rPr>
          <w:rFonts w:cs="Arial Unicode MS" w:eastAsia="Arial Unicode MS"/>
          <w:rtl w:val="0"/>
          <w:lang w:val="en-US"/>
        </w:rPr>
        <w:t>6.5 Areas for Future Research</w:t>
      </w:r>
    </w:p>
    <w:p>
      <w:pPr>
        <w:pStyle w:val="First Paragraph"/>
      </w:pPr>
      <w:r>
        <w:rPr>
          <w:rtl w:val="0"/>
          <w:lang w:val="en-US"/>
        </w:rPr>
        <w:t>The present study raises several questions that warrant further investigation and identifies methodological extensions that would strengthen the evidence base.</w:t>
      </w:r>
    </w:p>
    <w:p>
      <w:pPr>
        <w:pStyle w:val="Body Text"/>
      </w:pPr>
      <w:r>
        <w:rPr>
          <w:b w:val="1"/>
          <w:bCs w:val="1"/>
          <w:rtl w:val="0"/>
          <w:lang w:val="en-US"/>
        </w:rPr>
        <w:t>Validation of simulation assumptions through live or paper-trading experiments.</w:t>
      </w:r>
      <w:r>
        <w:rPr>
          <w:rtl w:val="0"/>
          <w:lang w:val="en-US"/>
        </w:rPr>
        <w:t xml:space="preserve"> The portfolio outcome results under H2 are jointly conditional on the behavioral effect of the Shock Score and the adequacy of the simulation model that maps stated NRS responses to portfolio returns, as acknowledged in Section 5.9.1. Future research should seek to decouple these two elements by replicating the H2 test in a live or paper-trading environment, where actual portfolio adjustments replace stated intentions. Such a design would enable independent validation of the simulation conventions and provide a direct test of whether Shock Score access produces measurable changes in realized portfolio risk-return characteristics.</w:t>
      </w:r>
    </w:p>
    <w:p>
      <w:pPr>
        <w:pStyle w:val="Body Text"/>
      </w:pPr>
      <w:r>
        <w:rPr>
          <w:b w:val="1"/>
          <w:bCs w:val="1"/>
          <w:rtl w:val="0"/>
          <w:lang w:val="en-US"/>
        </w:rPr>
        <w:t>Robustness of H2 results across alternative simulation conventions.</w:t>
      </w:r>
      <w:r>
        <w:rPr>
          <w:rtl w:val="0"/>
          <w:lang w:val="en-US"/>
        </w:rPr>
        <w:t xml:space="preserve"> Future work should examine whether the H2 findings are sensitive to the choice of simulation parameters, including rebalancing rules, return attribution horizons, and risk-free rate conventions. Replication using a range of plausible simulation specifications would establish whether the results reflect a robust behavioral effect or are conditional on particular modeling assumptions.</w:t>
      </w:r>
    </w:p>
    <w:p>
      <w:pPr>
        <w:pStyle w:val="Body Text"/>
      </w:pPr>
      <w:r>
        <w:rPr>
          <w:b w:val="1"/>
          <w:bCs w:val="1"/>
          <w:rtl w:val="0"/>
          <w:lang w:val="en-US"/>
        </w:rPr>
        <w:t>Extension to multi-stock and portfolio-level information shock interactions.</w:t>
      </w:r>
      <w:r>
        <w:rPr>
          <w:rtl w:val="0"/>
          <w:lang w:val="en-US"/>
        </w:rPr>
        <w:t xml:space="preserve"> The current design presents information shocks to individual holdings in isolation. In practice, portfolio managers respond to concurrent information shocks across multiple positions, and the interaction between simultaneous information events may amplify or attenuate the behavioral effects observed here. Future research could extend the experimental design to present simultaneous multi-stock scenarios and examine whether Shock Score guidance is more or less effective under conditions of information overload.</w:t>
      </w:r>
    </w:p>
    <w:p>
      <w:pPr>
        <w:pStyle w:val="Body Text"/>
      </w:pPr>
      <w:r>
        <w:rPr>
          <w:b w:val="1"/>
          <w:bCs w:val="1"/>
          <w:rtl w:val="0"/>
          <w:lang w:val="en-US"/>
        </w:rPr>
        <w:t>Longitudinal and cross-market replication.</w:t>
      </w:r>
      <w:r>
        <w:rPr>
          <w:rtl w:val="0"/>
          <w:lang w:val="en-US"/>
        </w:rPr>
        <w:t xml:space="preserve"> The study is conducted over a fixed event window using U.S. equity data. Replication across different market regimes, geographic markets, and asset classes would establish the generalisability of the Shock Score framework and test whether the observed behavioral effects are stable across varying information environments.</w:t>
      </w:r>
    </w:p>
    <w:p>
      <w:pPr>
        <w:pStyle w:val="Body Text"/>
      </w:pPr>
      <w:r>
        <w:rPr>
          <w:b w:val="1"/>
          <w:bCs w:val="1"/>
          <w:rtl w:val="0"/>
          <w:lang w:val="en-US"/>
        </w:rPr>
        <w:t>SC_total as a predictive signal.</w:t>
      </w:r>
      <w:r>
        <w:rPr>
          <w:rtl w:val="0"/>
          <w:lang w:val="en-US"/>
        </w:rPr>
        <w:t xml:space="preserve"> An unexpected finding of the study concerns the limited predictive accuracy of SC_total as a directional signal for subsequent price movements, as discussed in Section 5.6.2. Future research should examine whether refined weighting of the Shock Score components, or the addition of complementary signals such as order flow imbalance or options market activity, improves directional predictive performance. This avenue is relevant both for the decision-support application studied here and for potential algorithmic implementation.</w:t>
      </w:r>
    </w:p>
    <w:p>
      <w:pPr>
        <w:pStyle w:val="Heading 2"/>
      </w:pPr>
      <w:bookmarkStart w:name="lessonslearned" w:id="230"/>
      <w:r>
        <w:rPr>
          <w:rFonts w:cs="Arial Unicode MS" w:eastAsia="Arial Unicode MS"/>
          <w:rtl w:val="0"/>
          <w:lang w:val="en-US"/>
        </w:rPr>
        <w:t>6.6 Lessons Learned</w:t>
      </w:r>
    </w:p>
    <w:p>
      <w:pPr>
        <w:pStyle w:val="First Paragraph"/>
      </w:pPr>
      <w:r>
        <w:rPr>
          <w:rtl w:val="0"/>
          <w:lang w:val="en-US"/>
        </w:rPr>
        <w:t>The most consequential methodological lesson concerns the gap between a study</w:t>
      </w:r>
      <w:r>
        <w:rPr>
          <w:rtl w:val="0"/>
          <w:lang w:val="en-US"/>
        </w:rPr>
        <w:t>’</w:t>
      </w:r>
      <w:r>
        <w:rPr>
          <w:rtl w:val="0"/>
          <w:lang w:val="en-US"/>
        </w:rPr>
        <w:t>s conceptual design and its operational implementation. The original research plan envisaged a relatively self-contained empirical exercise: define the Shock Score, deploy a survey, run a regression. In practice, each of these steps generated its own subordinate workflow. Constructing the composite information shock measure required the systematic ingestion of news and market data, the calibration of sentiment scoring through a pre-trained financial language model, the construction of a reproducible principal component decomposition, and the careful handling of pacing constraints in commercial data interfaces. Each of these layers required engineering discipline that is rarely visible in published behavioral finance research but that substantially determined whether the study could be executed at all.</w:t>
      </w:r>
    </w:p>
    <w:p>
      <w:pPr>
        <w:pStyle w:val="Body Text"/>
      </w:pPr>
      <w:r>
        <w:rPr>
          <w:rtl w:val="0"/>
          <w:lang w:val="en-US"/>
        </w:rPr>
        <w:t xml:space="preserve">A related lesson concerns the role of large language models as research instruments. Throughout the project, two distinct uses emerged. The first was as an automation layer for narrow, repetitive tasks: the standardization of news summaries to consistent length and register, the conversion of unstructured headlines into survey-ready scenario text, and the generation of code for routine data manipulation. In this role, the models were highly effective, provided that the prompts were precise and the outputs were reviewed systematically before being incorporated into the analytical pipeline. The second use was as an interlocutor in the thinking process </w:t>
      </w:r>
      <w:r>
        <w:rPr>
          <w:rtl w:val="0"/>
          <w:lang w:val="en-US"/>
        </w:rPr>
        <w:t xml:space="preserve">– </w:t>
      </w:r>
      <w:r>
        <w:rPr>
          <w:rtl w:val="0"/>
          <w:lang w:val="en-US"/>
        </w:rPr>
        <w:t>a way of pressure-testing arguments, surfacing alternative framings, and catching weaknesses in chains of reasoning before they propagated into the written thesis. Both uses were valuable; both required active editorial oversight. The experience reinforced a view that large language models extend rather than replace the work of a researcher, and that the quality of the output is bounded by the quality of the questions asked.</w:t>
      </w:r>
    </w:p>
    <w:p>
      <w:pPr>
        <w:pStyle w:val="Body Text"/>
      </w:pPr>
      <w:r>
        <w:rPr>
          <w:rtl w:val="0"/>
          <w:lang w:val="en-US"/>
        </w:rPr>
        <w:t xml:space="preserve">On the subject of behavioral finance </w:t>
      </w:r>
      <w:ins w:id="231" w:date="2026-06-01T22:49:14Z" w:author="Stefano Canossa">
        <w:r>
          <w:rPr>
            <w:rtl w:val="0"/>
            <w:lang w:val="de-DE"/>
          </w:rPr>
          <w:t xml:space="preserve">(add references) </w:t>
        </w:r>
      </w:ins>
      <w:r>
        <w:rPr>
          <w:rtl w:val="0"/>
          <w:lang w:val="en-US"/>
        </w:rPr>
        <w:t>itself, the most important learning was the distance between the descriptive richness of the literature and the operational poverty of available decision-support tools. The field has produced decades of empirical evidence that experienced professionals respond to information shocks in ways that are systematic, predictable, and frequently inconsistent with their own stated investment policies. It has produced comparatively little in the way of instruments designed for use at the point of decision. The literature review made clear that this gap is not for want of theoretical foundations: prospect theory, dual-process models of judgment, evidence on pre-commitment mechanisms, and a substantial empirical record on attention-driven trading all point in the same direction. What is missing is the bridging work between these foundations and the instruments that practising portfolio managers can reasonably consult during a trading session.</w:t>
      </w:r>
    </w:p>
    <w:p>
      <w:pPr>
        <w:pStyle w:val="Body Text"/>
      </w:pPr>
      <w:r>
        <w:rPr>
          <w:rtl w:val="0"/>
          <w:lang w:val="en-US"/>
        </w:rPr>
        <w:t>A further lesson concerns the design of survey research with professional respondents. The choice to reduce each block from twelve to eight scenarios was made on the basis of expected completion rates and survey-fatigue effects. The trade-off was a meaningful reduction in per-scenario observations and a corresponding loss of statistical power for the moderation hypothesis. With the benefit of hindsight, a more aggressive parallel deployment of recruitment channels at an earlier stage of the project, together with a clearer separation between the pilot phase and the main survey, would have allowed both the original scenario depth and the required statistical power to be preserved. The recruitment of senior professional respondents through cold outreach was substantially slower and less predictable than the project plan anticipated, and this in turn shaped the empirical findings under the second hypothesis.</w:t>
      </w:r>
    </w:p>
    <w:p>
      <w:pPr>
        <w:pStyle w:val="Body Text"/>
      </w:pPr>
      <w:r>
        <w:rPr>
          <w:rtl w:val="0"/>
          <w:lang w:val="en-US"/>
        </w:rPr>
        <w:t>If the study were to be repeated, two further changes would be made. The first would be a parallel live or paper-trading replication of the second-hypothesis test, so that the behavioral effect of the indicator and the simulation conventions used to translate stated responses into portfolio outcomes could be evaluated separately. The second would be the integration of an event-type-balanced scenario design from the outset, in order to dampen the composition artefacts that, in the present study, produced positive regression coefficients on individual information shock components that require careful interpretation. Both changes would strengthen the inferential basis of the work without altering its core conceptual contribution.</w:t>
      </w:r>
    </w:p>
    <w:p>
      <w:pPr>
        <w:pStyle w:val="Heading 2"/>
      </w:pPr>
      <w:bookmarkStart w:name="ethicalconsiderations" w:id="232"/>
      <w:r>
        <w:rPr>
          <w:rFonts w:cs="Arial Unicode MS" w:eastAsia="Arial Unicode MS"/>
          <w:rtl w:val="0"/>
          <w:lang w:val="en-US"/>
        </w:rPr>
        <w:t>6.7 Ethical Considerations</w:t>
      </w:r>
      <w:bookmarkEnd w:id="232"/>
      <w:bookmarkEnd w:id="230"/>
    </w:p>
    <w:p>
      <w:pPr>
        <w:pStyle w:val="Heading 3"/>
      </w:pPr>
      <w:bookmarkStart w:name="Xbe7caeff365f5a180b2e0aa1f583eea4dda88f1" w:id="233"/>
      <w:r>
        <w:rPr>
          <w:rFonts w:cs="Arial Unicode MS" w:eastAsia="Arial Unicode MS"/>
          <w:rtl w:val="0"/>
          <w:lang w:val="en-US"/>
        </w:rPr>
        <w:t>6.7.1 Ethical Use of Algorithmic Decision Support</w:t>
      </w:r>
    </w:p>
    <w:p>
      <w:pPr>
        <w:pStyle w:val="First Paragraph"/>
      </w:pPr>
      <w:r>
        <w:rPr>
          <w:rtl w:val="0"/>
          <w:lang w:val="en-US"/>
        </w:rPr>
        <w:t>The findings of the study carry direct ethical implications for how algorithmic decision-support tools should be deployed in professional investment management. The Shock Score is a composite indicator constructed from observable inputs and presented to managers through a dashboard. Even in this comparatively transparent form, the indicator influences decisions: it summarises a complex informational environment into a small number of interpretable signals, and in doing so it shapes the manager</w:t>
      </w:r>
      <w:r>
        <w:rPr>
          <w:rtl w:val="0"/>
          <w:lang w:val="en-US"/>
        </w:rPr>
        <w:t>’</w:t>
      </w:r>
      <w:r>
        <w:rPr>
          <w:rtl w:val="0"/>
          <w:lang w:val="en-US"/>
        </w:rPr>
        <w:t>s perception of the situation. This influence is desirable when the indicator improves the quality of decisions, but it raises questions of accountability when those decisions produce adverse outcomes. The professional manager remains accountable for portfolio decisions under existing fiduciary and regulatory standards, yet the introduction of structured signals adds a layer between the underlying information and the decision-maker that must be made transparent to clients, supervisors, and regulators.</w:t>
      </w:r>
    </w:p>
    <w:p>
      <w:pPr>
        <w:pStyle w:val="Body Text"/>
      </w:pPr>
      <w:r>
        <w:rPr>
          <w:rtl w:val="0"/>
          <w:lang w:val="en-US"/>
        </w:rPr>
        <w:t>A second ethical consideration concerns the risk that an instrument of this kind could be misused to justify decisions that have already been made on other grounds. If an institution adopts the Shock Score as a formal element of its decision process, there is a foreseeable temptation to treat the indicator as a post-hoc rationalisation for predetermined trades rather than as a constraint on impulsive behavior. Mitigating this risk requires explicit governance arrangements: a clear specification of when the indicator is consulted in the decision sequence, a record of the recommended protocol and the actual decision taken, and a periodic review of cases in which the protocol and the decision diverged. Without such governance, the indicator becomes ornamental at best and a source of false comfort at worst.</w:t>
      </w:r>
    </w:p>
    <w:p>
      <w:pPr>
        <w:pStyle w:val="Body Text"/>
      </w:pPr>
      <w:r>
        <w:rPr>
          <w:rtl w:val="0"/>
          <w:lang w:val="en-US"/>
        </w:rPr>
        <w:t>A third consideration concerns the transparency obligations owed to clients and to regulators. Clients of an investment institution have a legitimate interest in understanding the procedures by which their capital is managed. The introduction of a behavioral decision-support indicator into the investment process is the kind of procedural change that should be disclosed and explained, both in terms of its purpose and in terms of its limitations. Regulatory frameworks for investment management increasingly require firms to articulate how they manage operational and behavioral risks; a structured indicator of the type developed in this thesis can support that articulation, but only if it is documented honestly, including the boundaries within which its empirical evidence base has been established.</w:t>
      </w:r>
    </w:p>
    <w:p>
      <w:pPr>
        <w:pStyle w:val="Body Text"/>
      </w:pPr>
      <w:r>
        <w:rPr>
          <w:rtl w:val="0"/>
          <w:lang w:val="en-US"/>
        </w:rPr>
        <w:t xml:space="preserve">A final consideration concerns the distinction between decision support and decision automation. The Shock Score is designed as the former: it provides a structured input to a decision that remains the responsibility of the manager. Pushing the same construct toward automation </w:t>
      </w:r>
      <w:r>
        <w:rPr>
          <w:rtl w:val="0"/>
          <w:lang w:val="en-US"/>
        </w:rPr>
        <w:t xml:space="preserve">– </w:t>
      </w:r>
      <w:r>
        <w:rPr>
          <w:rtl w:val="0"/>
          <w:lang w:val="en-US"/>
        </w:rPr>
        <w:t xml:space="preserve">using the indicator to trigger trades or position adjustments without human review </w:t>
      </w:r>
      <w:r>
        <w:rPr>
          <w:rtl w:val="0"/>
          <w:lang w:val="en-US"/>
        </w:rPr>
        <w:t xml:space="preserve">– </w:t>
      </w:r>
      <w:r>
        <w:rPr>
          <w:rtl w:val="0"/>
          <w:lang w:val="en-US"/>
        </w:rPr>
        <w:t>would change the ethical profile of the instrument materially. It would transfer accountability from the manager to the system, would amplify the consequences of any defect in the indicator</w:t>
      </w:r>
      <w:r>
        <w:rPr>
          <w:rtl w:val="0"/>
          <w:lang w:val="en-US"/>
        </w:rPr>
        <w:t>’</w:t>
      </w:r>
      <w:r>
        <w:rPr>
          <w:rtl w:val="0"/>
          <w:lang w:val="en-US"/>
        </w:rPr>
        <w:t>s construction, and would foreclose the kind of contextual judgment that remains essential to managing portfolios under conditions of genuine uncertainty. The framework developed in this thesis is deliberately positioned on the support side of this distinction, and the present author considers it important that any extension into automation be undertaken only with explicit attention to the ethical implications of that transition.</w:t>
      </w:r>
    </w:p>
    <w:p>
      <w:pPr>
        <w:pStyle w:val="Heading 3"/>
      </w:pPr>
      <w:bookmarkStart w:name="riskofautomationbias" w:id="234"/>
      <w:r>
        <w:rPr>
          <w:rFonts w:cs="Arial Unicode MS" w:eastAsia="Arial Unicode MS"/>
          <w:rtl w:val="0"/>
          <w:lang w:val="en-US"/>
        </w:rPr>
        <w:t>6.7.2 Risk of Automation Bias</w:t>
      </w:r>
    </w:p>
    <w:p>
      <w:pPr>
        <w:pStyle w:val="First Paragraph"/>
      </w:pPr>
      <w:r>
        <w:rPr>
          <w:rtl w:val="0"/>
          <w:lang w:val="en-US"/>
        </w:rPr>
        <w:t>Automation bias is the documented tendency of human decision-makers to assign disproportionate weight to outputs that are presented as the product of an algorithm, including in situations where the algorithm is demonstrably less accurate than the human</w:t>
      </w:r>
      <w:r>
        <w:rPr>
          <w:rtl w:val="0"/>
          <w:lang w:val="en-US"/>
        </w:rPr>
        <w:t>’</w:t>
      </w:r>
      <w:r>
        <w:rPr>
          <w:rtl w:val="0"/>
          <w:lang w:val="en-US"/>
        </w:rPr>
        <w:t>s own judgment. The presence of automation bias has been observed across professional contexts, including aviation, medicine, and finance (</w:t>
      </w:r>
      <w:r>
        <w:rPr>
          <w:rStyle w:val="Hyperlink.0"/>
        </w:rPr>
        <w:fldChar w:fldCharType="begin" w:fldLock="0"/>
      </w:r>
      <w:r>
        <w:rPr>
          <w:rStyle w:val="Hyperlink.0"/>
        </w:rPr>
        <w:instrText xml:space="preserve"> HYPERLINK "https://doi.org/10.1177/0018720810376055"</w:instrText>
      </w:r>
      <w:r>
        <w:rPr>
          <w:rStyle w:val="Hyperlink.0"/>
        </w:rPr>
        <w:fldChar w:fldCharType="separate" w:fldLock="0"/>
      </w:r>
      <w:r>
        <w:rPr>
          <w:rStyle w:val="Hyperlink.0"/>
          <w:rtl w:val="0"/>
        </w:rPr>
        <w:t>Parasuraman &amp; Manzey, 2010</w:t>
      </w:r>
      <w:r>
        <w:rPr/>
        <w:fldChar w:fldCharType="end" w:fldLock="0"/>
      </w:r>
      <w:r>
        <w:rPr>
          <w:rtl w:val="0"/>
          <w:lang w:val="en-US"/>
        </w:rPr>
        <w:t>), and is a structural risk associated with any instrument that places quantitative outputs in front of decision-makers. The Shock Score, by aggregating observable inputs into a composite score and presenting it through a dashboard, is exposed to this risk in the same way as any other quantitative decision-support tool. A manager who treats the indicator as an oracle rather than as one input among several may end up worse off than a manager who never sees the indicator at all.</w:t>
      </w:r>
    </w:p>
    <w:p>
      <w:pPr>
        <w:pStyle w:val="Body Text"/>
      </w:pPr>
      <w:r>
        <w:rPr>
          <w:rtl w:val="0"/>
          <w:lang w:val="en-US"/>
        </w:rPr>
        <w:t>The dashboard design used in this study was developed with this risk in view. Three elements of the design are intended to dampen the tendency toward over-reliance. First, the indicator is presented not as a directional trade signal but as a characterisation of the information shock environment: sentiment direction, severity level, and persistence horizon are reported separately rather than combined into a single buy-or-sell recommendation. Second, the indicator is paired with an explicit pre-commitment protocol that escalates procedural requirements as a function of severity, encouraging deliberation rather than automatic action under high-intensity conditions. Third, the dashboard reports the magnitude of the information shock relative to a distribution rather than as an absolute score, which is intended to discourage the treatment of the indicator as a precise quantity and to support its use as a contextual cue.</w:t>
      </w:r>
    </w:p>
    <w:p>
      <w:pPr>
        <w:pStyle w:val="Body Text"/>
      </w:pPr>
      <w:r>
        <w:rPr>
          <w:rtl w:val="0"/>
          <w:lang w:val="en-US"/>
        </w:rPr>
        <w:t>These design choices reduce the risk of automation bias but cannot eliminate it. Residual risks remain, and they deserve to be acknowledged. A manager under time pressure may collapse the dashboard</w:t>
      </w:r>
      <w:r>
        <w:rPr>
          <w:rtl w:val="0"/>
          <w:lang w:val="en-US"/>
        </w:rPr>
        <w:t>’</w:t>
      </w:r>
      <w:r>
        <w:rPr>
          <w:rtl w:val="0"/>
          <w:lang w:val="en-US"/>
        </w:rPr>
        <w:t>s distinct signals into a single overall impression, defeating the analytical separation that the design intends to preserve. A manager who experiences early successes with the indicator may anchor on its outputs in subsequent decisions, increasing reliance over time. An institutional culture that rewards procedural compliance may interpret the protocol recommendation as a binding instruction rather than as a structured prompt to deliberate, with the result that the indicator narrows rather than enriches the manager</w:t>
      </w:r>
      <w:r>
        <w:rPr>
          <w:rtl w:val="0"/>
          <w:lang w:val="en-US"/>
        </w:rPr>
        <w:t>’</w:t>
      </w:r>
      <w:r>
        <w:rPr>
          <w:rtl w:val="0"/>
          <w:lang w:val="en-US"/>
        </w:rPr>
        <w:t>s deliberative space.</w:t>
      </w:r>
    </w:p>
    <w:p>
      <w:pPr>
        <w:pStyle w:val="Body Text"/>
      </w:pPr>
      <w:r>
        <w:rPr>
          <w:rtl w:val="0"/>
          <w:lang w:val="en-US"/>
        </w:rPr>
        <w:t>Mitigating these residual risks is partly a matter of governance and partly a matter of training. Governance arrangements should require that the indicator be consulted alongside, not in place of, the manager</w:t>
      </w:r>
      <w:r>
        <w:rPr>
          <w:rtl w:val="0"/>
          <w:lang w:val="en-US"/>
        </w:rPr>
        <w:t>’</w:t>
      </w:r>
      <w:r>
        <w:rPr>
          <w:rtl w:val="0"/>
          <w:lang w:val="en-US"/>
        </w:rPr>
        <w:t>s existing analytical and risk-management processes, and should record the indicator</w:t>
      </w:r>
      <w:r>
        <w:rPr>
          <w:rtl w:val="0"/>
          <w:lang w:val="en-US"/>
        </w:rPr>
        <w:t>’</w:t>
      </w:r>
      <w:r>
        <w:rPr>
          <w:rtl w:val="0"/>
          <w:lang w:val="en-US"/>
        </w:rPr>
        <w:t>s recommendation and the manager</w:t>
      </w:r>
      <w:r>
        <w:rPr>
          <w:rtl w:val="0"/>
          <w:lang w:val="en-US"/>
        </w:rPr>
        <w:t>’</w:t>
      </w:r>
      <w:r>
        <w:rPr>
          <w:rtl w:val="0"/>
          <w:lang w:val="en-US"/>
        </w:rPr>
        <w:t>s actual decision together so that systematic deference can be identified and discussed. Training should explicitly acknowledge the existence of automation bias, present empirical evidence on its prevalence in adjacent professional contexts, and reinforce the principle that the indicator is a structured prompt rather than a substitute for judgment. Decision-support tools developed in the spirit of the present study are, in the end, only as good as the deliberative discipline of the practitioners who use them; the design can support that discipline but cannot replace it.</w:t>
      </w:r>
    </w:p>
    <w:p>
      <w:pPr>
        <w:pStyle w:val="Heading 2"/>
      </w:pPr>
      <w:bookmarkStart w:name="Xa1ebcf8c23709c876a2b1db98cc6cbc5122bd57" w:id="235"/>
      <w:r>
        <w:rPr>
          <w:rFonts w:cs="Arial Unicode MS" w:eastAsia="Arial Unicode MS"/>
          <w:rtl w:val="0"/>
          <w:lang w:val="en-US"/>
        </w:rPr>
        <w:t>6.8 Implications for Sustainable Development Goals</w:t>
      </w:r>
    </w:p>
    <w:p>
      <w:pPr>
        <w:pStyle w:val="First Paragraph"/>
      </w:pPr>
      <w:r>
        <w:rPr>
          <w:rtl w:val="0"/>
          <w:lang w:val="en-US"/>
        </w:rPr>
        <w:t>The findings of this study carry implications for two United Nations Sustainable Development Goals: SDG 8 (Decent Work and Economic Growth) and SDG 10 (Reduced Inequalities).</w:t>
      </w:r>
      <w:bookmarkEnd w:id="235"/>
      <w:bookmarkEnd w:id="234"/>
    </w:p>
    <w:p>
      <w:pPr>
        <w:pStyle w:val="Heading 3"/>
      </w:pPr>
      <w:bookmarkStart w:name="sdg8decentworkandeconomicgrowth" w:id="236"/>
      <w:r>
        <w:rPr>
          <w:rFonts w:cs="Arial Unicode MS" w:eastAsia="Arial Unicode MS"/>
          <w:rtl w:val="0"/>
        </w:rPr>
        <w:t xml:space="preserve">6.8.1 SDG 8 </w:t>
      </w:r>
      <w:r>
        <w:rPr>
          <w:rFonts w:cs="Arial Unicode MS" w:eastAsia="Arial Unicode MS" w:hint="default"/>
          <w:rtl w:val="0"/>
        </w:rPr>
        <w:t xml:space="preserve">– </w:t>
      </w:r>
      <w:r>
        <w:rPr>
          <w:rFonts w:cs="Arial Unicode MS" w:eastAsia="Arial Unicode MS"/>
          <w:rtl w:val="0"/>
          <w:lang w:val="en-US"/>
        </w:rPr>
        <w:t>Decent Work and Economic Growth</w:t>
      </w:r>
    </w:p>
    <w:p>
      <w:pPr>
        <w:pStyle w:val="First Paragraph"/>
      </w:pPr>
      <w:r>
        <w:rPr>
          <w:rtl w:val="0"/>
          <w:lang w:val="en-US"/>
        </w:rPr>
        <w:t>SDG 8 calls for sustained, inclusive, and sustainable economic growth and productive employment. Target 8.10 specifically addresses the need to strengthen the capacity of domestic financial institutions to expand access to financial services, and more broadly the SDG 8 framework recognizes that efficient and stable financial markets are a prerequisite for productive capital allocation and long-term economic development.</w:t>
      </w:r>
    </w:p>
    <w:p>
      <w:pPr>
        <w:pStyle w:val="Body Text"/>
      </w:pPr>
      <w:r>
        <w:rPr>
          <w:rtl w:val="0"/>
          <w:lang w:val="en-US"/>
        </w:rPr>
        <w:t>The present study addresses a well-documented source of inefficiency in financial markets: systematic behavioral bias in the decision-making of professional equity portfolio managers during information shock events. The evidence base established in Chapter 3 demonstrates that overreaction, loss aversion, herding, and attention-driven trading around news events contribute to price overshooting, excessive short-term volatility, and suboptimal portfolio rebalancing. These effects aggregate across managers to produce market-level inefficiencies that distort the allocation of capital away from its highest-value uses, with downstream consequences for investment, employment, and growth.</w:t>
      </w:r>
    </w:p>
    <w:p>
      <w:pPr>
        <w:pStyle w:val="Body Text"/>
      </w:pPr>
      <w:r>
        <w:rPr>
          <w:rtl w:val="0"/>
          <w:lang w:val="en-US"/>
        </w:rPr>
        <w:t xml:space="preserve">The Shock Score framework developed in this thesis is designed to attenuate these behavioral effects by providing professional managers with a structured, quantitative signal at the moment of maximum uncertainty. If the intervention is effective </w:t>
      </w:r>
      <w:r>
        <w:rPr>
          <w:rtl w:val="0"/>
          <w:lang w:val="en-US"/>
        </w:rPr>
        <w:t xml:space="preserve">– </w:t>
      </w:r>
      <w:r>
        <w:rPr>
          <w:rtl w:val="0"/>
          <w:lang w:val="en-US"/>
        </w:rPr>
        <w:t>as the study</w:t>
      </w:r>
      <w:r>
        <w:rPr>
          <w:rtl w:val="0"/>
          <w:lang w:val="en-US"/>
        </w:rPr>
        <w:t>’</w:t>
      </w:r>
      <w:r>
        <w:rPr>
          <w:rtl w:val="0"/>
          <w:lang w:val="en-US"/>
        </w:rPr>
        <w:t xml:space="preserve">s directional findings under H1 and H2 suggest </w:t>
      </w:r>
      <w:r>
        <w:rPr>
          <w:rtl w:val="0"/>
          <w:lang w:val="en-US"/>
        </w:rPr>
        <w:t xml:space="preserve">– </w:t>
      </w:r>
      <w:r>
        <w:rPr>
          <w:rtl w:val="0"/>
          <w:lang w:val="en-US"/>
        </w:rPr>
        <w:t>then tools of this kind have the potential to reduce the amplitude and duration of behavioral distortions following information shocks. More disciplined professional decision-making during periods of market stress would contribute to more stable price discovery, reduced unnecessary volatility, and more efficient capital allocation across the economy. These outcomes are directly consistent with the SDG 8 objective of productive and stable financial markets as a foundation for sustainable economic growth.</w:t>
      </w:r>
    </w:p>
    <w:p>
      <w:pPr>
        <w:pStyle w:val="Heading 3"/>
      </w:pPr>
      <w:bookmarkStart w:name="sdg10reducedinequalities" w:id="237"/>
      <w:r>
        <w:rPr>
          <w:rFonts w:cs="Arial Unicode MS" w:eastAsia="Arial Unicode MS"/>
          <w:rtl w:val="0"/>
        </w:rPr>
        <w:t xml:space="preserve">6.8.2 SDG 10 </w:t>
      </w:r>
      <w:r>
        <w:rPr>
          <w:rFonts w:cs="Arial Unicode MS" w:eastAsia="Arial Unicode MS" w:hint="default"/>
          <w:rtl w:val="0"/>
        </w:rPr>
        <w:t xml:space="preserve">– </w:t>
      </w:r>
      <w:r>
        <w:rPr>
          <w:rFonts w:cs="Arial Unicode MS" w:eastAsia="Arial Unicode MS"/>
          <w:rtl w:val="0"/>
          <w:lang w:val="en-US"/>
        </w:rPr>
        <w:t>Reduced Inequalities</w:t>
      </w:r>
    </w:p>
    <w:p>
      <w:pPr>
        <w:pStyle w:val="First Paragraph"/>
      </w:pPr>
      <w:r>
        <w:rPr>
          <w:rtl w:val="0"/>
          <w:lang w:val="en-US"/>
        </w:rPr>
        <w:t>SDG 10 targets the reduction of inequality within and among countries, including through ensuring equal opportunity and reducing disparities in access to financial services and information. Target 10.5 specifically calls for improved regulation and monitoring of global financial markets, and Target 10.b addresses the need for development finance that supports productive capacity.</w:t>
      </w:r>
    </w:p>
    <w:p>
      <w:pPr>
        <w:pStyle w:val="Body Text"/>
      </w:pPr>
      <w:r>
        <w:rPr>
          <w:rtl w:val="0"/>
          <w:lang w:val="en-US"/>
        </w:rPr>
        <w:t>A structural inequality exists in contemporary financial markets between institutional investors and individual retail participants. Professional portfolio managers at large institutions have access to sophisticated analytical infrastructure, real-time data feeds, proprietary research, and experienced risk management teams. Retail investors and smaller market participants, by contrast, make portfolio decisions with limited tools and no structured framework for processing the significance of market-moving events. This informational asymmetry contributes to systematic performance disadvantages for non-professional investors during periods of market stress, when the consequences of behavioral bias are most severe.</w:t>
      </w:r>
    </w:p>
    <w:p>
      <w:pPr>
        <w:pStyle w:val="Body Text"/>
      </w:pPr>
      <w:r>
        <w:rPr>
          <w:rtl w:val="0"/>
          <w:lang w:val="en-US"/>
        </w:rPr>
        <w:t xml:space="preserve">The Shock Score concept, as developed in this thesis, is grounded entirely in publicly available data sources: exchange price feeds and publicly distributed news articles. There is no proprietary information requirement. A publicly accessible implementation of the Shock Score </w:t>
      </w:r>
      <w:r>
        <w:rPr>
          <w:rtl w:val="0"/>
          <w:lang w:val="en-US"/>
        </w:rPr>
        <w:t xml:space="preserve">– </w:t>
      </w:r>
      <w:r>
        <w:rPr>
          <w:rtl w:val="0"/>
          <w:lang w:val="en-US"/>
        </w:rPr>
        <w:t xml:space="preserve">for example, as a free web-based tool or mobile application </w:t>
      </w:r>
      <w:r>
        <w:rPr>
          <w:rtl w:val="0"/>
          <w:lang w:val="en-US"/>
        </w:rPr>
        <w:t xml:space="preserve">– </w:t>
      </w:r>
      <w:r>
        <w:rPr>
          <w:rtl w:val="0"/>
          <w:lang w:val="en-US"/>
        </w:rPr>
        <w:t xml:space="preserve">would provide retail investors and individuals without professional financial training with access to the same type of structured information-shock-intensity signal that this study demonstrates can moderate decision behavior in professional contexts. The four dashboard signals </w:t>
      </w:r>
      <w:r>
        <w:rPr>
          <w:rtl w:val="0"/>
          <w:lang w:val="en-US"/>
        </w:rPr>
        <w:t xml:space="preserve">– </w:t>
      </w:r>
      <w:r>
        <w:rPr>
          <w:rtl w:val="0"/>
          <w:lang w:val="en-US"/>
        </w:rPr>
        <w:t xml:space="preserve">sentiment direction, information shock severity, persistence horizon, and protocol recommendation </w:t>
      </w:r>
      <w:r>
        <w:rPr>
          <w:rtl w:val="0"/>
          <w:lang w:val="en-US"/>
        </w:rPr>
        <w:t xml:space="preserve">– </w:t>
      </w:r>
      <w:r>
        <w:rPr>
          <w:rtl w:val="0"/>
          <w:lang w:val="en-US"/>
        </w:rPr>
        <w:t>are designed to be interpretable without specialist knowledge, communicating the key dimensions of an information shock in intuitive, actionable terms.</w:t>
      </w:r>
    </w:p>
    <w:p>
      <w:pPr>
        <w:pStyle w:val="Body Text"/>
      </w:pPr>
      <w:r>
        <w:rPr>
          <w:rtl w:val="0"/>
          <w:lang w:val="en-US"/>
        </w:rPr>
        <w:t>In this sense, the broader dissemination of the Shock Score framework represents a practical contribution to SDG 10: reducing the informational inequality between institutional and retail market participants, and equipping a wider population of investors with decision support that has previously existed only within professional institutional settings.</w:t>
      </w:r>
    </w:p>
    <w:p>
      <w:pPr>
        <w:pStyle w:val="Heading 2"/>
      </w:pPr>
      <w:bookmarkStart w:name="chapterconclusion4" w:id="238"/>
      <w:r>
        <w:rPr>
          <w:rFonts w:cs="Arial Unicode MS" w:eastAsia="Arial Unicode MS"/>
          <w:rtl w:val="0"/>
          <w:lang w:val="fr-FR"/>
        </w:rPr>
        <w:t>6.9 Chapter Conclusion</w:t>
      </w:r>
    </w:p>
    <w:p>
      <w:pPr>
        <w:pStyle w:val="First Paragraph"/>
      </w:pPr>
      <w:r>
        <w:rPr>
          <w:rtl w:val="0"/>
          <w:lang w:val="en-US"/>
        </w:rPr>
        <w:t>Chapter 6 has consolidated the conclusions of the study and translated them into recommendations and reflections. The empirical analysis supports the first hypothesis: the intensity of external information shocks is systematically associated with risk-reducing shifts in the Net Risk Stance of professional portfolio managers, consistent with the behavioral mechanisms identified in the literature reviewed in Chapter 3. The evidence on the second hypothesis is directionally consistent with the expected moderation effect of the Shock Score dashboard but does not reach conventional thresholds of statistical significance in the present sample, a result that is attributed primarily to limited statistical power and that warrants replication on a larger respondent base and in live or paper-trading settings.</w:t>
      </w:r>
    </w:p>
    <w:p>
      <w:pPr>
        <w:pStyle w:val="Body Text"/>
      </w:pPr>
      <w:r>
        <w:rPr>
          <w:rtl w:val="0"/>
          <w:lang w:val="en-US"/>
        </w:rPr>
        <w:t xml:space="preserve">The broader contribution of the thesis lies in the integration of four elements </w:t>
      </w:r>
      <w:r>
        <w:rPr>
          <w:rtl w:val="0"/>
          <w:lang w:val="en-US"/>
        </w:rPr>
        <w:t xml:space="preserve">– </w:t>
      </w:r>
      <w:r>
        <w:rPr>
          <w:rtl w:val="0"/>
          <w:lang w:val="en-US"/>
        </w:rPr>
        <w:t xml:space="preserve">a real-time composite measure of information shock intensity, a professional sample of equity portfolio managers, a structured behavioral decision-support intervention, and a quantitative outcome measure of decision response </w:t>
      </w:r>
      <w:r>
        <w:rPr>
          <w:rtl w:val="0"/>
          <w:lang w:val="en-US"/>
        </w:rPr>
        <w:t xml:space="preserve">– </w:t>
      </w:r>
      <w:r>
        <w:rPr>
          <w:rtl w:val="0"/>
          <w:lang w:val="en-US"/>
        </w:rPr>
        <w:t>within a single empirical design. This integration responds to a gap that the literature review identifies clearly but that prior empirical work has not addressed. The recommendations for portfolio managers and risk governance practitioners set out earlier in this chapter, the lessons learned recorded in Section 6.6, the ethical considerations discussed in Section 6.7, and the alignment with the Sustainable Development Goals discussed in Section 6.8 together situate the contribution within the practical, ethical, and societal contexts in which professional investment management operates.</w:t>
      </w:r>
    </w:p>
    <w:p>
      <w:pPr>
        <w:pStyle w:val="Body Text"/>
      </w:pPr>
      <w:r>
        <w:rPr>
          <w:rtl w:val="0"/>
          <w:lang w:val="en-US"/>
        </w:rPr>
        <w:t xml:space="preserve">The empirical evidence accumulated in this study suggests that behavioral decision support is a viable area of development for institutional investment processes, and that operational instruments grounded in observable inputs can be constructed without proprietary data dependencies. The work concludes here with the recognition that the agenda it has opened is broader than the design tested in these chapters, and that further research </w:t>
      </w:r>
      <w:r>
        <w:rPr>
          <w:rtl w:val="0"/>
          <w:lang w:val="en-US"/>
        </w:rPr>
        <w:t xml:space="preserve">– </w:t>
      </w:r>
      <w:r>
        <w:rPr>
          <w:rtl w:val="0"/>
          <w:lang w:val="en-US"/>
        </w:rPr>
        <w:t xml:space="preserve">on live behavioral validation, on cross-market replication, and on the long-run consequences of structured behavioral prompts for professional decision-making </w:t>
      </w:r>
      <w:r>
        <w:rPr>
          <w:rtl w:val="0"/>
          <w:lang w:val="en-US"/>
        </w:rPr>
        <w:t xml:space="preserve">– </w:t>
      </w:r>
      <w:r>
        <w:rPr>
          <w:rtl w:val="0"/>
          <w:lang w:val="en-US"/>
        </w:rPr>
        <w:t>is required to determine the conditions under which instruments of this kind deliver their intended benefits in practice.</w:t>
      </w:r>
    </w:p>
    <w:p>
      <w:pPr>
        <w:pStyle w:val="Heading"/>
      </w:pPr>
      <w:bookmarkStart w:name="references" w:id="239"/>
      <w:r>
        <w:rPr>
          <w:rFonts w:cs="Arial Unicode MS" w:eastAsia="Arial Unicode MS"/>
          <w:rtl w:val="0"/>
          <w:lang w:val="fr-FR"/>
        </w:rPr>
        <w:t>References</w:t>
      </w:r>
    </w:p>
    <w:p>
      <w:pPr>
        <w:pStyle w:val="First Paragraph"/>
      </w:pPr>
      <w:r>
        <w:rPr>
          <w:rtl w:val="0"/>
          <w:lang w:val="en-US"/>
        </w:rPr>
        <w:t xml:space="preserve">Angelova, V., Dobbie, W., &amp; Yang, C. (2023). </w:t>
      </w:r>
      <w:r>
        <w:rPr>
          <w:i w:val="1"/>
          <w:iCs w:val="1"/>
          <w:rtl w:val="0"/>
          <w:lang w:val="en-US"/>
        </w:rPr>
        <w:t>Algorithmic recommendations and human discretion</w:t>
      </w:r>
      <w:r>
        <w:rPr>
          <w:rtl w:val="0"/>
          <w:lang w:val="en-US"/>
        </w:rPr>
        <w:t>. National Bureau of Economic Research. https://doi.org/10.3386/w31747</w:t>
      </w:r>
    </w:p>
    <w:p>
      <w:pPr>
        <w:pStyle w:val="Body Text"/>
      </w:pPr>
      <w:r>
        <w:rPr>
          <w:rtl w:val="0"/>
          <w:lang w:val="en-US"/>
        </w:rPr>
        <w:t xml:space="preserve">Azimi, M. (2019). Are professional investors prone to behavioral biases? evidence from mutual fund managers. </w:t>
      </w:r>
      <w:r>
        <w:rPr>
          <w:i w:val="1"/>
          <w:iCs w:val="1"/>
          <w:rtl w:val="0"/>
          <w:lang w:val="en-US"/>
        </w:rPr>
        <w:t>SSRN Electronic Journal</w:t>
      </w:r>
      <w:r>
        <w:rPr>
          <w:rtl w:val="0"/>
          <w:lang w:val="en-US"/>
        </w:rPr>
        <w:t>. https://doi.org/10.2139/ssrn.3462776</w:t>
      </w:r>
    </w:p>
    <w:p>
      <w:pPr>
        <w:pStyle w:val="Body Text"/>
      </w:pPr>
      <w:r>
        <w:rPr>
          <w:rtl w:val="0"/>
          <w:lang w:val="en-US"/>
        </w:rPr>
        <w:t>Baker, M., &amp; Wurgler, J. (2006). Investor sentiment and the cross</w:t>
      </w:r>
      <w:r>
        <w:rPr>
          <w:rtl w:val="0"/>
          <w:lang w:val="en-US"/>
        </w:rPr>
        <w:t>‐</w:t>
      </w:r>
      <w:r>
        <w:rPr>
          <w:rtl w:val="0"/>
          <w:lang w:val="en-US"/>
        </w:rPr>
        <w:t xml:space="preserve">section of stock returns. </w:t>
      </w:r>
      <w:r>
        <w:rPr>
          <w:i w:val="1"/>
          <w:iCs w:val="1"/>
          <w:rtl w:val="0"/>
          <w:lang w:val="en-US"/>
        </w:rPr>
        <w:t>The Journal of Finance</w:t>
      </w:r>
      <w:r>
        <w:rPr>
          <w:rtl w:val="0"/>
          <w:lang w:val="en-US"/>
        </w:rPr>
        <w:t xml:space="preserve">, </w:t>
      </w:r>
      <w:r>
        <w:rPr>
          <w:i w:val="1"/>
          <w:iCs w:val="1"/>
          <w:rtl w:val="0"/>
          <w:lang w:val="en-US"/>
        </w:rPr>
        <w:t>61</w:t>
      </w:r>
      <w:r>
        <w:rPr>
          <w:rtl w:val="0"/>
          <w:lang w:val="en-US"/>
        </w:rPr>
        <w:t>(4), 1645</w:t>
      </w:r>
      <w:r>
        <w:rPr>
          <w:rtl w:val="0"/>
          <w:lang w:val="en-US"/>
        </w:rPr>
        <w:t>–</w:t>
      </w:r>
      <w:r>
        <w:rPr>
          <w:rtl w:val="0"/>
          <w:lang w:val="en-US"/>
        </w:rPr>
        <w:t>1680. https://doi.org/10.1111/j.1540-6261.2006.00885.x</w:t>
      </w:r>
    </w:p>
    <w:p>
      <w:pPr>
        <w:pStyle w:val="Body Text"/>
      </w:pPr>
      <w:r>
        <w:rPr>
          <w:rtl w:val="0"/>
          <w:lang w:val="en-US"/>
        </w:rPr>
        <w:t xml:space="preserve">Baker, M., &amp; Wurgler, J. (2007). Investor sentiment in the stock market. </w:t>
      </w:r>
      <w:r>
        <w:rPr>
          <w:i w:val="1"/>
          <w:iCs w:val="1"/>
          <w:rtl w:val="0"/>
          <w:lang w:val="en-US"/>
        </w:rPr>
        <w:t>Journal of Economic Perspectives</w:t>
      </w:r>
      <w:r>
        <w:rPr>
          <w:rtl w:val="0"/>
          <w:lang w:val="en-US"/>
        </w:rPr>
        <w:t xml:space="preserve">, </w:t>
      </w:r>
      <w:r>
        <w:rPr>
          <w:i w:val="1"/>
          <w:iCs w:val="1"/>
          <w:rtl w:val="0"/>
          <w:lang w:val="en-US"/>
        </w:rPr>
        <w:t>21</w:t>
      </w:r>
      <w:r>
        <w:rPr>
          <w:rtl w:val="0"/>
          <w:lang w:val="en-US"/>
        </w:rPr>
        <w:t>(2), 129</w:t>
      </w:r>
      <w:r>
        <w:rPr>
          <w:rtl w:val="0"/>
          <w:lang w:val="en-US"/>
        </w:rPr>
        <w:t>–</w:t>
      </w:r>
      <w:r>
        <w:rPr>
          <w:rtl w:val="0"/>
          <w:lang w:val="en-US"/>
        </w:rPr>
        <w:t>151. https://doi.org/10.1257/jep.21.2.129</w:t>
      </w:r>
    </w:p>
    <w:p>
      <w:pPr>
        <w:pStyle w:val="Body Text"/>
      </w:pPr>
      <w:r>
        <w:rPr>
          <w:rtl w:val="0"/>
          <w:lang w:val="en-US"/>
        </w:rPr>
        <w:t xml:space="preserve">Baker, S., Bloom, N., Davis, S., &amp; Terry, S. (2020). </w:t>
      </w:r>
      <w:r>
        <w:rPr>
          <w:i w:val="1"/>
          <w:iCs w:val="1"/>
          <w:rtl w:val="0"/>
          <w:lang w:val="en-US"/>
        </w:rPr>
        <w:t>Covid-induced economic uncertainty</w:t>
      </w:r>
      <w:r>
        <w:rPr>
          <w:rtl w:val="0"/>
          <w:lang w:val="en-US"/>
        </w:rPr>
        <w:t>. National Bureau of Economic Research. https://doi.org/10.3386/w26983</w:t>
      </w:r>
    </w:p>
    <w:p>
      <w:pPr>
        <w:pStyle w:val="Body Text"/>
      </w:pPr>
      <w:r>
        <w:rPr>
          <w:rtl w:val="0"/>
          <w:lang w:val="en-US"/>
        </w:rPr>
        <w:t xml:space="preserve">Baker, T. (2017). Regulating robo advice across the financial services industry. </w:t>
      </w:r>
      <w:r>
        <w:rPr>
          <w:i w:val="1"/>
          <w:iCs w:val="1"/>
          <w:rtl w:val="0"/>
          <w:lang w:val="en-US"/>
        </w:rPr>
        <w:t>SSRN Electronic Journal</w:t>
      </w:r>
      <w:r>
        <w:rPr>
          <w:rtl w:val="0"/>
          <w:lang w:val="en-US"/>
        </w:rPr>
        <w:t>. https://doi.org/10.2139/ssrn.2932189</w:t>
      </w:r>
    </w:p>
    <w:p>
      <w:pPr>
        <w:pStyle w:val="Body Text"/>
      </w:pPr>
      <w:r>
        <w:rPr>
          <w:rtl w:val="0"/>
          <w:lang w:val="en-US"/>
        </w:rPr>
        <w:t xml:space="preserve">Barber, B. M., &amp; Odean, T. (2000). Trading is hazardous to your wealth: The common stock investment performance of individual investors. </w:t>
      </w:r>
      <w:r>
        <w:rPr>
          <w:i w:val="1"/>
          <w:iCs w:val="1"/>
          <w:rtl w:val="0"/>
          <w:lang w:val="en-US"/>
        </w:rPr>
        <w:t>SSRN Electronic Journal</w:t>
      </w:r>
      <w:r>
        <w:rPr>
          <w:rtl w:val="0"/>
          <w:lang w:val="en-US"/>
        </w:rPr>
        <w:t>. https://doi.org/10.2139/ssrn.219228</w:t>
      </w:r>
    </w:p>
    <w:p>
      <w:pPr>
        <w:pStyle w:val="Body Text"/>
      </w:pPr>
      <w:r>
        <w:rPr>
          <w:rtl w:val="0"/>
          <w:lang w:val="en-US"/>
        </w:rPr>
        <w:t xml:space="preserve">Barber, B. M., &amp; Odean, T. (2001). Boys will be boys: Gender, overconfidence, and common stock investment. </w:t>
      </w:r>
      <w:r>
        <w:rPr>
          <w:i w:val="1"/>
          <w:iCs w:val="1"/>
          <w:rtl w:val="0"/>
          <w:lang w:val="en-US"/>
        </w:rPr>
        <w:t>The Quarterly Journal of Economics</w:t>
      </w:r>
      <w:r>
        <w:rPr>
          <w:rtl w:val="0"/>
          <w:lang w:val="en-US"/>
        </w:rPr>
        <w:t xml:space="preserve">, </w:t>
      </w:r>
      <w:r>
        <w:rPr>
          <w:i w:val="1"/>
          <w:iCs w:val="1"/>
          <w:rtl w:val="0"/>
          <w:lang w:val="en-US"/>
        </w:rPr>
        <w:t>116</w:t>
      </w:r>
      <w:r>
        <w:rPr>
          <w:rtl w:val="0"/>
          <w:lang w:val="en-US"/>
        </w:rPr>
        <w:t>(1), 261</w:t>
      </w:r>
      <w:r>
        <w:rPr>
          <w:rtl w:val="0"/>
          <w:lang w:val="en-US"/>
        </w:rPr>
        <w:t>–</w:t>
      </w:r>
      <w:r>
        <w:rPr>
          <w:rtl w:val="0"/>
          <w:lang w:val="en-US"/>
        </w:rPr>
        <w:t>292. https://doi.org/10.1162/003355301556400</w:t>
      </w:r>
    </w:p>
    <w:p>
      <w:pPr>
        <w:pStyle w:val="Body Text"/>
      </w:pPr>
      <w:r>
        <w:rPr>
          <w:rtl w:val="0"/>
          <w:lang w:val="en-US"/>
        </w:rPr>
        <w:t xml:space="preserve">Barber, B. M., &amp; Odean, T. (2008). All that glitters: The effect of attention and news on the buying behavior of individual and institutional investors. </w:t>
      </w:r>
      <w:r>
        <w:rPr>
          <w:i w:val="1"/>
          <w:iCs w:val="1"/>
          <w:rtl w:val="0"/>
          <w:lang w:val="en-US"/>
        </w:rPr>
        <w:t>Review of Financial Studies</w:t>
      </w:r>
      <w:r>
        <w:rPr>
          <w:rtl w:val="0"/>
          <w:lang w:val="en-US"/>
        </w:rPr>
        <w:t xml:space="preserve">, </w:t>
      </w:r>
      <w:r>
        <w:rPr>
          <w:i w:val="1"/>
          <w:iCs w:val="1"/>
          <w:rtl w:val="0"/>
          <w:lang w:val="en-US"/>
        </w:rPr>
        <w:t>21</w:t>
      </w:r>
      <w:r>
        <w:rPr>
          <w:rtl w:val="0"/>
          <w:lang w:val="en-US"/>
        </w:rPr>
        <w:t>(2), 785</w:t>
      </w:r>
      <w:r>
        <w:rPr>
          <w:rtl w:val="0"/>
          <w:lang w:val="en-US"/>
        </w:rPr>
        <w:t>–</w:t>
      </w:r>
      <w:r>
        <w:rPr>
          <w:rtl w:val="0"/>
          <w:lang w:val="en-US"/>
        </w:rPr>
        <w:t>818. https://doi.org/10.1093/rfs/hhm079</w:t>
      </w:r>
    </w:p>
    <w:p>
      <w:pPr>
        <w:pStyle w:val="Body Text"/>
      </w:pPr>
      <w:r>
        <w:rPr>
          <w:rtl w:val="0"/>
          <w:lang w:val="en-US"/>
        </w:rPr>
        <w:t xml:space="preserve">Barberis, N., &amp; Thaler, R. H. (2002). A survey of behavioral finance. </w:t>
      </w:r>
      <w:r>
        <w:rPr>
          <w:i w:val="1"/>
          <w:iCs w:val="1"/>
          <w:rtl w:val="0"/>
          <w:lang w:val="en-US"/>
        </w:rPr>
        <w:t>SSRN Electronic Journal</w:t>
      </w:r>
      <w:r>
        <w:rPr>
          <w:rtl w:val="0"/>
          <w:lang w:val="en-US"/>
        </w:rPr>
        <w:t>. https://doi.org/10.2139/ssrn.327880</w:t>
      </w:r>
    </w:p>
    <w:p>
      <w:pPr>
        <w:pStyle w:val="Body Text"/>
      </w:pPr>
      <w:r>
        <w:rPr>
          <w:rtl w:val="0"/>
          <w:lang w:val="en-US"/>
        </w:rPr>
        <w:t>Barun</w:t>
      </w:r>
      <w:r>
        <w:rPr>
          <w:rtl w:val="0"/>
          <w:lang w:val="en-US"/>
        </w:rPr>
        <w:t>í</w:t>
      </w:r>
      <w:r>
        <w:rPr>
          <w:rtl w:val="0"/>
          <w:lang w:val="en-US"/>
        </w:rPr>
        <w:t>k, J., &amp; K</w:t>
      </w:r>
      <w:r>
        <w:rPr>
          <w:rtl w:val="0"/>
          <w:lang w:val="en-US"/>
        </w:rPr>
        <w:t>ř</w:t>
      </w:r>
      <w:r>
        <w:rPr>
          <w:rtl w:val="0"/>
          <w:lang w:val="en-US"/>
        </w:rPr>
        <w:t>ehl</w:t>
      </w:r>
      <w:r>
        <w:rPr>
          <w:rtl w:val="0"/>
          <w:lang w:val="en-US"/>
        </w:rPr>
        <w:t>í</w:t>
      </w:r>
      <w:r>
        <w:rPr>
          <w:rtl w:val="0"/>
          <w:lang w:val="en-US"/>
        </w:rPr>
        <w:t>k, T. (2018). Measuring the frequency dynamics of financial connectedness and systemic risk</w:t>
      </w:r>
      <w:r>
        <w:rPr>
          <w:i w:val="1"/>
          <w:iCs w:val="1"/>
          <w:rtl w:val="0"/>
          <w:lang w:val="en-US"/>
        </w:rPr>
        <w:t xml:space="preserve">. </w:t>
      </w:r>
      <w:r>
        <w:rPr>
          <w:rtl w:val="0"/>
          <w:lang w:val="en-US"/>
        </w:rPr>
        <w:t>Journal of Financial Econometrics</w:t>
      </w:r>
      <w:r>
        <w:rPr>
          <w:i w:val="1"/>
          <w:iCs w:val="1"/>
          <w:rtl w:val="0"/>
          <w:lang w:val="en-US"/>
        </w:rPr>
        <w:t xml:space="preserve">, </w:t>
      </w:r>
      <w:r>
        <w:rPr>
          <w:rtl w:val="0"/>
          <w:lang w:val="en-US"/>
        </w:rPr>
        <w:t>16*(2), 271</w:t>
      </w:r>
      <w:r>
        <w:rPr>
          <w:rtl w:val="0"/>
          <w:lang w:val="en-US"/>
        </w:rPr>
        <w:t>–</w:t>
      </w:r>
      <w:r>
        <w:rPr>
          <w:rtl w:val="0"/>
          <w:lang w:val="en-US"/>
        </w:rPr>
        <w:t>296. https://doi.org/10.1093/jjfinec/nby001</w:t>
      </w:r>
    </w:p>
    <w:p>
      <w:pPr>
        <w:pStyle w:val="Body Text"/>
      </w:pPr>
      <w:r>
        <w:rPr>
          <w:rtl w:val="0"/>
          <w:lang w:val="en-US"/>
        </w:rPr>
        <w:t>Ben-David, I., Graham, J. R., &amp; Harvey, C. R. (2013). Managerial miscalibration</w:t>
      </w:r>
      <w:r>
        <w:rPr>
          <w:i w:val="1"/>
          <w:iCs w:val="1"/>
          <w:rtl w:val="0"/>
          <w:lang w:val="en-US"/>
        </w:rPr>
        <w:t xml:space="preserve">. </w:t>
      </w:r>
      <w:r>
        <w:rPr>
          <w:rtl w:val="0"/>
          <w:lang w:val="en-US"/>
        </w:rPr>
        <w:t>The Quarterly Journal of Economics</w:t>
      </w:r>
      <w:r>
        <w:rPr>
          <w:i w:val="1"/>
          <w:iCs w:val="1"/>
          <w:rtl w:val="0"/>
          <w:lang w:val="en-US"/>
        </w:rPr>
        <w:t xml:space="preserve">, </w:t>
      </w:r>
      <w:r>
        <w:rPr>
          <w:rtl w:val="0"/>
          <w:lang w:val="en-US"/>
        </w:rPr>
        <w:t>128*(4), 1547</w:t>
      </w:r>
      <w:r>
        <w:rPr>
          <w:rtl w:val="0"/>
          <w:lang w:val="en-US"/>
        </w:rPr>
        <w:t>–</w:t>
      </w:r>
      <w:r>
        <w:rPr>
          <w:rtl w:val="0"/>
          <w:lang w:val="en-US"/>
        </w:rPr>
        <w:t>1584. https://doi.org/10.1093/qje/qjt023</w:t>
      </w:r>
    </w:p>
    <w:p>
      <w:pPr>
        <w:pStyle w:val="Body Text"/>
      </w:pPr>
      <w:r>
        <w:rPr>
          <w:rtl w:val="0"/>
          <w:lang w:val="en-US"/>
        </w:rPr>
        <w:t xml:space="preserve">Ben-Rephael, A., Hitzemann, S., &amp; Xiao, Y. (2021). Investor (mis)reaction, biased beliefs, and the mispricing cycle. </w:t>
      </w:r>
      <w:r>
        <w:rPr>
          <w:i w:val="1"/>
          <w:iCs w:val="1"/>
          <w:rtl w:val="0"/>
          <w:lang w:val="en-US"/>
        </w:rPr>
        <w:t>SSRN Electronic Journal</w:t>
      </w:r>
      <w:r>
        <w:rPr>
          <w:rtl w:val="0"/>
          <w:lang w:val="en-US"/>
        </w:rPr>
        <w:t>. https://doi.org/10.2139/ssrn.3966758</w:t>
      </w:r>
    </w:p>
    <w:p>
      <w:pPr>
        <w:pStyle w:val="Body Text"/>
      </w:pPr>
      <w:r>
        <w:rPr>
          <w:rtl w:val="0"/>
          <w:lang w:val="en-US"/>
        </w:rPr>
        <w:t xml:space="preserve">Bergkvist, L., &amp; Rossiter, J. R. (2007). The predictive validity of multiple-item versus single-item measures of the same constructs. </w:t>
      </w:r>
      <w:r>
        <w:rPr>
          <w:i w:val="1"/>
          <w:iCs w:val="1"/>
          <w:rtl w:val="0"/>
          <w:lang w:val="en-US"/>
        </w:rPr>
        <w:t>Journal of Marketing Research</w:t>
      </w:r>
      <w:r>
        <w:rPr>
          <w:rtl w:val="0"/>
          <w:lang w:val="en-US"/>
        </w:rPr>
        <w:t xml:space="preserve">, </w:t>
      </w:r>
      <w:r>
        <w:rPr>
          <w:i w:val="1"/>
          <w:iCs w:val="1"/>
          <w:rtl w:val="0"/>
          <w:lang w:val="en-US"/>
        </w:rPr>
        <w:t>44</w:t>
      </w:r>
      <w:r>
        <w:rPr>
          <w:rtl w:val="0"/>
          <w:lang w:val="en-US"/>
        </w:rPr>
        <w:t>(2), 175</w:t>
      </w:r>
      <w:r>
        <w:rPr>
          <w:rtl w:val="0"/>
          <w:lang w:val="en-US"/>
        </w:rPr>
        <w:t>–</w:t>
      </w:r>
      <w:r>
        <w:rPr>
          <w:rtl w:val="0"/>
          <w:lang w:val="en-US"/>
        </w:rPr>
        <w:t>184. https://doi.org/10.1509/jmkr.44.2.175</w:t>
      </w:r>
    </w:p>
    <w:p>
      <w:pPr>
        <w:pStyle w:val="Body Text"/>
      </w:pPr>
      <w:r>
        <w:rPr>
          <w:rtl w:val="0"/>
          <w:lang w:val="en-US"/>
        </w:rPr>
        <w:t xml:space="preserve">Bhandari, G., Hassanein, K., &amp; Deaves, R. (2008). Debiasing investors with decision support systems: An experimental investigation. </w:t>
      </w:r>
      <w:r>
        <w:rPr>
          <w:i w:val="1"/>
          <w:iCs w:val="1"/>
          <w:rtl w:val="0"/>
          <w:lang w:val="en-US"/>
        </w:rPr>
        <w:t>Decision Support Systems</w:t>
      </w:r>
      <w:r>
        <w:rPr>
          <w:rtl w:val="0"/>
          <w:lang w:val="en-US"/>
        </w:rPr>
        <w:t xml:space="preserve">, </w:t>
      </w:r>
      <w:r>
        <w:rPr>
          <w:i w:val="1"/>
          <w:iCs w:val="1"/>
          <w:rtl w:val="0"/>
          <w:lang w:val="en-US"/>
        </w:rPr>
        <w:t>46</w:t>
      </w:r>
      <w:r>
        <w:rPr>
          <w:rtl w:val="0"/>
          <w:lang w:val="en-US"/>
        </w:rPr>
        <w:t>(1), 399</w:t>
      </w:r>
      <w:r>
        <w:rPr>
          <w:rtl w:val="0"/>
          <w:lang w:val="en-US"/>
        </w:rPr>
        <w:t>–</w:t>
      </w:r>
      <w:r>
        <w:rPr>
          <w:rtl w:val="0"/>
          <w:lang w:val="en-US"/>
        </w:rPr>
        <w:t>410. https://doi.org/10.1016/j.dss.2008.07.010</w:t>
      </w:r>
    </w:p>
    <w:p>
      <w:pPr>
        <w:pStyle w:val="Body Text"/>
      </w:pPr>
      <w:r>
        <w:rPr>
          <w:rtl w:val="0"/>
          <w:lang w:val="en-US"/>
        </w:rPr>
        <w:t xml:space="preserve">Bianchi, M., &amp; Briere, M. (2021). Robo-advising: Less ai and more xai?. </w:t>
      </w:r>
      <w:r>
        <w:rPr>
          <w:i w:val="1"/>
          <w:iCs w:val="1"/>
          <w:rtl w:val="0"/>
          <w:lang w:val="en-US"/>
        </w:rPr>
        <w:t>SSRN Electronic Journal</w:t>
      </w:r>
      <w:r>
        <w:rPr>
          <w:rtl w:val="0"/>
          <w:lang w:val="en-US"/>
        </w:rPr>
        <w:t>. https://doi.org/10.2139/ssrn.3825110</w:t>
      </w:r>
    </w:p>
    <w:p>
      <w:pPr>
        <w:pStyle w:val="Body Text"/>
      </w:pPr>
      <w:r>
        <w:rPr>
          <w:rtl w:val="0"/>
          <w:lang w:val="en-US"/>
        </w:rPr>
        <w:t xml:space="preserve">Bikhchandani, S., &amp; Sharma, S. (2000). Herd behavior in financial markets. </w:t>
      </w:r>
      <w:r>
        <w:rPr>
          <w:i w:val="1"/>
          <w:iCs w:val="1"/>
          <w:rtl w:val="0"/>
          <w:lang w:val="en-US"/>
        </w:rPr>
        <w:t>IMF Staff Papers</w:t>
      </w:r>
      <w:r>
        <w:rPr>
          <w:rtl w:val="0"/>
          <w:lang w:val="en-US"/>
        </w:rPr>
        <w:t xml:space="preserve">, </w:t>
      </w:r>
      <w:r>
        <w:rPr>
          <w:i w:val="1"/>
          <w:iCs w:val="1"/>
          <w:rtl w:val="0"/>
          <w:lang w:val="en-US"/>
        </w:rPr>
        <w:t>47</w:t>
      </w:r>
      <w:r>
        <w:rPr>
          <w:rtl w:val="0"/>
          <w:lang w:val="en-US"/>
        </w:rPr>
        <w:t>(3), 279</w:t>
      </w:r>
      <w:r>
        <w:rPr>
          <w:rtl w:val="0"/>
          <w:lang w:val="en-US"/>
        </w:rPr>
        <w:t>–</w:t>
      </w:r>
      <w:r>
        <w:rPr>
          <w:rtl w:val="0"/>
          <w:lang w:val="en-US"/>
        </w:rPr>
        <w:t>310. https://doi.org/10.2307/3867650</w:t>
      </w:r>
    </w:p>
    <w:p>
      <w:pPr>
        <w:pStyle w:val="Body Text"/>
      </w:pPr>
      <w:r>
        <w:rPr>
          <w:rtl w:val="0"/>
          <w:lang w:val="en-US"/>
        </w:rPr>
        <w:t xml:space="preserve">Bikhchandani, S., Hirshleifer, D., &amp; Welch, I. (1992). A theory of fads, fashion, custom, and cultural change as informational cascades. </w:t>
      </w:r>
      <w:r>
        <w:rPr>
          <w:i w:val="1"/>
          <w:iCs w:val="1"/>
          <w:rtl w:val="0"/>
          <w:lang w:val="en-US"/>
        </w:rPr>
        <w:t>Journal of Political Economy</w:t>
      </w:r>
      <w:r>
        <w:rPr>
          <w:rtl w:val="0"/>
          <w:lang w:val="en-US"/>
        </w:rPr>
        <w:t xml:space="preserve">, </w:t>
      </w:r>
      <w:r>
        <w:rPr>
          <w:i w:val="1"/>
          <w:iCs w:val="1"/>
          <w:rtl w:val="0"/>
          <w:lang w:val="en-US"/>
        </w:rPr>
        <w:t>100</w:t>
      </w:r>
      <w:r>
        <w:rPr>
          <w:rtl w:val="0"/>
          <w:lang w:val="en-US"/>
        </w:rPr>
        <w:t>(5), 992</w:t>
      </w:r>
      <w:r>
        <w:rPr>
          <w:rtl w:val="0"/>
          <w:lang w:val="en-US"/>
        </w:rPr>
        <w:t>–</w:t>
      </w:r>
      <w:r>
        <w:rPr>
          <w:rtl w:val="0"/>
          <w:lang w:val="en-US"/>
        </w:rPr>
        <w:t>1026. https://doi.org/10.1086/261849</w:t>
      </w:r>
    </w:p>
    <w:p>
      <w:pPr>
        <w:pStyle w:val="Body Text"/>
      </w:pPr>
      <w:r>
        <w:rPr>
          <w:rtl w:val="0"/>
          <w:lang w:val="en-US"/>
        </w:rPr>
        <w:t xml:space="preserve">Brown, N. C., Wei, K. D., &amp; Wermers, R. (2014). Analyst recommendations, mutual fund herding, and overreaction in stock prices. </w:t>
      </w:r>
      <w:r>
        <w:rPr>
          <w:i w:val="1"/>
          <w:iCs w:val="1"/>
          <w:rtl w:val="0"/>
          <w:lang w:val="en-US"/>
        </w:rPr>
        <w:t>Management Science</w:t>
      </w:r>
      <w:r>
        <w:rPr>
          <w:rtl w:val="0"/>
          <w:lang w:val="en-US"/>
        </w:rPr>
        <w:t xml:space="preserve">, </w:t>
      </w:r>
      <w:r>
        <w:rPr>
          <w:i w:val="1"/>
          <w:iCs w:val="1"/>
          <w:rtl w:val="0"/>
          <w:lang w:val="en-US"/>
        </w:rPr>
        <w:t>60</w:t>
      </w:r>
      <w:r>
        <w:rPr>
          <w:rtl w:val="0"/>
          <w:lang w:val="en-US"/>
        </w:rPr>
        <w:t>(1), 1</w:t>
      </w:r>
      <w:r>
        <w:rPr>
          <w:rtl w:val="0"/>
          <w:lang w:val="en-US"/>
        </w:rPr>
        <w:t>–</w:t>
      </w:r>
      <w:r>
        <w:rPr>
          <w:rtl w:val="0"/>
          <w:lang w:val="en-US"/>
        </w:rPr>
        <w:t>20. https://doi.org/10.1287/mnsc.2013.1751</w:t>
      </w:r>
    </w:p>
    <w:p>
      <w:pPr>
        <w:pStyle w:val="Body Text"/>
      </w:pPr>
      <w:r>
        <w:rPr>
          <w:rtl w:val="0"/>
          <w:lang w:val="en-US"/>
        </w:rPr>
        <w:t xml:space="preserve">Cameron, A. C., Gelbach, J. B., &amp; Miller, D. L. (2011). Robust inference with multiway clustering. </w:t>
      </w:r>
      <w:r>
        <w:rPr>
          <w:i w:val="1"/>
          <w:iCs w:val="1"/>
          <w:rtl w:val="0"/>
          <w:lang w:val="en-US"/>
        </w:rPr>
        <w:t>Journal of Business &amp; Economic Statistics</w:t>
      </w:r>
      <w:r>
        <w:rPr>
          <w:rtl w:val="0"/>
          <w:lang w:val="en-US"/>
        </w:rPr>
        <w:t xml:space="preserve">, </w:t>
      </w:r>
      <w:r>
        <w:rPr>
          <w:i w:val="1"/>
          <w:iCs w:val="1"/>
          <w:rtl w:val="0"/>
          <w:lang w:val="en-US"/>
        </w:rPr>
        <w:t>29</w:t>
      </w:r>
      <w:r>
        <w:rPr>
          <w:rtl w:val="0"/>
          <w:lang w:val="en-US"/>
        </w:rPr>
        <w:t>(2), 238</w:t>
      </w:r>
      <w:r>
        <w:rPr>
          <w:rtl w:val="0"/>
          <w:lang w:val="en-US"/>
        </w:rPr>
        <w:t>–</w:t>
      </w:r>
      <w:r>
        <w:rPr>
          <w:rtl w:val="0"/>
          <w:lang w:val="en-US"/>
        </w:rPr>
        <w:t>249. https://doi.org/10.1198/jbes.2010.07136</w:t>
      </w:r>
    </w:p>
    <w:p>
      <w:pPr>
        <w:pStyle w:val="Body Text"/>
      </w:pPr>
      <w:r>
        <w:rPr>
          <w:rtl w:val="0"/>
          <w:lang w:val="en-US"/>
        </w:rPr>
        <w:t xml:space="preserve">Charness, G., Gneezy, U., &amp; Kuhn, M. A. (2012). Experimental methods: Between-subject and within-subject design. </w:t>
      </w:r>
      <w:r>
        <w:rPr>
          <w:i w:val="1"/>
          <w:iCs w:val="1"/>
          <w:rtl w:val="0"/>
          <w:lang w:val="en-US"/>
        </w:rPr>
        <w:t>Journal of Economic Behavior &amp; Organization</w:t>
      </w:r>
      <w:r>
        <w:rPr>
          <w:rtl w:val="0"/>
          <w:lang w:val="en-US"/>
        </w:rPr>
        <w:t xml:space="preserve">, </w:t>
      </w:r>
      <w:r>
        <w:rPr>
          <w:i w:val="1"/>
          <w:iCs w:val="1"/>
          <w:rtl w:val="0"/>
          <w:lang w:val="en-US"/>
        </w:rPr>
        <w:t>81</w:t>
      </w:r>
      <w:r>
        <w:rPr>
          <w:rtl w:val="0"/>
          <w:lang w:val="en-US"/>
        </w:rPr>
        <w:t>(1), 1</w:t>
      </w:r>
      <w:r>
        <w:rPr>
          <w:rtl w:val="0"/>
          <w:lang w:val="en-US"/>
        </w:rPr>
        <w:t>–</w:t>
      </w:r>
      <w:r>
        <w:rPr>
          <w:rtl w:val="0"/>
          <w:lang w:val="en-US"/>
        </w:rPr>
        <w:t>8. https://doi.org/10.1016/j.jebo.2011.08.009</w:t>
      </w:r>
    </w:p>
    <w:p>
      <w:pPr>
        <w:pStyle w:val="Body Text"/>
      </w:pPr>
      <w:r>
        <w:rPr>
          <w:rtl w:val="0"/>
          <w:lang w:val="en-US"/>
        </w:rPr>
        <w:t xml:space="preserve">Chen, S., Li, J., Rau, P. R., &amp; Yan, C. (2024). </w:t>
      </w:r>
      <w:r>
        <w:rPr>
          <w:i w:val="1"/>
          <w:iCs w:val="1"/>
          <w:rtl w:val="0"/>
          <w:lang w:val="en-US"/>
        </w:rPr>
        <w:t>Animal spirits: Superstitious behavior by mutual fund managers</w:t>
      </w:r>
      <w:r>
        <w:rPr>
          <w:rtl w:val="0"/>
          <w:lang w:val="en-US"/>
        </w:rPr>
        <w:t>. https://doi.org/10.2139/ssrn.4942370</w:t>
      </w:r>
    </w:p>
    <w:p>
      <w:pPr>
        <w:pStyle w:val="Body Text"/>
      </w:pPr>
      <w:r>
        <w:rPr>
          <w:rtl w:val="0"/>
          <w:lang w:val="en-US"/>
        </w:rPr>
        <w:t xml:space="preserve">Coates, J. M., &amp; Herbert, J. (2008). Endogenous steroids and financial risk taking on a london trading floor. </w:t>
      </w:r>
      <w:r>
        <w:rPr>
          <w:i w:val="1"/>
          <w:iCs w:val="1"/>
          <w:rtl w:val="0"/>
          <w:lang w:val="en-US"/>
        </w:rPr>
        <w:t>Proceedings of the National Academy of Sciences</w:t>
      </w:r>
      <w:r>
        <w:rPr>
          <w:rtl w:val="0"/>
          <w:lang w:val="en-US"/>
        </w:rPr>
        <w:t xml:space="preserve">, </w:t>
      </w:r>
      <w:r>
        <w:rPr>
          <w:i w:val="1"/>
          <w:iCs w:val="1"/>
          <w:rtl w:val="0"/>
          <w:lang w:val="en-US"/>
        </w:rPr>
        <w:t>105</w:t>
      </w:r>
      <w:r>
        <w:rPr>
          <w:rtl w:val="0"/>
          <w:lang w:val="en-US"/>
        </w:rPr>
        <w:t>(16), 6167</w:t>
      </w:r>
      <w:r>
        <w:rPr>
          <w:rtl w:val="0"/>
          <w:lang w:val="en-US"/>
        </w:rPr>
        <w:t>–</w:t>
      </w:r>
      <w:r>
        <w:rPr>
          <w:rtl w:val="0"/>
          <w:lang w:val="en-US"/>
        </w:rPr>
        <w:t>6172. https://doi.org/10.1073/pnas.0704025105</w:t>
      </w:r>
    </w:p>
    <w:p>
      <w:pPr>
        <w:pStyle w:val="Body Text"/>
      </w:pPr>
      <w:r>
        <w:rPr>
          <w:rtl w:val="0"/>
          <w:lang w:val="en-US"/>
        </w:rPr>
        <w:t xml:space="preserve">Cochrane, J. H. (2005). </w:t>
      </w:r>
      <w:r>
        <w:rPr>
          <w:i w:val="1"/>
          <w:iCs w:val="1"/>
          <w:rtl w:val="0"/>
          <w:lang w:val="en-US"/>
        </w:rPr>
        <w:t>Asset pricing</w:t>
      </w:r>
      <w:r>
        <w:rPr>
          <w:rtl w:val="0"/>
          <w:lang w:val="en-US"/>
        </w:rPr>
        <w:t xml:space="preserve"> (Rev.</w:t>
      </w:r>
      <w:r>
        <w:rPr>
          <w:rtl w:val="0"/>
          <w:lang w:val="en-US"/>
        </w:rPr>
        <w:t> </w:t>
      </w:r>
      <w:r>
        <w:rPr>
          <w:rtl w:val="0"/>
          <w:lang w:val="en-US"/>
        </w:rPr>
        <w:t>ed.). Princeton University Press.</w:t>
      </w:r>
    </w:p>
    <w:p>
      <w:pPr>
        <w:pStyle w:val="Body Text"/>
      </w:pPr>
      <w:r>
        <w:rPr>
          <w:rtl w:val="0"/>
          <w:lang w:val="en-US"/>
        </w:rPr>
        <w:t>Cremers, M., Pareek, A., &amp; Sautner, Z. (2021). Short</w:t>
      </w:r>
      <w:r>
        <w:rPr>
          <w:rtl w:val="0"/>
          <w:lang w:val="en-US"/>
        </w:rPr>
        <w:t>‐</w:t>
      </w:r>
      <w:r>
        <w:rPr>
          <w:rtl w:val="0"/>
          <w:lang w:val="en-US"/>
        </w:rPr>
        <w:t xml:space="preserve">term institutions, analyst recommendations, and mispricing: The role of higher order beliefs. </w:t>
      </w:r>
      <w:r>
        <w:rPr>
          <w:i w:val="1"/>
          <w:iCs w:val="1"/>
          <w:rtl w:val="0"/>
          <w:lang w:val="en-US"/>
        </w:rPr>
        <w:t>Journal of Accounting Research</w:t>
      </w:r>
      <w:r>
        <w:rPr>
          <w:rtl w:val="0"/>
          <w:lang w:val="en-US"/>
        </w:rPr>
        <w:t xml:space="preserve">, </w:t>
      </w:r>
      <w:r>
        <w:rPr>
          <w:i w:val="1"/>
          <w:iCs w:val="1"/>
          <w:rtl w:val="0"/>
          <w:lang w:val="en-US"/>
        </w:rPr>
        <w:t>59</w:t>
      </w:r>
      <w:r>
        <w:rPr>
          <w:rtl w:val="0"/>
          <w:lang w:val="en-US"/>
        </w:rPr>
        <w:t>(3), 911</w:t>
      </w:r>
      <w:r>
        <w:rPr>
          <w:rtl w:val="0"/>
          <w:lang w:val="en-US"/>
        </w:rPr>
        <w:t>–</w:t>
      </w:r>
      <w:r>
        <w:rPr>
          <w:rtl w:val="0"/>
          <w:lang w:val="en-US"/>
        </w:rPr>
        <w:t>958. https://doi.org/10.1111/1475-679x.12352</w:t>
      </w:r>
    </w:p>
    <w:p>
      <w:pPr>
        <w:pStyle w:val="Body Text"/>
      </w:pPr>
      <w:r>
        <w:rPr>
          <w:rtl w:val="0"/>
          <w:lang w:val="en-US"/>
        </w:rPr>
        <w:t xml:space="preserve">Da, Z., Engelberg, J., &amp; Gao, P. (2011). In search of attention. </w:t>
      </w:r>
      <w:r>
        <w:rPr>
          <w:i w:val="1"/>
          <w:iCs w:val="1"/>
          <w:rtl w:val="0"/>
          <w:lang w:val="en-US"/>
        </w:rPr>
        <w:t>The Journal of Finance</w:t>
      </w:r>
      <w:r>
        <w:rPr>
          <w:rtl w:val="0"/>
          <w:lang w:val="en-US"/>
        </w:rPr>
        <w:t xml:space="preserve">, </w:t>
      </w:r>
      <w:r>
        <w:rPr>
          <w:i w:val="1"/>
          <w:iCs w:val="1"/>
          <w:rtl w:val="0"/>
          <w:lang w:val="en-US"/>
        </w:rPr>
        <w:t>66</w:t>
      </w:r>
      <w:r>
        <w:rPr>
          <w:rtl w:val="0"/>
          <w:lang w:val="en-US"/>
        </w:rPr>
        <w:t>(5), 1461</w:t>
      </w:r>
      <w:r>
        <w:rPr>
          <w:rtl w:val="0"/>
          <w:lang w:val="en-US"/>
        </w:rPr>
        <w:t>–</w:t>
      </w:r>
      <w:r>
        <w:rPr>
          <w:rtl w:val="0"/>
          <w:lang w:val="en-US"/>
        </w:rPr>
        <w:t>1499. https://doi.org/10.1111/j.1540-6261.2011.01679.x</w:t>
      </w:r>
    </w:p>
    <w:p>
      <w:pPr>
        <w:pStyle w:val="Body Text"/>
      </w:pPr>
      <w:r>
        <w:rPr>
          <w:rtl w:val="0"/>
          <w:lang w:val="en-US"/>
        </w:rPr>
        <w:t xml:space="preserve">Da, Z., Engelberg, J., &amp; Gao, P. (2015). The sum of all fears investor sentiment and asset prices. </w:t>
      </w:r>
      <w:r>
        <w:rPr>
          <w:i w:val="1"/>
          <w:iCs w:val="1"/>
          <w:rtl w:val="0"/>
          <w:lang w:val="en-US"/>
        </w:rPr>
        <w:t>Review of Financial Studies</w:t>
      </w:r>
      <w:r>
        <w:rPr>
          <w:rtl w:val="0"/>
          <w:lang w:val="en-US"/>
        </w:rPr>
        <w:t xml:space="preserve">, </w:t>
      </w:r>
      <w:r>
        <w:rPr>
          <w:i w:val="1"/>
          <w:iCs w:val="1"/>
          <w:rtl w:val="0"/>
          <w:lang w:val="en-US"/>
        </w:rPr>
        <w:t>28</w:t>
      </w:r>
      <w:r>
        <w:rPr>
          <w:rtl w:val="0"/>
          <w:lang w:val="en-US"/>
        </w:rPr>
        <w:t>(1), 1</w:t>
      </w:r>
      <w:r>
        <w:rPr>
          <w:rtl w:val="0"/>
          <w:lang w:val="en-US"/>
        </w:rPr>
        <w:t>–</w:t>
      </w:r>
      <w:r>
        <w:rPr>
          <w:rtl w:val="0"/>
          <w:lang w:val="en-US"/>
        </w:rPr>
        <w:t>32. https://doi.org/10.1093/rfs/hhu072</w:t>
      </w:r>
    </w:p>
    <w:p>
      <w:pPr>
        <w:pStyle w:val="Body Text"/>
      </w:pPr>
      <w:r>
        <w:rPr>
          <w:rtl w:val="0"/>
          <w:lang w:val="en-US"/>
        </w:rPr>
        <w:t>Daniel, K., Hirshleifer, D., &amp; Subrahmanyam, A. (1998). Investor psychology and security market under</w:t>
      </w:r>
      <w:r>
        <w:rPr>
          <w:rtl w:val="0"/>
          <w:lang w:val="en-US"/>
        </w:rPr>
        <w:t xml:space="preserve">‐ </w:t>
      </w:r>
      <w:r>
        <w:rPr>
          <w:rtl w:val="0"/>
          <w:lang w:val="en-US"/>
        </w:rPr>
        <w:t xml:space="preserve">and overreactions. </w:t>
      </w:r>
      <w:r>
        <w:rPr>
          <w:i w:val="1"/>
          <w:iCs w:val="1"/>
          <w:rtl w:val="0"/>
          <w:lang w:val="en-US"/>
        </w:rPr>
        <w:t>The Journal of Finance</w:t>
      </w:r>
      <w:r>
        <w:rPr>
          <w:rtl w:val="0"/>
          <w:lang w:val="en-US"/>
        </w:rPr>
        <w:t xml:space="preserve">, </w:t>
      </w:r>
      <w:r>
        <w:rPr>
          <w:i w:val="1"/>
          <w:iCs w:val="1"/>
          <w:rtl w:val="0"/>
          <w:lang w:val="en-US"/>
        </w:rPr>
        <w:t>53</w:t>
      </w:r>
      <w:r>
        <w:rPr>
          <w:rtl w:val="0"/>
          <w:lang w:val="en-US"/>
        </w:rPr>
        <w:t>(6), 1839</w:t>
      </w:r>
      <w:r>
        <w:rPr>
          <w:rtl w:val="0"/>
          <w:lang w:val="en-US"/>
        </w:rPr>
        <w:t>–</w:t>
      </w:r>
      <w:r>
        <w:rPr>
          <w:rtl w:val="0"/>
          <w:lang w:val="en-US"/>
        </w:rPr>
        <w:t>1885. https://doi.org/10.1111/0022-1082.00077</w:t>
      </w:r>
    </w:p>
    <w:p>
      <w:pPr>
        <w:pStyle w:val="Body Text"/>
      </w:pPr>
      <w:r>
        <w:rPr>
          <w:rtl w:val="0"/>
          <w:lang w:val="en-US"/>
        </w:rPr>
        <w:t xml:space="preserve">De BONDT, W. F. M., &amp; Thaler, R. (1985). Does the stock market overreact?. </w:t>
      </w:r>
      <w:r>
        <w:rPr>
          <w:i w:val="1"/>
          <w:iCs w:val="1"/>
          <w:rtl w:val="0"/>
          <w:lang w:val="en-US"/>
        </w:rPr>
        <w:t>The Journal of Finance</w:t>
      </w:r>
      <w:r>
        <w:rPr>
          <w:rtl w:val="0"/>
          <w:lang w:val="en-US"/>
        </w:rPr>
        <w:t xml:space="preserve">, </w:t>
      </w:r>
      <w:r>
        <w:rPr>
          <w:i w:val="1"/>
          <w:iCs w:val="1"/>
          <w:rtl w:val="0"/>
          <w:lang w:val="en-US"/>
        </w:rPr>
        <w:t>40</w:t>
      </w:r>
      <w:r>
        <w:rPr>
          <w:rtl w:val="0"/>
          <w:lang w:val="en-US"/>
        </w:rPr>
        <w:t>(3), 793</w:t>
      </w:r>
      <w:r>
        <w:rPr>
          <w:rtl w:val="0"/>
          <w:lang w:val="en-US"/>
        </w:rPr>
        <w:t>–</w:t>
      </w:r>
      <w:r>
        <w:rPr>
          <w:rtl w:val="0"/>
          <w:lang w:val="en-US"/>
        </w:rPr>
        <w:t>805. https://doi.org/10.1111/j.1540-6261.1985.tb05004.x</w:t>
      </w:r>
    </w:p>
    <w:p>
      <w:pPr>
        <w:pStyle w:val="Body Text"/>
      </w:pPr>
      <w:r>
        <w:rPr>
          <w:rtl w:val="0"/>
          <w:lang w:val="en-US"/>
        </w:rPr>
        <w:t xml:space="preserve">DeMiguel, V., Garlappi, L., &amp; Uppal, R. (2009). Optimal versus naive diversification: How inefficient is the 1/nportfolio strategy?. </w:t>
      </w:r>
      <w:r>
        <w:rPr>
          <w:i w:val="1"/>
          <w:iCs w:val="1"/>
          <w:rtl w:val="0"/>
          <w:lang w:val="en-US"/>
        </w:rPr>
        <w:t>Review of Financial Studies</w:t>
      </w:r>
      <w:r>
        <w:rPr>
          <w:rtl w:val="0"/>
          <w:lang w:val="en-US"/>
        </w:rPr>
        <w:t xml:space="preserve">, </w:t>
      </w:r>
      <w:r>
        <w:rPr>
          <w:i w:val="1"/>
          <w:iCs w:val="1"/>
          <w:rtl w:val="0"/>
          <w:lang w:val="en-US"/>
        </w:rPr>
        <w:t>22</w:t>
      </w:r>
      <w:r>
        <w:rPr>
          <w:rtl w:val="0"/>
          <w:lang w:val="en-US"/>
        </w:rPr>
        <w:t>(5), 1915</w:t>
      </w:r>
      <w:r>
        <w:rPr>
          <w:rtl w:val="0"/>
          <w:lang w:val="en-US"/>
        </w:rPr>
        <w:t>–</w:t>
      </w:r>
      <w:r>
        <w:rPr>
          <w:rtl w:val="0"/>
          <w:lang w:val="en-US"/>
        </w:rPr>
        <w:t>1953. https://doi.org/10.1093/rfs/hhm075</w:t>
      </w:r>
    </w:p>
    <w:p>
      <w:pPr>
        <w:pStyle w:val="Body Text"/>
      </w:pPr>
      <w:r>
        <w:rPr>
          <w:rtl w:val="0"/>
          <w:lang w:val="en-US"/>
        </w:rPr>
        <w:t xml:space="preserve">Doronila, R. A. (2025). </w:t>
      </w:r>
      <w:r>
        <w:rPr>
          <w:i w:val="1"/>
          <w:iCs w:val="1"/>
          <w:rtl w:val="0"/>
          <w:lang w:val="en-US"/>
        </w:rPr>
        <w:t xml:space="preserve">Is likert scale </w:t>
      </w:r>
      <w:r>
        <w:rPr>
          <w:i w:val="1"/>
          <w:iCs w:val="1"/>
          <w:rtl w:val="0"/>
          <w:lang w:val="en-US"/>
        </w:rPr>
        <w:t>‘</w:t>
      </w:r>
      <w:r>
        <w:rPr>
          <w:i w:val="1"/>
          <w:iCs w:val="1"/>
          <w:rtl w:val="0"/>
          <w:lang w:val="en-US"/>
        </w:rPr>
        <w:t>still in</w:t>
      </w:r>
      <w:r>
        <w:rPr>
          <w:i w:val="1"/>
          <w:iCs w:val="1"/>
          <w:rtl w:val="0"/>
          <w:lang w:val="en-US"/>
        </w:rPr>
        <w:t xml:space="preserve">’ </w:t>
      </w:r>
      <w:r>
        <w:rPr>
          <w:i w:val="1"/>
          <w:iCs w:val="1"/>
          <w:rtl w:val="0"/>
          <w:lang w:val="en-US"/>
        </w:rPr>
        <w:t>in 2024?</w:t>
      </w:r>
      <w:r>
        <w:rPr>
          <w:rtl w:val="0"/>
          <w:lang w:val="en-US"/>
        </w:rPr>
        <w:t>. https://doi.org/10.2139/ssrn.5877342</w:t>
      </w:r>
    </w:p>
    <w:p>
      <w:pPr>
        <w:pStyle w:val="Body Text"/>
      </w:pPr>
      <w:r>
        <w:rPr>
          <w:rtl w:val="0"/>
          <w:lang w:val="en-US"/>
        </w:rPr>
        <w:t xml:space="preserve">Elkind, D., Kaminski, K., Lo, A. W., Siah, K. W., &amp; Wong, C. H. (2022). When do investors freak out? machine learning predictions of panic selling. </w:t>
      </w:r>
      <w:r>
        <w:rPr>
          <w:i w:val="1"/>
          <w:iCs w:val="1"/>
          <w:rtl w:val="0"/>
          <w:lang w:val="en-US"/>
        </w:rPr>
        <w:t>The Journal of Financial Data Science</w:t>
      </w:r>
      <w:r>
        <w:rPr>
          <w:rtl w:val="0"/>
          <w:lang w:val="en-US"/>
        </w:rPr>
        <w:t xml:space="preserve">, </w:t>
      </w:r>
      <w:r>
        <w:rPr>
          <w:i w:val="1"/>
          <w:iCs w:val="1"/>
          <w:rtl w:val="0"/>
          <w:lang w:val="en-US"/>
        </w:rPr>
        <w:t>4</w:t>
      </w:r>
      <w:r>
        <w:rPr>
          <w:rtl w:val="0"/>
          <w:lang w:val="en-US"/>
        </w:rPr>
        <w:t>(1), 11</w:t>
      </w:r>
      <w:r>
        <w:rPr>
          <w:rtl w:val="0"/>
          <w:lang w:val="en-US"/>
        </w:rPr>
        <w:t>–</w:t>
      </w:r>
      <w:r>
        <w:rPr>
          <w:rtl w:val="0"/>
          <w:lang w:val="en-US"/>
        </w:rPr>
        <w:t>39. https://doi.org/10.3905/jfds.2021.1.085</w:t>
      </w:r>
    </w:p>
    <w:p>
      <w:pPr>
        <w:pStyle w:val="Body Text"/>
      </w:pPr>
      <w:r>
        <w:rPr>
          <w:rtl w:val="0"/>
          <w:lang w:val="en-US"/>
        </w:rPr>
        <w:t xml:space="preserve">Engelberg, J., &amp; Parsons, C. A. (2009). The causal impact of media in financial markets. </w:t>
      </w:r>
      <w:r>
        <w:rPr>
          <w:i w:val="1"/>
          <w:iCs w:val="1"/>
          <w:rtl w:val="0"/>
          <w:lang w:val="en-US"/>
        </w:rPr>
        <w:t>SSRN Electronic Journal</w:t>
      </w:r>
      <w:r>
        <w:rPr>
          <w:rtl w:val="0"/>
          <w:lang w:val="en-US"/>
        </w:rPr>
        <w:t>. https://doi.org/10.2139/ssrn.1462416</w:t>
      </w:r>
    </w:p>
    <w:p>
      <w:pPr>
        <w:pStyle w:val="Body Text"/>
      </w:pPr>
      <w:r>
        <w:rPr>
          <w:rtl w:val="0"/>
          <w:lang w:val="en-US"/>
        </w:rPr>
        <w:t xml:space="preserve">Frazzini, A. (2006). The disposition effect and underreaction to news. </w:t>
      </w:r>
      <w:r>
        <w:rPr>
          <w:i w:val="1"/>
          <w:iCs w:val="1"/>
          <w:rtl w:val="0"/>
          <w:lang w:val="en-US"/>
        </w:rPr>
        <w:t>The Journal of Finance</w:t>
      </w:r>
      <w:r>
        <w:rPr>
          <w:rtl w:val="0"/>
          <w:lang w:val="en-US"/>
        </w:rPr>
        <w:t xml:space="preserve">, </w:t>
      </w:r>
      <w:r>
        <w:rPr>
          <w:i w:val="1"/>
          <w:iCs w:val="1"/>
          <w:rtl w:val="0"/>
          <w:lang w:val="en-US"/>
        </w:rPr>
        <w:t>61</w:t>
      </w:r>
      <w:r>
        <w:rPr>
          <w:rtl w:val="0"/>
          <w:lang w:val="en-US"/>
        </w:rPr>
        <w:t>(4), 2017</w:t>
      </w:r>
      <w:r>
        <w:rPr>
          <w:rtl w:val="0"/>
          <w:lang w:val="en-US"/>
        </w:rPr>
        <w:t>–</w:t>
      </w:r>
      <w:r>
        <w:rPr>
          <w:rtl w:val="0"/>
          <w:lang w:val="en-US"/>
        </w:rPr>
        <w:t>2046. https://doi.org/10.1111/j.1540-6261.2006.00896.x</w:t>
      </w:r>
    </w:p>
    <w:p>
      <w:pPr>
        <w:pStyle w:val="Body Text"/>
      </w:pPr>
      <w:r>
        <w:rPr>
          <w:rtl w:val="0"/>
          <w:lang w:val="en-US"/>
        </w:rPr>
        <w:t xml:space="preserve">French, K. R., &amp; Roll, R. (1986). Stock return variances. </w:t>
      </w:r>
      <w:r>
        <w:rPr>
          <w:i w:val="1"/>
          <w:iCs w:val="1"/>
          <w:rtl w:val="0"/>
          <w:lang w:val="en-US"/>
        </w:rPr>
        <w:t>Journal of Financial Economics</w:t>
      </w:r>
      <w:r>
        <w:rPr>
          <w:rtl w:val="0"/>
          <w:lang w:val="en-US"/>
        </w:rPr>
        <w:t xml:space="preserve">, </w:t>
      </w:r>
      <w:r>
        <w:rPr>
          <w:i w:val="1"/>
          <w:iCs w:val="1"/>
          <w:rtl w:val="0"/>
          <w:lang w:val="en-US"/>
        </w:rPr>
        <w:t>17</w:t>
      </w:r>
      <w:r>
        <w:rPr>
          <w:rtl w:val="0"/>
          <w:lang w:val="en-US"/>
        </w:rPr>
        <w:t>(1), 5</w:t>
      </w:r>
      <w:r>
        <w:rPr>
          <w:rtl w:val="0"/>
          <w:lang w:val="en-US"/>
        </w:rPr>
        <w:t>–</w:t>
      </w:r>
      <w:r>
        <w:rPr>
          <w:rtl w:val="0"/>
          <w:lang w:val="en-US"/>
        </w:rPr>
        <w:t>26. https://doi.org/10.1016/0304-405x(86)90004-8</w:t>
      </w:r>
    </w:p>
    <w:p>
      <w:pPr>
        <w:pStyle w:val="Body Text"/>
      </w:pPr>
      <w:r>
        <w:rPr>
          <w:rtl w:val="0"/>
          <w:lang w:val="en-US"/>
        </w:rPr>
        <w:t xml:space="preserve">Gervais, S., &amp; Odean, T. (2001). Learning to be overconfident. </w:t>
      </w:r>
      <w:r>
        <w:rPr>
          <w:i w:val="1"/>
          <w:iCs w:val="1"/>
          <w:rtl w:val="0"/>
          <w:lang w:val="en-US"/>
        </w:rPr>
        <w:t>Review of Financial Studies</w:t>
      </w:r>
      <w:r>
        <w:rPr>
          <w:rtl w:val="0"/>
          <w:lang w:val="en-US"/>
        </w:rPr>
        <w:t xml:space="preserve">, </w:t>
      </w:r>
      <w:r>
        <w:rPr>
          <w:i w:val="1"/>
          <w:iCs w:val="1"/>
          <w:rtl w:val="0"/>
          <w:lang w:val="en-US"/>
        </w:rPr>
        <w:t>14</w:t>
      </w:r>
      <w:r>
        <w:rPr>
          <w:rtl w:val="0"/>
          <w:lang w:val="en-US"/>
        </w:rPr>
        <w:t>(1), 1</w:t>
      </w:r>
      <w:r>
        <w:rPr>
          <w:rtl w:val="0"/>
          <w:lang w:val="en-US"/>
        </w:rPr>
        <w:t>–</w:t>
      </w:r>
      <w:r>
        <w:rPr>
          <w:rtl w:val="0"/>
          <w:lang w:val="en-US"/>
        </w:rPr>
        <w:t>27. https://doi.org/10.1093/rfs/14.1.1</w:t>
      </w:r>
    </w:p>
    <w:p>
      <w:pPr>
        <w:pStyle w:val="Body Text"/>
      </w:pPr>
      <w:r>
        <w:rPr>
          <w:rtl w:val="0"/>
          <w:lang w:val="en-US"/>
        </w:rPr>
        <w:t xml:space="preserve">Goodell, J. W., Kumar, S., Rao, P., &amp; Verma, S. (2023). Emotions and stock market anomalies: A systematic review. </w:t>
      </w:r>
      <w:r>
        <w:rPr>
          <w:i w:val="1"/>
          <w:iCs w:val="1"/>
          <w:rtl w:val="0"/>
          <w:lang w:val="en-US"/>
        </w:rPr>
        <w:t>Journal of Behavioral and Experimental Finance</w:t>
      </w:r>
      <w:r>
        <w:rPr>
          <w:rtl w:val="0"/>
          <w:lang w:val="en-US"/>
        </w:rPr>
        <w:t xml:space="preserve">, </w:t>
      </w:r>
      <w:r>
        <w:rPr>
          <w:i w:val="1"/>
          <w:iCs w:val="1"/>
          <w:rtl w:val="0"/>
          <w:lang w:val="en-US"/>
        </w:rPr>
        <w:t>37</w:t>
      </w:r>
      <w:r>
        <w:rPr>
          <w:rtl w:val="0"/>
          <w:lang w:val="en-US"/>
        </w:rPr>
        <w:t>, 100722. https://doi.org/10.1016/j.jbef.2022.100722</w:t>
      </w:r>
    </w:p>
    <w:p>
      <w:pPr>
        <w:pStyle w:val="Body Text"/>
      </w:pPr>
      <w:r>
        <w:rPr>
          <w:rtl w:val="0"/>
          <w:lang w:val="en-US"/>
        </w:rPr>
        <w:t xml:space="preserve">Grinblatt, M., &amp; Keloharju, M. (2001). What makes investors trade?. </w:t>
      </w:r>
      <w:r>
        <w:rPr>
          <w:i w:val="1"/>
          <w:iCs w:val="1"/>
          <w:rtl w:val="0"/>
          <w:lang w:val="en-US"/>
        </w:rPr>
        <w:t>The Journal of Finance</w:t>
      </w:r>
      <w:r>
        <w:rPr>
          <w:rtl w:val="0"/>
          <w:lang w:val="en-US"/>
        </w:rPr>
        <w:t xml:space="preserve">, </w:t>
      </w:r>
      <w:r>
        <w:rPr>
          <w:i w:val="1"/>
          <w:iCs w:val="1"/>
          <w:rtl w:val="0"/>
          <w:lang w:val="en-US"/>
        </w:rPr>
        <w:t>56</w:t>
      </w:r>
      <w:r>
        <w:rPr>
          <w:rtl w:val="0"/>
          <w:lang w:val="en-US"/>
        </w:rPr>
        <w:t>(2), 589</w:t>
      </w:r>
      <w:r>
        <w:rPr>
          <w:rtl w:val="0"/>
          <w:lang w:val="en-US"/>
        </w:rPr>
        <w:t>–</w:t>
      </w:r>
      <w:r>
        <w:rPr>
          <w:rtl w:val="0"/>
          <w:lang w:val="en-US"/>
        </w:rPr>
        <w:t>616. https://doi.org/10.1111/0022-1082.00338</w:t>
      </w:r>
    </w:p>
    <w:p>
      <w:pPr>
        <w:pStyle w:val="Body Text"/>
      </w:pPr>
      <w:r>
        <w:rPr>
          <w:rtl w:val="0"/>
          <w:lang w:val="en-US"/>
        </w:rPr>
        <w:t xml:space="preserve">Harvey, C. R., Mazzoleni, M., &amp; Melone, A. (2025). The unintended consequences of rebalancing. </w:t>
      </w:r>
      <w:r>
        <w:rPr>
          <w:i w:val="1"/>
          <w:iCs w:val="1"/>
          <w:rtl w:val="0"/>
          <w:lang w:val="en-US"/>
        </w:rPr>
        <w:t>SSRN Electronic Journal</w:t>
      </w:r>
      <w:r>
        <w:rPr>
          <w:rtl w:val="0"/>
          <w:lang w:val="en-US"/>
        </w:rPr>
        <w:t>. https://doi.org/10.2139/ssrn.5122748</w:t>
      </w:r>
    </w:p>
    <w:p>
      <w:pPr>
        <w:pStyle w:val="Body Text"/>
      </w:pPr>
      <w:r>
        <w:rPr>
          <w:rtl w:val="0"/>
          <w:lang w:val="en-US"/>
        </w:rPr>
        <w:t xml:space="preserve">Henderson, V., Hobson, D., &amp; Tse, A. S. (2018). Probability weighting, stop-loss and the disposition effect. </w:t>
      </w:r>
      <w:r>
        <w:rPr>
          <w:i w:val="1"/>
          <w:iCs w:val="1"/>
          <w:rtl w:val="0"/>
          <w:lang w:val="en-US"/>
        </w:rPr>
        <w:t>Journal of Economic Theory</w:t>
      </w:r>
      <w:r>
        <w:rPr>
          <w:rtl w:val="0"/>
          <w:lang w:val="en-US"/>
        </w:rPr>
        <w:t xml:space="preserve">, </w:t>
      </w:r>
      <w:r>
        <w:rPr>
          <w:i w:val="1"/>
          <w:iCs w:val="1"/>
          <w:rtl w:val="0"/>
          <w:lang w:val="en-US"/>
        </w:rPr>
        <w:t>178</w:t>
      </w:r>
      <w:r>
        <w:rPr>
          <w:rtl w:val="0"/>
          <w:lang w:val="en-US"/>
        </w:rPr>
        <w:t>, 360</w:t>
      </w:r>
      <w:r>
        <w:rPr>
          <w:rtl w:val="0"/>
          <w:lang w:val="en-US"/>
        </w:rPr>
        <w:t>–</w:t>
      </w:r>
      <w:r>
        <w:rPr>
          <w:rtl w:val="0"/>
          <w:lang w:val="en-US"/>
        </w:rPr>
        <w:t>397. https://doi.org/10.1016/j.jet.2018.10.002</w:t>
      </w:r>
    </w:p>
    <w:p>
      <w:pPr>
        <w:pStyle w:val="Body Text"/>
      </w:pPr>
      <w:r>
        <w:rPr>
          <w:rtl w:val="0"/>
          <w:lang w:val="en-US"/>
        </w:rPr>
        <w:t xml:space="preserve">Hirshleifer, D. (2015). Behavioral finance. </w:t>
      </w:r>
      <w:r>
        <w:rPr>
          <w:i w:val="1"/>
          <w:iCs w:val="1"/>
          <w:rtl w:val="0"/>
          <w:lang w:val="en-US"/>
        </w:rPr>
        <w:t>Annual Review of Financial Economics</w:t>
      </w:r>
      <w:r>
        <w:rPr>
          <w:rtl w:val="0"/>
          <w:lang w:val="en-US"/>
        </w:rPr>
        <w:t xml:space="preserve">, </w:t>
      </w:r>
      <w:r>
        <w:rPr>
          <w:i w:val="1"/>
          <w:iCs w:val="1"/>
          <w:rtl w:val="0"/>
          <w:lang w:val="en-US"/>
        </w:rPr>
        <w:t>7</w:t>
      </w:r>
      <w:r>
        <w:rPr>
          <w:rtl w:val="0"/>
          <w:lang w:val="en-US"/>
        </w:rPr>
        <w:t>(1), 133</w:t>
      </w:r>
      <w:r>
        <w:rPr>
          <w:rtl w:val="0"/>
          <w:lang w:val="en-US"/>
        </w:rPr>
        <w:t>–</w:t>
      </w:r>
      <w:r>
        <w:rPr>
          <w:rtl w:val="0"/>
          <w:lang w:val="en-US"/>
        </w:rPr>
        <w:t>159. https://doi.org/10.1146/annurev-financial-092214-043752</w:t>
      </w:r>
    </w:p>
    <w:p>
      <w:pPr>
        <w:pStyle w:val="Body Text"/>
      </w:pPr>
      <w:r>
        <w:rPr>
          <w:rtl w:val="0"/>
          <w:lang w:val="en-US"/>
        </w:rPr>
        <w:t xml:space="preserve">Hodgkinson, G. P., Bown, N. J., Maule, A. J., Glaister, K. W., &amp; Pearman, A. D. (1999). Breaking the frame: An analysis of strategic cognition and decision making under uncertainty. </w:t>
      </w:r>
      <w:r>
        <w:rPr>
          <w:i w:val="1"/>
          <w:iCs w:val="1"/>
          <w:rtl w:val="0"/>
          <w:lang w:val="en-US"/>
        </w:rPr>
        <w:t>Strategic Management Journal</w:t>
      </w:r>
      <w:r>
        <w:rPr>
          <w:rtl w:val="0"/>
          <w:lang w:val="en-US"/>
        </w:rPr>
        <w:t xml:space="preserve">, </w:t>
      </w:r>
      <w:r>
        <w:rPr>
          <w:i w:val="1"/>
          <w:iCs w:val="1"/>
          <w:rtl w:val="0"/>
          <w:lang w:val="en-US"/>
        </w:rPr>
        <w:t>20</w:t>
      </w:r>
      <w:r>
        <w:rPr>
          <w:rtl w:val="0"/>
          <w:lang w:val="en-US"/>
        </w:rPr>
        <w:t>(10), 977</w:t>
      </w:r>
      <w:r>
        <w:rPr>
          <w:rtl w:val="0"/>
          <w:lang w:val="en-US"/>
        </w:rPr>
        <w:t>–</w:t>
      </w:r>
      <w:r>
        <w:rPr>
          <w:rtl w:val="0"/>
          <w:lang w:val="en-US"/>
        </w:rPr>
        <w:t>985. https://doi.org/10.1002/(SICI)1097-0266(199910)20:10&lt;977::AID-SMJ58&gt;3.0.CO;2-X</w:t>
      </w:r>
    </w:p>
    <w:p>
      <w:pPr>
        <w:pStyle w:val="Body Text"/>
      </w:pPr>
      <w:r>
        <w:rPr>
          <w:rtl w:val="0"/>
          <w:lang w:val="en-US"/>
        </w:rPr>
        <w:t>Huber, C., Huber, J., &amp; Kirchler, M. (2021). Market shocks and professionals</w:t>
      </w:r>
      <w:r>
        <w:rPr>
          <w:rtl w:val="0"/>
          <w:lang w:val="en-US"/>
        </w:rPr>
        <w:t xml:space="preserve">’ </w:t>
      </w:r>
      <w:r>
        <w:rPr>
          <w:rtl w:val="0"/>
          <w:lang w:val="en-US"/>
        </w:rPr>
        <w:t xml:space="preserve">investment behavior </w:t>
      </w:r>
      <w:r>
        <w:rPr>
          <w:rtl w:val="0"/>
          <w:lang w:val="en-US"/>
        </w:rPr>
        <w:t xml:space="preserve">– </w:t>
      </w:r>
      <w:r>
        <w:rPr>
          <w:rtl w:val="0"/>
          <w:lang w:val="en-US"/>
        </w:rPr>
        <w:t xml:space="preserve">Evidence from the COVID-19 crash. </w:t>
      </w:r>
      <w:r>
        <w:rPr>
          <w:i w:val="1"/>
          <w:iCs w:val="1"/>
          <w:rtl w:val="0"/>
          <w:lang w:val="en-US"/>
        </w:rPr>
        <w:t>Journal of Banking &amp; Finance</w:t>
      </w:r>
      <w:r>
        <w:rPr>
          <w:rtl w:val="0"/>
          <w:lang w:val="en-US"/>
        </w:rPr>
        <w:t xml:space="preserve">, </w:t>
      </w:r>
      <w:r>
        <w:rPr>
          <w:i w:val="1"/>
          <w:iCs w:val="1"/>
          <w:rtl w:val="0"/>
          <w:lang w:val="en-US"/>
        </w:rPr>
        <w:t>133</w:t>
      </w:r>
      <w:r>
        <w:rPr>
          <w:rtl w:val="0"/>
          <w:lang w:val="en-US"/>
        </w:rPr>
        <w:t>, Article 106247. https://doi.org/10.1016/j.jbankfin.2021.106247</w:t>
      </w:r>
    </w:p>
    <w:p>
      <w:pPr>
        <w:pStyle w:val="Body Text"/>
      </w:pPr>
      <w:r>
        <w:rPr>
          <w:rtl w:val="0"/>
          <w:lang w:val="en-US"/>
        </w:rPr>
        <w:t xml:space="preserve">Huber, C., Huber, J., &amp; Kirchler, M. (2022). Volatility shocks and investment behavior. </w:t>
      </w:r>
      <w:r>
        <w:rPr>
          <w:i w:val="1"/>
          <w:iCs w:val="1"/>
          <w:rtl w:val="0"/>
          <w:lang w:val="en-US"/>
        </w:rPr>
        <w:t>Journal of Economic Behavior &amp; Organization</w:t>
      </w:r>
      <w:r>
        <w:rPr>
          <w:rtl w:val="0"/>
          <w:lang w:val="en-US"/>
        </w:rPr>
        <w:t xml:space="preserve">, </w:t>
      </w:r>
      <w:r>
        <w:rPr>
          <w:i w:val="1"/>
          <w:iCs w:val="1"/>
          <w:rtl w:val="0"/>
          <w:lang w:val="en-US"/>
        </w:rPr>
        <w:t>194</w:t>
      </w:r>
      <w:r>
        <w:rPr>
          <w:rtl w:val="0"/>
          <w:lang w:val="en-US"/>
        </w:rPr>
        <w:t>, 56</w:t>
      </w:r>
      <w:r>
        <w:rPr>
          <w:rtl w:val="0"/>
          <w:lang w:val="en-US"/>
        </w:rPr>
        <w:t>–</w:t>
      </w:r>
      <w:r>
        <w:rPr>
          <w:rtl w:val="0"/>
          <w:lang w:val="en-US"/>
        </w:rPr>
        <w:t>70. https://doi.org/10.1016/j.jebo.2021.12.007</w:t>
      </w:r>
    </w:p>
    <w:p>
      <w:pPr>
        <w:pStyle w:val="Body Text"/>
      </w:pPr>
      <w:r>
        <w:rPr>
          <w:rtl w:val="0"/>
          <w:lang w:val="en-US"/>
        </w:rPr>
        <w:t xml:space="preserve">Jiang, G. J., &amp; Zhu, K. X. (2017). Information shocks and short-term market underreaction. </w:t>
      </w:r>
      <w:r>
        <w:rPr>
          <w:i w:val="1"/>
          <w:iCs w:val="1"/>
          <w:rtl w:val="0"/>
          <w:lang w:val="en-US"/>
        </w:rPr>
        <w:t>Journal of Financial Economics</w:t>
      </w:r>
      <w:r>
        <w:rPr>
          <w:rtl w:val="0"/>
          <w:lang w:val="en-US"/>
        </w:rPr>
        <w:t xml:space="preserve">, </w:t>
      </w:r>
      <w:r>
        <w:rPr>
          <w:i w:val="1"/>
          <w:iCs w:val="1"/>
          <w:rtl w:val="0"/>
          <w:lang w:val="en-US"/>
        </w:rPr>
        <w:t>124</w:t>
      </w:r>
      <w:r>
        <w:rPr>
          <w:rtl w:val="0"/>
          <w:lang w:val="en-US"/>
        </w:rPr>
        <w:t>(1), 43</w:t>
      </w:r>
      <w:r>
        <w:rPr>
          <w:rtl w:val="0"/>
          <w:lang w:val="en-US"/>
        </w:rPr>
        <w:t>–</w:t>
      </w:r>
      <w:r>
        <w:rPr>
          <w:rtl w:val="0"/>
          <w:lang w:val="en-US"/>
        </w:rPr>
        <w:t>64. https://doi.org/10.1016/j.jfineco.2016.06.006</w:t>
      </w:r>
    </w:p>
    <w:p>
      <w:pPr>
        <w:pStyle w:val="Body Text"/>
      </w:pPr>
      <w:r>
        <w:rPr>
          <w:rtl w:val="0"/>
          <w:lang w:val="en-US"/>
        </w:rPr>
        <w:t xml:space="preserve">Jiang, H., &amp; Verardo, M. (2018). Does herding behavior reveal skill? an analysis of mutual fund performance. </w:t>
      </w:r>
      <w:r>
        <w:rPr>
          <w:i w:val="1"/>
          <w:iCs w:val="1"/>
          <w:rtl w:val="0"/>
          <w:lang w:val="en-US"/>
        </w:rPr>
        <w:t>The Journal of Finance</w:t>
      </w:r>
      <w:r>
        <w:rPr>
          <w:rtl w:val="0"/>
          <w:lang w:val="en-US"/>
        </w:rPr>
        <w:t xml:space="preserve">, </w:t>
      </w:r>
      <w:r>
        <w:rPr>
          <w:i w:val="1"/>
          <w:iCs w:val="1"/>
          <w:rtl w:val="0"/>
          <w:lang w:val="en-US"/>
        </w:rPr>
        <w:t>73</w:t>
      </w:r>
      <w:r>
        <w:rPr>
          <w:rtl w:val="0"/>
          <w:lang w:val="en-US"/>
        </w:rPr>
        <w:t>(5), 2229</w:t>
      </w:r>
      <w:r>
        <w:rPr>
          <w:rtl w:val="0"/>
          <w:lang w:val="en-US"/>
        </w:rPr>
        <w:t>–</w:t>
      </w:r>
      <w:r>
        <w:rPr>
          <w:rtl w:val="0"/>
          <w:lang w:val="en-US"/>
        </w:rPr>
        <w:t>2269. https://doi.org/10.1111/jofi.12699</w:t>
      </w:r>
    </w:p>
    <w:p>
      <w:pPr>
        <w:pStyle w:val="Body Text"/>
      </w:pPr>
      <w:r>
        <w:rPr>
          <w:rtl w:val="0"/>
          <w:lang w:val="en-US"/>
        </w:rPr>
        <w:t xml:space="preserve">Jolliffe, I. T., &amp; Cadima, J. (2016). Principal component analysis: A review and recent developments. </w:t>
      </w:r>
      <w:r>
        <w:rPr>
          <w:i w:val="1"/>
          <w:iCs w:val="1"/>
          <w:rtl w:val="0"/>
          <w:lang w:val="en-US"/>
        </w:rPr>
        <w:t>Philosophical Transactions of the Royal Society A: Mathematical, Physical and Engineering Sciences</w:t>
      </w:r>
      <w:r>
        <w:rPr>
          <w:rtl w:val="0"/>
          <w:lang w:val="en-US"/>
        </w:rPr>
        <w:t xml:space="preserve">, </w:t>
      </w:r>
      <w:r>
        <w:rPr>
          <w:i w:val="1"/>
          <w:iCs w:val="1"/>
          <w:rtl w:val="0"/>
          <w:lang w:val="en-US"/>
        </w:rPr>
        <w:t>374</w:t>
      </w:r>
      <w:r>
        <w:rPr>
          <w:rtl w:val="0"/>
          <w:lang w:val="en-US"/>
        </w:rPr>
        <w:t>(2065), 20150202. https://doi.org/10.1098/rsta.2015.0202</w:t>
      </w:r>
    </w:p>
    <w:p>
      <w:pPr>
        <w:pStyle w:val="Body Text"/>
      </w:pPr>
      <w:r>
        <w:rPr>
          <w:rtl w:val="0"/>
          <w:lang w:val="en-US"/>
        </w:rPr>
        <w:t xml:space="preserve">Jung, D., Dorner, V., Glaser, F., &amp; Morana, S. (2018). Robo-advisory. </w:t>
      </w:r>
      <w:r>
        <w:rPr>
          <w:i w:val="1"/>
          <w:iCs w:val="1"/>
          <w:rtl w:val="0"/>
          <w:lang w:val="en-US"/>
        </w:rPr>
        <w:t>Business &amp; Information Systems Engineering</w:t>
      </w:r>
      <w:r>
        <w:rPr>
          <w:rtl w:val="0"/>
          <w:lang w:val="en-US"/>
        </w:rPr>
        <w:t xml:space="preserve">, </w:t>
      </w:r>
      <w:r>
        <w:rPr>
          <w:i w:val="1"/>
          <w:iCs w:val="1"/>
          <w:rtl w:val="0"/>
          <w:lang w:val="en-US"/>
        </w:rPr>
        <w:t>60</w:t>
      </w:r>
      <w:r>
        <w:rPr>
          <w:rtl w:val="0"/>
          <w:lang w:val="en-US"/>
        </w:rPr>
        <w:t>(1), 81</w:t>
      </w:r>
      <w:r>
        <w:rPr>
          <w:rtl w:val="0"/>
          <w:lang w:val="en-US"/>
        </w:rPr>
        <w:t>–</w:t>
      </w:r>
      <w:r>
        <w:rPr>
          <w:rtl w:val="0"/>
          <w:lang w:val="en-US"/>
        </w:rPr>
        <w:t>86. https://doi.org/10.1007/s12599-018-0521-9</w:t>
      </w:r>
    </w:p>
    <w:p>
      <w:pPr>
        <w:pStyle w:val="Body Text"/>
      </w:pPr>
      <w:r>
        <w:rPr>
          <w:rtl w:val="0"/>
          <w:lang w:val="en-US"/>
        </w:rPr>
        <w:t xml:space="preserve">Kahneman, D. (2003). Maps of bounded rationality: Psychology for behavioral economics. </w:t>
      </w:r>
      <w:r>
        <w:rPr>
          <w:i w:val="1"/>
          <w:iCs w:val="1"/>
          <w:rtl w:val="0"/>
          <w:lang w:val="en-US"/>
        </w:rPr>
        <w:t>American Economic Review</w:t>
      </w:r>
      <w:r>
        <w:rPr>
          <w:rtl w:val="0"/>
          <w:lang w:val="en-US"/>
        </w:rPr>
        <w:t xml:space="preserve">, </w:t>
      </w:r>
      <w:r>
        <w:rPr>
          <w:i w:val="1"/>
          <w:iCs w:val="1"/>
          <w:rtl w:val="0"/>
          <w:lang w:val="en-US"/>
        </w:rPr>
        <w:t>93</w:t>
      </w:r>
      <w:r>
        <w:rPr>
          <w:rtl w:val="0"/>
          <w:lang w:val="en-US"/>
        </w:rPr>
        <w:t>(5), 1449</w:t>
      </w:r>
      <w:r>
        <w:rPr>
          <w:rtl w:val="0"/>
          <w:lang w:val="en-US"/>
        </w:rPr>
        <w:t>–</w:t>
      </w:r>
      <w:r>
        <w:rPr>
          <w:rtl w:val="0"/>
          <w:lang w:val="en-US"/>
        </w:rPr>
        <w:t>1475. https://doi.org/10.1257/000282803322655392</w:t>
      </w:r>
    </w:p>
    <w:p>
      <w:pPr>
        <w:pStyle w:val="Body Text"/>
      </w:pPr>
      <w:r>
        <w:rPr>
          <w:rtl w:val="0"/>
          <w:lang w:val="en-US"/>
        </w:rPr>
        <w:t xml:space="preserve">Kahneman, D. (2011). </w:t>
      </w:r>
      <w:r>
        <w:rPr>
          <w:i w:val="1"/>
          <w:iCs w:val="1"/>
          <w:rtl w:val="0"/>
          <w:lang w:val="en-US"/>
        </w:rPr>
        <w:t>Thinking, fast and slow</w:t>
      </w:r>
      <w:r>
        <w:rPr>
          <w:rtl w:val="0"/>
          <w:lang w:val="en-US"/>
        </w:rPr>
        <w:t>. Farrar, Straus and Giroux.</w:t>
      </w:r>
    </w:p>
    <w:p>
      <w:pPr>
        <w:pStyle w:val="Body Text"/>
      </w:pPr>
      <w:r>
        <w:rPr>
          <w:rtl w:val="0"/>
          <w:lang w:val="en-US"/>
        </w:rPr>
        <w:t xml:space="preserve">Kahneman, D., &amp; Lovallo, D. (1993). Timid choices and bold forecasts: A cognitive perspective on risk taking. </w:t>
      </w:r>
      <w:r>
        <w:rPr>
          <w:i w:val="1"/>
          <w:iCs w:val="1"/>
          <w:rtl w:val="0"/>
          <w:lang w:val="en-US"/>
        </w:rPr>
        <w:t>Management Science</w:t>
      </w:r>
      <w:r>
        <w:rPr>
          <w:rtl w:val="0"/>
          <w:lang w:val="en-US"/>
        </w:rPr>
        <w:t xml:space="preserve">, </w:t>
      </w:r>
      <w:r>
        <w:rPr>
          <w:i w:val="1"/>
          <w:iCs w:val="1"/>
          <w:rtl w:val="0"/>
          <w:lang w:val="en-US"/>
        </w:rPr>
        <w:t>39</w:t>
      </w:r>
      <w:r>
        <w:rPr>
          <w:rtl w:val="0"/>
          <w:lang w:val="en-US"/>
        </w:rPr>
        <w:t>(1), 17</w:t>
      </w:r>
      <w:r>
        <w:rPr>
          <w:rtl w:val="0"/>
          <w:lang w:val="en-US"/>
        </w:rPr>
        <w:t>–</w:t>
      </w:r>
      <w:r>
        <w:rPr>
          <w:rtl w:val="0"/>
          <w:lang w:val="en-US"/>
        </w:rPr>
        <w:t>31. https://doi.org/10.1287/mnsc.39.1.17</w:t>
      </w:r>
    </w:p>
    <w:p>
      <w:pPr>
        <w:pStyle w:val="Body Text"/>
      </w:pPr>
      <w:r>
        <w:rPr>
          <w:rtl w:val="0"/>
          <w:lang w:val="en-US"/>
        </w:rPr>
        <w:t xml:space="preserve">Kahneman, D., &amp; Tversky, A. (1979). Prospect theory: An analysis of decision under risk. </w:t>
      </w:r>
      <w:r>
        <w:rPr>
          <w:i w:val="1"/>
          <w:iCs w:val="1"/>
          <w:rtl w:val="0"/>
          <w:lang w:val="en-US"/>
        </w:rPr>
        <w:t>Econometrica</w:t>
      </w:r>
      <w:r>
        <w:rPr>
          <w:rtl w:val="0"/>
          <w:lang w:val="en-US"/>
        </w:rPr>
        <w:t xml:space="preserve">, </w:t>
      </w:r>
      <w:r>
        <w:rPr>
          <w:i w:val="1"/>
          <w:iCs w:val="1"/>
          <w:rtl w:val="0"/>
          <w:lang w:val="en-US"/>
        </w:rPr>
        <w:t>47</w:t>
      </w:r>
      <w:r>
        <w:rPr>
          <w:rtl w:val="0"/>
          <w:lang w:val="en-US"/>
        </w:rPr>
        <w:t>(2), 263. https://doi.org/10.2307/1914185</w:t>
      </w:r>
    </w:p>
    <w:p>
      <w:pPr>
        <w:pStyle w:val="Body Text"/>
      </w:pPr>
      <w:r>
        <w:rPr>
          <w:rtl w:val="0"/>
          <w:lang w:val="en-US"/>
        </w:rPr>
        <w:t xml:space="preserve">Kahneman, D., Sibony, O., &amp; Sunstein, C. R. (2021). </w:t>
      </w:r>
      <w:r>
        <w:rPr>
          <w:i w:val="1"/>
          <w:iCs w:val="1"/>
          <w:rtl w:val="0"/>
          <w:lang w:val="en-US"/>
        </w:rPr>
        <w:t>Noise: A flaw in human judgment</w:t>
      </w:r>
      <w:r>
        <w:rPr>
          <w:rtl w:val="0"/>
          <w:lang w:val="en-US"/>
        </w:rPr>
        <w:t>. Little, Brown Spark.</w:t>
      </w:r>
    </w:p>
    <w:p>
      <w:pPr>
        <w:pStyle w:val="Body Text"/>
      </w:pPr>
      <w:r>
        <w:rPr>
          <w:rtl w:val="0"/>
          <w:lang w:val="en-US"/>
        </w:rPr>
        <w:t xml:space="preserve">Koo, T. K., &amp; Li, M. Y. (2016). A guideline of selecting and reporting intraclass correlation coefficients for reliability research. </w:t>
      </w:r>
      <w:r>
        <w:rPr>
          <w:i w:val="1"/>
          <w:iCs w:val="1"/>
          <w:rtl w:val="0"/>
          <w:lang w:val="en-US"/>
        </w:rPr>
        <w:t>Journal of Chiropractic Medicine</w:t>
      </w:r>
      <w:r>
        <w:rPr>
          <w:rtl w:val="0"/>
          <w:lang w:val="en-US"/>
        </w:rPr>
        <w:t xml:space="preserve">, </w:t>
      </w:r>
      <w:r>
        <w:rPr>
          <w:i w:val="1"/>
          <w:iCs w:val="1"/>
          <w:rtl w:val="0"/>
          <w:lang w:val="en-US"/>
        </w:rPr>
        <w:t>15</w:t>
      </w:r>
      <w:r>
        <w:rPr>
          <w:rtl w:val="0"/>
          <w:lang w:val="en-US"/>
        </w:rPr>
        <w:t>(2), 155</w:t>
      </w:r>
      <w:r>
        <w:rPr>
          <w:rtl w:val="0"/>
          <w:lang w:val="en-US"/>
        </w:rPr>
        <w:t>–</w:t>
      </w:r>
      <w:r>
        <w:rPr>
          <w:rtl w:val="0"/>
          <w:lang w:val="en-US"/>
        </w:rPr>
        <w:t>163. https://doi.org/10.1016/j.jcm.2016.02.012</w:t>
      </w:r>
    </w:p>
    <w:p>
      <w:pPr>
        <w:pStyle w:val="Body Text"/>
      </w:pPr>
      <w:r>
        <w:rPr>
          <w:rtl w:val="0"/>
          <w:lang w:val="en-US"/>
        </w:rPr>
        <w:t xml:space="preserve">Krosnick, J. A. (1999). Survey research. </w:t>
      </w:r>
      <w:r>
        <w:rPr>
          <w:i w:val="1"/>
          <w:iCs w:val="1"/>
          <w:rtl w:val="0"/>
          <w:lang w:val="en-US"/>
        </w:rPr>
        <w:t>Annual Review of Psychology</w:t>
      </w:r>
      <w:r>
        <w:rPr>
          <w:rtl w:val="0"/>
          <w:lang w:val="en-US"/>
        </w:rPr>
        <w:t xml:space="preserve">, </w:t>
      </w:r>
      <w:r>
        <w:rPr>
          <w:i w:val="1"/>
          <w:iCs w:val="1"/>
          <w:rtl w:val="0"/>
          <w:lang w:val="en-US"/>
        </w:rPr>
        <w:t>50</w:t>
      </w:r>
      <w:r>
        <w:rPr>
          <w:rtl w:val="0"/>
          <w:lang w:val="en-US"/>
        </w:rPr>
        <w:t>(1), 537</w:t>
      </w:r>
      <w:r>
        <w:rPr>
          <w:rtl w:val="0"/>
          <w:lang w:val="en-US"/>
        </w:rPr>
        <w:t>–</w:t>
      </w:r>
      <w:r>
        <w:rPr>
          <w:rtl w:val="0"/>
          <w:lang w:val="en-US"/>
        </w:rPr>
        <w:t>567. https://doi.org/10.1146/annurev.psych.50.1.537</w:t>
      </w:r>
    </w:p>
    <w:p>
      <w:pPr>
        <w:pStyle w:val="Body Text"/>
      </w:pPr>
      <w:r>
        <w:rPr>
          <w:rtl w:val="0"/>
          <w:lang w:val="en-US"/>
        </w:rPr>
        <w:t xml:space="preserve">Lim, T. (2026). Emotion-aware decision support system for real-time financial sentiment and behavior-based trading risk advisory. </w:t>
      </w:r>
      <w:r>
        <w:rPr>
          <w:i w:val="1"/>
          <w:iCs w:val="1"/>
          <w:rtl w:val="0"/>
          <w:lang w:val="en-US"/>
        </w:rPr>
        <w:t>Journal of Behavioral Finance</w:t>
      </w:r>
      <w:r>
        <w:rPr>
          <w:rtl w:val="0"/>
          <w:lang w:val="en-US"/>
        </w:rPr>
        <w:t>, 1</w:t>
      </w:r>
      <w:r>
        <w:rPr>
          <w:rtl w:val="0"/>
          <w:lang w:val="en-US"/>
        </w:rPr>
        <w:t>–</w:t>
      </w:r>
      <w:r>
        <w:rPr>
          <w:rtl w:val="0"/>
          <w:lang w:val="en-US"/>
        </w:rPr>
        <w:t>24. https://doi.org/10.1080/15427560.2025.2609644</w:t>
      </w:r>
    </w:p>
    <w:p>
      <w:pPr>
        <w:pStyle w:val="Body Text"/>
      </w:pPr>
      <w:r>
        <w:rPr>
          <w:rtl w:val="0"/>
          <w:lang w:val="en-US"/>
        </w:rPr>
        <w:t xml:space="preserve">LLffler, G. (2016). Rating reports: Do investors get the text message?. </w:t>
      </w:r>
      <w:r>
        <w:rPr>
          <w:i w:val="1"/>
          <w:iCs w:val="1"/>
          <w:rtl w:val="0"/>
          <w:lang w:val="en-US"/>
        </w:rPr>
        <w:t>SSRN Electronic Journal</w:t>
      </w:r>
      <w:r>
        <w:rPr>
          <w:rtl w:val="0"/>
          <w:lang w:val="en-US"/>
        </w:rPr>
        <w:t>. https://doi.org/10.2139/ssrn.2802570</w:t>
      </w:r>
    </w:p>
    <w:p>
      <w:pPr>
        <w:pStyle w:val="Body Text"/>
      </w:pPr>
      <w:r>
        <w:rPr>
          <w:rtl w:val="0"/>
          <w:lang w:val="en-US"/>
        </w:rPr>
        <w:t xml:space="preserve">Lo, A. W. (2004). The adaptive markets hypothesis. </w:t>
      </w:r>
      <w:r>
        <w:rPr>
          <w:i w:val="1"/>
          <w:iCs w:val="1"/>
          <w:rtl w:val="0"/>
          <w:lang w:val="en-US"/>
        </w:rPr>
        <w:t>The Journal of Portfolio Management</w:t>
      </w:r>
      <w:r>
        <w:rPr>
          <w:rtl w:val="0"/>
          <w:lang w:val="en-US"/>
        </w:rPr>
        <w:t xml:space="preserve">, </w:t>
      </w:r>
      <w:r>
        <w:rPr>
          <w:i w:val="1"/>
          <w:iCs w:val="1"/>
          <w:rtl w:val="0"/>
          <w:lang w:val="en-US"/>
        </w:rPr>
        <w:t>30</w:t>
      </w:r>
      <w:r>
        <w:rPr>
          <w:rtl w:val="0"/>
          <w:lang w:val="en-US"/>
        </w:rPr>
        <w:t>(5), 15</w:t>
      </w:r>
      <w:r>
        <w:rPr>
          <w:rtl w:val="0"/>
          <w:lang w:val="en-US"/>
        </w:rPr>
        <w:t>–</w:t>
      </w:r>
      <w:r>
        <w:rPr>
          <w:rtl w:val="0"/>
          <w:lang w:val="en-US"/>
        </w:rPr>
        <w:t>29. https://doi.org/10.3905/jpm.2004.442611</w:t>
      </w:r>
    </w:p>
    <w:p>
      <w:pPr>
        <w:pStyle w:val="Body Text"/>
      </w:pPr>
      <w:r>
        <w:rPr>
          <w:rtl w:val="0"/>
          <w:lang w:val="en-US"/>
        </w:rPr>
        <w:t xml:space="preserve">Lo, A. W., &amp; Repin, D. V. (2002). The psychophysiology of real-time financial risk processing. </w:t>
      </w:r>
      <w:r>
        <w:rPr>
          <w:i w:val="1"/>
          <w:iCs w:val="1"/>
          <w:rtl w:val="0"/>
          <w:lang w:val="en-US"/>
        </w:rPr>
        <w:t>Journal of Cognitive Neuroscience</w:t>
      </w:r>
      <w:r>
        <w:rPr>
          <w:rtl w:val="0"/>
          <w:lang w:val="en-US"/>
        </w:rPr>
        <w:t xml:space="preserve">, </w:t>
      </w:r>
      <w:r>
        <w:rPr>
          <w:i w:val="1"/>
          <w:iCs w:val="1"/>
          <w:rtl w:val="0"/>
          <w:lang w:val="en-US"/>
        </w:rPr>
        <w:t>14</w:t>
      </w:r>
      <w:r>
        <w:rPr>
          <w:rtl w:val="0"/>
          <w:lang w:val="en-US"/>
        </w:rPr>
        <w:t>(3), 323</w:t>
      </w:r>
      <w:r>
        <w:rPr>
          <w:rtl w:val="0"/>
          <w:lang w:val="en-US"/>
        </w:rPr>
        <w:t>–</w:t>
      </w:r>
      <w:r>
        <w:rPr>
          <w:rtl w:val="0"/>
          <w:lang w:val="en-US"/>
        </w:rPr>
        <w:t>339. https://doi.org/10.1162/089892902317361877</w:t>
      </w:r>
    </w:p>
    <w:p>
      <w:pPr>
        <w:pStyle w:val="Body Text"/>
      </w:pPr>
      <w:r>
        <w:rPr>
          <w:rtl w:val="0"/>
          <w:lang w:val="en-US"/>
        </w:rPr>
        <w:t xml:space="preserve">Lo, A. W., Repin, D. V., &amp; Steenbarger, B. N. (2005). Fear and greed in financial markets: A clinical study of day-traders. </w:t>
      </w:r>
      <w:r>
        <w:rPr>
          <w:i w:val="1"/>
          <w:iCs w:val="1"/>
          <w:rtl w:val="0"/>
          <w:lang w:val="en-US"/>
        </w:rPr>
        <w:t>American Economic Review</w:t>
      </w:r>
      <w:r>
        <w:rPr>
          <w:rtl w:val="0"/>
          <w:lang w:val="en-US"/>
        </w:rPr>
        <w:t xml:space="preserve">, </w:t>
      </w:r>
      <w:r>
        <w:rPr>
          <w:i w:val="1"/>
          <w:iCs w:val="1"/>
          <w:rtl w:val="0"/>
          <w:lang w:val="en-US"/>
        </w:rPr>
        <w:t>95</w:t>
      </w:r>
      <w:r>
        <w:rPr>
          <w:rtl w:val="0"/>
          <w:lang w:val="en-US"/>
        </w:rPr>
        <w:t>(2), 352</w:t>
      </w:r>
      <w:r>
        <w:rPr>
          <w:rtl w:val="0"/>
          <w:lang w:val="en-US"/>
        </w:rPr>
        <w:t>–</w:t>
      </w:r>
      <w:r>
        <w:rPr>
          <w:rtl w:val="0"/>
          <w:lang w:val="en-US"/>
        </w:rPr>
        <w:t>359. https://doi.org/10.1257/000282805774670095</w:t>
      </w:r>
    </w:p>
    <w:p>
      <w:pPr>
        <w:pStyle w:val="Body Text"/>
      </w:pPr>
      <w:r>
        <w:rPr>
          <w:rtl w:val="0"/>
          <w:lang w:val="en-US"/>
        </w:rPr>
        <w:t xml:space="preserve">Loewenstein, G. F., Weber, E. U., Hsee, C. K., &amp; Welch, N. (2001). Risk as feelings.. </w:t>
      </w:r>
      <w:r>
        <w:rPr>
          <w:i w:val="1"/>
          <w:iCs w:val="1"/>
          <w:rtl w:val="0"/>
          <w:lang w:val="en-US"/>
        </w:rPr>
        <w:t>Psychological Bulletin</w:t>
      </w:r>
      <w:r>
        <w:rPr>
          <w:rtl w:val="0"/>
          <w:lang w:val="en-US"/>
        </w:rPr>
        <w:t xml:space="preserve">, </w:t>
      </w:r>
      <w:r>
        <w:rPr>
          <w:i w:val="1"/>
          <w:iCs w:val="1"/>
          <w:rtl w:val="0"/>
          <w:lang w:val="en-US"/>
        </w:rPr>
        <w:t>127</w:t>
      </w:r>
      <w:r>
        <w:rPr>
          <w:rtl w:val="0"/>
          <w:lang w:val="en-US"/>
        </w:rPr>
        <w:t>(2), 267</w:t>
      </w:r>
      <w:r>
        <w:rPr>
          <w:rtl w:val="0"/>
          <w:lang w:val="en-US"/>
        </w:rPr>
        <w:t>–</w:t>
      </w:r>
      <w:r>
        <w:rPr>
          <w:rtl w:val="0"/>
          <w:lang w:val="en-US"/>
        </w:rPr>
        <w:t>286. https://doi.org/10.1037/0033-2909.127.2.267</w:t>
      </w:r>
    </w:p>
    <w:p>
      <w:pPr>
        <w:pStyle w:val="Body Text"/>
      </w:pPr>
      <w:r>
        <w:rPr>
          <w:rtl w:val="0"/>
          <w:lang w:val="en-US"/>
        </w:rPr>
        <w:t xml:space="preserve">MacKinnon, J. G., &amp; White, H. (1985). Some heteroskedasticity-consistent covariance matrix estimators with improved finite sample properties. </w:t>
      </w:r>
      <w:r>
        <w:rPr>
          <w:i w:val="1"/>
          <w:iCs w:val="1"/>
          <w:rtl w:val="0"/>
          <w:lang w:val="en-US"/>
        </w:rPr>
        <w:t>Journal of Econometrics</w:t>
      </w:r>
      <w:r>
        <w:rPr>
          <w:rtl w:val="0"/>
          <w:lang w:val="en-US"/>
        </w:rPr>
        <w:t xml:space="preserve">, </w:t>
      </w:r>
      <w:r>
        <w:rPr>
          <w:i w:val="1"/>
          <w:iCs w:val="1"/>
          <w:rtl w:val="0"/>
          <w:lang w:val="en-US"/>
        </w:rPr>
        <w:t>29</w:t>
      </w:r>
      <w:r>
        <w:rPr>
          <w:rtl w:val="0"/>
          <w:lang w:val="en-US"/>
        </w:rPr>
        <w:t>(3), 305</w:t>
      </w:r>
      <w:r>
        <w:rPr>
          <w:rtl w:val="0"/>
          <w:lang w:val="en-US"/>
        </w:rPr>
        <w:t>–</w:t>
      </w:r>
      <w:r>
        <w:rPr>
          <w:rtl w:val="0"/>
          <w:lang w:val="en-US"/>
        </w:rPr>
        <w:t>325. https://doi.org/10.1016/0304-4076(85)90158-7</w:t>
      </w:r>
    </w:p>
    <w:p>
      <w:pPr>
        <w:pStyle w:val="Body Text"/>
      </w:pPr>
      <w:r>
        <w:rPr>
          <w:rtl w:val="0"/>
          <w:lang w:val="en-US"/>
        </w:rPr>
        <w:t>Malkiel, B. G., &amp; Fama, E. F. (1970). Efficient capital markets: A review of theory and empirical work</w:t>
      </w:r>
      <w:r>
        <w:rPr>
          <w:i w:val="1"/>
          <w:iCs w:val="1"/>
          <w:rtl w:val="0"/>
          <w:lang w:val="en-US"/>
        </w:rPr>
        <w:t xml:space="preserve">. </w:t>
      </w:r>
      <w:r>
        <w:rPr>
          <w:rtl w:val="0"/>
          <w:lang w:val="en-US"/>
        </w:rPr>
        <w:t>The Journal of Finance</w:t>
      </w:r>
      <w:r>
        <w:rPr>
          <w:i w:val="1"/>
          <w:iCs w:val="1"/>
          <w:rtl w:val="0"/>
          <w:lang w:val="en-US"/>
        </w:rPr>
        <w:t xml:space="preserve">, </w:t>
      </w:r>
      <w:r>
        <w:rPr>
          <w:rtl w:val="0"/>
          <w:lang w:val="en-US"/>
        </w:rPr>
        <w:t>25*(2), 383</w:t>
      </w:r>
      <w:r>
        <w:rPr>
          <w:rtl w:val="0"/>
          <w:lang w:val="en-US"/>
        </w:rPr>
        <w:t>–</w:t>
      </w:r>
      <w:r>
        <w:rPr>
          <w:rtl w:val="0"/>
          <w:lang w:val="en-US"/>
        </w:rPr>
        <w:t>417. https://doi.org/10.1111/j.1540-6261.1970.tb00518.x</w:t>
      </w:r>
    </w:p>
    <w:p>
      <w:pPr>
        <w:pStyle w:val="Body Text"/>
      </w:pPr>
      <w:r>
        <w:rPr>
          <w:rtl w:val="0"/>
          <w:lang w:val="en-US"/>
        </w:rPr>
        <w:t xml:space="preserve">March, J. G., &amp; Shapira, Z. (1987). Managerial perspectives on risk and risk taking. </w:t>
      </w:r>
      <w:r>
        <w:rPr>
          <w:i w:val="1"/>
          <w:iCs w:val="1"/>
          <w:rtl w:val="0"/>
          <w:lang w:val="en-US"/>
        </w:rPr>
        <w:t>Management Science</w:t>
      </w:r>
      <w:r>
        <w:rPr>
          <w:rtl w:val="0"/>
          <w:lang w:val="en-US"/>
        </w:rPr>
        <w:t xml:space="preserve">, </w:t>
      </w:r>
      <w:r>
        <w:rPr>
          <w:i w:val="1"/>
          <w:iCs w:val="1"/>
          <w:rtl w:val="0"/>
          <w:lang w:val="en-US"/>
        </w:rPr>
        <w:t>33</w:t>
      </w:r>
      <w:r>
        <w:rPr>
          <w:rtl w:val="0"/>
          <w:lang w:val="en-US"/>
        </w:rPr>
        <w:t>(11), 1404</w:t>
      </w:r>
      <w:r>
        <w:rPr>
          <w:rtl w:val="0"/>
          <w:lang w:val="en-US"/>
        </w:rPr>
        <w:t>–</w:t>
      </w:r>
      <w:r>
        <w:rPr>
          <w:rtl w:val="0"/>
          <w:lang w:val="en-US"/>
        </w:rPr>
        <w:t>1418. https://doi.org/10.1287/mnsc.33.11.1404</w:t>
      </w:r>
    </w:p>
    <w:p>
      <w:pPr>
        <w:pStyle w:val="Body Text"/>
      </w:pPr>
      <w:r>
        <w:rPr>
          <w:rtl w:val="0"/>
          <w:lang w:val="en-US"/>
        </w:rPr>
        <w:t xml:space="preserve">Meng, Y., Li, X., &amp; Xiong, X. (2024). Information shocks and short-term market overreaction: The role of investor attention. </w:t>
      </w:r>
      <w:r>
        <w:rPr>
          <w:i w:val="1"/>
          <w:iCs w:val="1"/>
          <w:rtl w:val="0"/>
          <w:lang w:val="en-US"/>
        </w:rPr>
        <w:t>International Review of Financial Analysis</w:t>
      </w:r>
      <w:r>
        <w:rPr>
          <w:rtl w:val="0"/>
          <w:lang w:val="en-US"/>
        </w:rPr>
        <w:t xml:space="preserve">, </w:t>
      </w:r>
      <w:r>
        <w:rPr>
          <w:i w:val="1"/>
          <w:iCs w:val="1"/>
          <w:rtl w:val="0"/>
          <w:lang w:val="en-US"/>
        </w:rPr>
        <w:t>93</w:t>
      </w:r>
      <w:r>
        <w:rPr>
          <w:rtl w:val="0"/>
          <w:lang w:val="en-US"/>
        </w:rPr>
        <w:t>, 103219. https://doi.org/10.1016/j.irfa.2024.103219</w:t>
      </w:r>
    </w:p>
    <w:p>
      <w:pPr>
        <w:pStyle w:val="Body Text"/>
      </w:pPr>
      <w:r>
        <w:rPr>
          <w:rtl w:val="0"/>
          <w:lang w:val="en-US"/>
        </w:rPr>
        <w:t xml:space="preserve">Moore, D. A., &amp; Healy, P. J. (2008). The trouble with overconfidence.. </w:t>
      </w:r>
      <w:r>
        <w:rPr>
          <w:i w:val="1"/>
          <w:iCs w:val="1"/>
          <w:rtl w:val="0"/>
          <w:lang w:val="en-US"/>
        </w:rPr>
        <w:t>Psychological Review</w:t>
      </w:r>
      <w:r>
        <w:rPr>
          <w:rtl w:val="0"/>
          <w:lang w:val="en-US"/>
        </w:rPr>
        <w:t xml:space="preserve">, </w:t>
      </w:r>
      <w:r>
        <w:rPr>
          <w:i w:val="1"/>
          <w:iCs w:val="1"/>
          <w:rtl w:val="0"/>
          <w:lang w:val="en-US"/>
        </w:rPr>
        <w:t>115</w:t>
      </w:r>
      <w:r>
        <w:rPr>
          <w:rtl w:val="0"/>
          <w:lang w:val="en-US"/>
        </w:rPr>
        <w:t>(2), 502</w:t>
      </w:r>
      <w:r>
        <w:rPr>
          <w:rtl w:val="0"/>
          <w:lang w:val="en-US"/>
        </w:rPr>
        <w:t>–</w:t>
      </w:r>
      <w:r>
        <w:rPr>
          <w:rtl w:val="0"/>
          <w:lang w:val="en-US"/>
        </w:rPr>
        <w:t>517. https://doi.org/10.1037/0033-295x.115.2.502</w:t>
      </w:r>
    </w:p>
    <w:p>
      <w:pPr>
        <w:pStyle w:val="Body Text"/>
      </w:pPr>
      <w:r>
        <w:rPr>
          <w:rtl w:val="0"/>
          <w:lang w:val="en-US"/>
        </w:rPr>
        <w:t xml:space="preserve">Neel, M. (2024). Country-level loss aversion and the market response to earnings news. </w:t>
      </w:r>
      <w:r>
        <w:rPr>
          <w:i w:val="1"/>
          <w:iCs w:val="1"/>
          <w:rtl w:val="0"/>
          <w:lang w:val="en-US"/>
        </w:rPr>
        <w:t>SSRN Electronic Journal</w:t>
      </w:r>
      <w:r>
        <w:rPr>
          <w:rtl w:val="0"/>
          <w:lang w:val="en-US"/>
        </w:rPr>
        <w:t>. https://doi.org/10.2139/ssrn.4768248</w:t>
      </w:r>
    </w:p>
    <w:p>
      <w:pPr>
        <w:pStyle w:val="Body Text"/>
      </w:pPr>
      <w:r>
        <w:rPr>
          <w:rtl w:val="0"/>
          <w:lang w:val="en-US"/>
        </w:rPr>
        <w:t xml:space="preserve">Odean, T. (1999). Do investors trade too much?. </w:t>
      </w:r>
      <w:r>
        <w:rPr>
          <w:i w:val="1"/>
          <w:iCs w:val="1"/>
          <w:rtl w:val="0"/>
          <w:lang w:val="en-US"/>
        </w:rPr>
        <w:t>American Economic Review</w:t>
      </w:r>
      <w:r>
        <w:rPr>
          <w:rtl w:val="0"/>
          <w:lang w:val="en-US"/>
        </w:rPr>
        <w:t xml:space="preserve">, </w:t>
      </w:r>
      <w:r>
        <w:rPr>
          <w:i w:val="1"/>
          <w:iCs w:val="1"/>
          <w:rtl w:val="0"/>
          <w:lang w:val="en-US"/>
        </w:rPr>
        <w:t>89</w:t>
      </w:r>
      <w:r>
        <w:rPr>
          <w:rtl w:val="0"/>
          <w:lang w:val="en-US"/>
        </w:rPr>
        <w:t>(5), 1279</w:t>
      </w:r>
      <w:r>
        <w:rPr>
          <w:rtl w:val="0"/>
          <w:lang w:val="en-US"/>
        </w:rPr>
        <w:t>–</w:t>
      </w:r>
      <w:r>
        <w:rPr>
          <w:rtl w:val="0"/>
          <w:lang w:val="en-US"/>
        </w:rPr>
        <w:t>1298. https://doi.org/10.1257/aer.89.5.1279</w:t>
      </w:r>
    </w:p>
    <w:p>
      <w:pPr>
        <w:pStyle w:val="Body Text"/>
      </w:pPr>
      <w:r>
        <w:rPr>
          <w:rtl w:val="0"/>
          <w:lang w:val="en-US"/>
        </w:rPr>
        <w:t xml:space="preserve">Parasuraman, R., &amp; Manzey, D. H. (2010). Complacency and bias in human use of automation: An attentional integration. </w:t>
      </w:r>
      <w:r>
        <w:rPr>
          <w:i w:val="1"/>
          <w:iCs w:val="1"/>
          <w:rtl w:val="0"/>
          <w:lang w:val="en-US"/>
        </w:rPr>
        <w:t>Human Factors: The Journal of the Human Factors and Ergonomics Society</w:t>
      </w:r>
      <w:r>
        <w:rPr>
          <w:rtl w:val="0"/>
          <w:lang w:val="en-US"/>
        </w:rPr>
        <w:t xml:space="preserve">, </w:t>
      </w:r>
      <w:r>
        <w:rPr>
          <w:i w:val="1"/>
          <w:iCs w:val="1"/>
          <w:rtl w:val="0"/>
          <w:lang w:val="en-US"/>
        </w:rPr>
        <w:t>52</w:t>
      </w:r>
      <w:r>
        <w:rPr>
          <w:rtl w:val="0"/>
          <w:lang w:val="en-US"/>
        </w:rPr>
        <w:t>(3), 381</w:t>
      </w:r>
      <w:r>
        <w:rPr>
          <w:rtl w:val="0"/>
          <w:lang w:val="en-US"/>
        </w:rPr>
        <w:t>–</w:t>
      </w:r>
      <w:r>
        <w:rPr>
          <w:rtl w:val="0"/>
          <w:lang w:val="en-US"/>
        </w:rPr>
        <w:t>410. https://doi.org/10.1177/0018720810376055</w:t>
      </w:r>
    </w:p>
    <w:p>
      <w:pPr>
        <w:pStyle w:val="Body Text"/>
      </w:pPr>
      <w:r>
        <w:rPr>
          <w:rtl w:val="0"/>
          <w:lang w:val="en-US"/>
        </w:rPr>
        <w:t xml:space="preserve">Peng, L., &amp; Xiong, W. (2006). Investor attention, overconfidence and category learning. </w:t>
      </w:r>
      <w:r>
        <w:rPr>
          <w:i w:val="1"/>
          <w:iCs w:val="1"/>
          <w:rtl w:val="0"/>
          <w:lang w:val="en-US"/>
        </w:rPr>
        <w:t>Journal of Financial Economics</w:t>
      </w:r>
      <w:r>
        <w:rPr>
          <w:rtl w:val="0"/>
          <w:lang w:val="en-US"/>
        </w:rPr>
        <w:t xml:space="preserve">, </w:t>
      </w:r>
      <w:r>
        <w:rPr>
          <w:i w:val="1"/>
          <w:iCs w:val="1"/>
          <w:rtl w:val="0"/>
          <w:lang w:val="en-US"/>
        </w:rPr>
        <w:t>80</w:t>
      </w:r>
      <w:r>
        <w:rPr>
          <w:rtl w:val="0"/>
          <w:lang w:val="en-US"/>
        </w:rPr>
        <w:t>(3), 563</w:t>
      </w:r>
      <w:r>
        <w:rPr>
          <w:rtl w:val="0"/>
          <w:lang w:val="en-US"/>
        </w:rPr>
        <w:t>–</w:t>
      </w:r>
      <w:r>
        <w:rPr>
          <w:rtl w:val="0"/>
          <w:lang w:val="en-US"/>
        </w:rPr>
        <w:t>602. https://doi.org/10.1016/j.jfineco.2005.05.003</w:t>
      </w:r>
    </w:p>
    <w:p>
      <w:pPr>
        <w:pStyle w:val="Body Text"/>
      </w:pPr>
      <w:r>
        <w:rPr>
          <w:rtl w:val="0"/>
          <w:lang w:val="en-US"/>
        </w:rPr>
        <w:t xml:space="preserve">Petersen, M. A. (2009). Estimating standard errors in finance panel data sets: Comparing approaches. </w:t>
      </w:r>
      <w:r>
        <w:rPr>
          <w:i w:val="1"/>
          <w:iCs w:val="1"/>
          <w:rtl w:val="0"/>
          <w:lang w:val="en-US"/>
        </w:rPr>
        <w:t>Review of Financial Studies</w:t>
      </w:r>
      <w:r>
        <w:rPr>
          <w:rtl w:val="0"/>
          <w:lang w:val="en-US"/>
        </w:rPr>
        <w:t xml:space="preserve">, </w:t>
      </w:r>
      <w:r>
        <w:rPr>
          <w:i w:val="1"/>
          <w:iCs w:val="1"/>
          <w:rtl w:val="0"/>
          <w:lang w:val="en-US"/>
        </w:rPr>
        <w:t>22</w:t>
      </w:r>
      <w:r>
        <w:rPr>
          <w:rtl w:val="0"/>
          <w:lang w:val="en-US"/>
        </w:rPr>
        <w:t>(1), 435</w:t>
      </w:r>
      <w:r>
        <w:rPr>
          <w:rtl w:val="0"/>
          <w:lang w:val="en-US"/>
        </w:rPr>
        <w:t>–</w:t>
      </w:r>
      <w:r>
        <w:rPr>
          <w:rtl w:val="0"/>
          <w:lang w:val="en-US"/>
        </w:rPr>
        <w:t>480. https://doi.org/10.1093/rfs/hhn053</w:t>
      </w:r>
    </w:p>
    <w:p>
      <w:pPr>
        <w:pStyle w:val="Body Text"/>
      </w:pPr>
      <w:r>
        <w:rPr>
          <w:rtl w:val="0"/>
          <w:lang w:val="en-US"/>
        </w:rPr>
        <w:t xml:space="preserve">RavenPack. (2011). </w:t>
      </w:r>
      <w:r>
        <w:rPr>
          <w:i w:val="1"/>
          <w:iCs w:val="1"/>
          <w:rtl w:val="0"/>
          <w:lang w:val="en-US"/>
        </w:rPr>
        <w:t>Introducing the RavenPack sentiment index</w:t>
      </w:r>
      <w:r>
        <w:rPr>
          <w:rtl w:val="0"/>
          <w:lang w:val="en-US"/>
        </w:rPr>
        <w:t xml:space="preserve"> (RavenPack Research Series No.</w:t>
      </w:r>
      <w:r>
        <w:rPr>
          <w:rtl w:val="0"/>
          <w:lang w:val="en-US"/>
        </w:rPr>
        <w:t> </w:t>
      </w:r>
      <w:r>
        <w:rPr>
          <w:rtl w:val="0"/>
          <w:lang w:val="en-US"/>
        </w:rPr>
        <w:t>2). https://www.ravenpack.com/research/introducing-ravenpack-sentiment-index</w:t>
      </w:r>
    </w:p>
    <w:p>
      <w:pPr>
        <w:pStyle w:val="Body Text"/>
      </w:pPr>
      <w:r>
        <w:rPr>
          <w:rtl w:val="0"/>
          <w:lang w:val="en-US"/>
        </w:rPr>
        <w:t xml:space="preserve">Rigobon, R. (2003). Identification through heteroskedasticity. </w:t>
      </w:r>
      <w:r>
        <w:rPr>
          <w:i w:val="1"/>
          <w:iCs w:val="1"/>
          <w:rtl w:val="0"/>
          <w:lang w:val="en-US"/>
        </w:rPr>
        <w:t>Review of Economics and Statistics</w:t>
      </w:r>
      <w:r>
        <w:rPr>
          <w:rtl w:val="0"/>
          <w:lang w:val="en-US"/>
        </w:rPr>
        <w:t xml:space="preserve">, </w:t>
      </w:r>
      <w:r>
        <w:rPr>
          <w:i w:val="1"/>
          <w:iCs w:val="1"/>
          <w:rtl w:val="0"/>
          <w:lang w:val="en-US"/>
        </w:rPr>
        <w:t>85</w:t>
      </w:r>
      <w:r>
        <w:rPr>
          <w:rtl w:val="0"/>
          <w:lang w:val="en-US"/>
        </w:rPr>
        <w:t>(4), 777</w:t>
      </w:r>
      <w:r>
        <w:rPr>
          <w:rtl w:val="0"/>
          <w:lang w:val="en-US"/>
        </w:rPr>
        <w:t>–</w:t>
      </w:r>
      <w:r>
        <w:rPr>
          <w:rtl w:val="0"/>
          <w:lang w:val="en-US"/>
        </w:rPr>
        <w:t>792. https://doi.org/10.1162/003465303772815727</w:t>
      </w:r>
    </w:p>
    <w:p>
      <w:pPr>
        <w:pStyle w:val="Body Text"/>
      </w:pPr>
      <w:r>
        <w:rPr>
          <w:rtl w:val="0"/>
          <w:lang w:val="en-US"/>
        </w:rPr>
        <w:t xml:space="preserve">Rudin, C. (2019). Stop explaining black box machine learning models for high stakes decisions and use interpretable models instead. </w:t>
      </w:r>
      <w:r>
        <w:rPr>
          <w:i w:val="1"/>
          <w:iCs w:val="1"/>
          <w:rtl w:val="0"/>
          <w:lang w:val="en-US"/>
        </w:rPr>
        <w:t>Nature Machine Intelligence</w:t>
      </w:r>
      <w:r>
        <w:rPr>
          <w:rtl w:val="0"/>
          <w:lang w:val="en-US"/>
        </w:rPr>
        <w:t xml:space="preserve">, </w:t>
      </w:r>
      <w:r>
        <w:rPr>
          <w:i w:val="1"/>
          <w:iCs w:val="1"/>
          <w:rtl w:val="0"/>
          <w:lang w:val="en-US"/>
        </w:rPr>
        <w:t>1</w:t>
      </w:r>
      <w:r>
        <w:rPr>
          <w:rtl w:val="0"/>
          <w:lang w:val="en-US"/>
        </w:rPr>
        <w:t>(5), 206</w:t>
      </w:r>
      <w:r>
        <w:rPr>
          <w:rtl w:val="0"/>
          <w:lang w:val="en-US"/>
        </w:rPr>
        <w:t>–</w:t>
      </w:r>
      <w:r>
        <w:rPr>
          <w:rtl w:val="0"/>
          <w:lang w:val="en-US"/>
        </w:rPr>
        <w:t>215. https://doi.org/10.1038/s42256-019-0048-x</w:t>
      </w:r>
    </w:p>
    <w:p>
      <w:pPr>
        <w:pStyle w:val="Body Text"/>
      </w:pPr>
      <w:r>
        <w:rPr>
          <w:rtl w:val="0"/>
          <w:lang w:val="en-US"/>
        </w:rPr>
        <w:t xml:space="preserve">Sharpe, W. F. (1966). Mutual fund performance. </w:t>
      </w:r>
      <w:r>
        <w:rPr>
          <w:i w:val="1"/>
          <w:iCs w:val="1"/>
          <w:rtl w:val="0"/>
          <w:lang w:val="en-US"/>
        </w:rPr>
        <w:t>The Journal of Business</w:t>
      </w:r>
      <w:r>
        <w:rPr>
          <w:rtl w:val="0"/>
          <w:lang w:val="en-US"/>
        </w:rPr>
        <w:t xml:space="preserve">, </w:t>
      </w:r>
      <w:r>
        <w:rPr>
          <w:i w:val="1"/>
          <w:iCs w:val="1"/>
          <w:rtl w:val="0"/>
          <w:lang w:val="en-US"/>
        </w:rPr>
        <w:t>39</w:t>
      </w:r>
      <w:r>
        <w:rPr>
          <w:rtl w:val="0"/>
          <w:lang w:val="en-US"/>
        </w:rPr>
        <w:t>(S1), 119. https://doi.org/10.1086/294846</w:t>
      </w:r>
    </w:p>
    <w:p>
      <w:pPr>
        <w:pStyle w:val="Body Text"/>
      </w:pPr>
      <w:r>
        <w:rPr>
          <w:rtl w:val="0"/>
          <w:lang w:val="en-US"/>
        </w:rPr>
        <w:t xml:space="preserve">Shefrin, H. (2007). </w:t>
      </w:r>
      <w:r>
        <w:rPr>
          <w:i w:val="1"/>
          <w:iCs w:val="1"/>
          <w:rtl w:val="0"/>
          <w:lang w:val="en-US"/>
        </w:rPr>
        <w:t>Beyond greed and fear</w:t>
      </w:r>
      <w:r>
        <w:rPr>
          <w:rtl w:val="0"/>
          <w:lang w:val="en-US"/>
        </w:rPr>
        <w:t>. Oxford University PressNew York, NY. https://doi.org/10.1093/oso/9780195304213.001.0001</w:t>
      </w:r>
    </w:p>
    <w:p>
      <w:pPr>
        <w:pStyle w:val="Body Text"/>
      </w:pPr>
      <w:r>
        <w:rPr>
          <w:rtl w:val="0"/>
          <w:lang w:val="en-US"/>
        </w:rPr>
        <w:t xml:space="preserve">SIFMA. (2025). </w:t>
      </w:r>
      <w:r>
        <w:rPr>
          <w:i w:val="1"/>
          <w:iCs w:val="1"/>
          <w:rtl w:val="0"/>
          <w:lang w:val="en-US"/>
        </w:rPr>
        <w:t>Capital markets fact book 2025</w:t>
      </w:r>
      <w:r>
        <w:rPr>
          <w:rtl w:val="0"/>
          <w:lang w:val="en-US"/>
        </w:rPr>
        <w:t>. Securities Industry and Financial Markets Association. https://www.sifma.org/research/statistics/fact-book</w:t>
      </w:r>
    </w:p>
    <w:p>
      <w:pPr>
        <w:pStyle w:val="Body Text"/>
      </w:pPr>
      <w:r>
        <w:rPr>
          <w:rtl w:val="0"/>
          <w:lang w:val="en-US"/>
        </w:rPr>
        <w:t xml:space="preserve">Simon, H. A. (1955). A behavioral model of rational choice. </w:t>
      </w:r>
      <w:r>
        <w:rPr>
          <w:i w:val="1"/>
          <w:iCs w:val="1"/>
          <w:rtl w:val="0"/>
          <w:lang w:val="en-US"/>
        </w:rPr>
        <w:t>The Quarterly Journal of Economics</w:t>
      </w:r>
      <w:r>
        <w:rPr>
          <w:rtl w:val="0"/>
          <w:lang w:val="en-US"/>
        </w:rPr>
        <w:t xml:space="preserve">, </w:t>
      </w:r>
      <w:r>
        <w:rPr>
          <w:i w:val="1"/>
          <w:iCs w:val="1"/>
          <w:rtl w:val="0"/>
          <w:lang w:val="en-US"/>
        </w:rPr>
        <w:t>69</w:t>
      </w:r>
      <w:r>
        <w:rPr>
          <w:rtl w:val="0"/>
          <w:lang w:val="en-US"/>
        </w:rPr>
        <w:t>(1), 99. https://doi.org/10.2307/1884852</w:t>
      </w:r>
    </w:p>
    <w:p>
      <w:pPr>
        <w:pStyle w:val="Body Text"/>
      </w:pPr>
      <w:r>
        <w:rPr>
          <w:rtl w:val="0"/>
          <w:lang w:val="en-US"/>
        </w:rPr>
        <w:t xml:space="preserve">Song, Q., Liu, A., Yang, S. Y., Deane, A., &amp; Datta, K. (2015). An extreme firm-specific news sentiment asymmetry based trading strategy. </w:t>
      </w:r>
      <w:r>
        <w:rPr>
          <w:i w:val="1"/>
          <w:iCs w:val="1"/>
          <w:rtl w:val="0"/>
          <w:lang w:val="en-US"/>
        </w:rPr>
        <w:t>SSRN Electronic Journal</w:t>
      </w:r>
      <w:r>
        <w:rPr>
          <w:rtl w:val="0"/>
          <w:lang w:val="en-US"/>
        </w:rPr>
        <w:t>. https://doi.org/10.2139/ssrn.2631135</w:t>
      </w:r>
    </w:p>
    <w:p>
      <w:pPr>
        <w:pStyle w:val="Body Text"/>
      </w:pPr>
      <w:r>
        <w:rPr>
          <w:rtl w:val="0"/>
          <w:lang w:val="en-US"/>
        </w:rPr>
        <w:t xml:space="preserve">Sortino, F. A., &amp; van der Meer, R. (1991). Downside risk. </w:t>
      </w:r>
      <w:r>
        <w:rPr>
          <w:i w:val="1"/>
          <w:iCs w:val="1"/>
          <w:rtl w:val="0"/>
          <w:lang w:val="en-US"/>
        </w:rPr>
        <w:t>The Journal of Portfolio Management</w:t>
      </w:r>
      <w:r>
        <w:rPr>
          <w:rtl w:val="0"/>
          <w:lang w:val="en-US"/>
        </w:rPr>
        <w:t xml:space="preserve">, </w:t>
      </w:r>
      <w:r>
        <w:rPr>
          <w:i w:val="1"/>
          <w:iCs w:val="1"/>
          <w:rtl w:val="0"/>
          <w:lang w:val="en-US"/>
        </w:rPr>
        <w:t>17</w:t>
      </w:r>
      <w:r>
        <w:rPr>
          <w:rtl w:val="0"/>
          <w:lang w:val="en-US"/>
        </w:rPr>
        <w:t>(4), 27</w:t>
      </w:r>
      <w:r>
        <w:rPr>
          <w:rtl w:val="0"/>
          <w:lang w:val="en-US"/>
        </w:rPr>
        <w:t>–</w:t>
      </w:r>
      <w:r>
        <w:rPr>
          <w:rtl w:val="0"/>
          <w:lang w:val="en-US"/>
        </w:rPr>
        <w:t>31. https://doi.org/10.3905/jpm.1991.409343</w:t>
      </w:r>
    </w:p>
    <w:p>
      <w:pPr>
        <w:pStyle w:val="Body Text"/>
      </w:pPr>
      <w:r>
        <w:rPr>
          <w:rtl w:val="0"/>
          <w:lang w:val="en-US"/>
        </w:rPr>
        <w:t xml:space="preserve">Statman, M. (2019). Behavioral finance: The second generation. </w:t>
      </w:r>
      <w:r>
        <w:rPr>
          <w:i w:val="1"/>
          <w:iCs w:val="1"/>
          <w:rtl w:val="0"/>
          <w:lang w:val="en-US"/>
        </w:rPr>
        <w:t>SSRN Electronic Journal</w:t>
      </w:r>
      <w:r>
        <w:rPr>
          <w:rtl w:val="0"/>
          <w:lang w:val="en-US"/>
        </w:rPr>
        <w:t>. https://doi.org/10.2139/ssrn.3668963</w:t>
      </w:r>
    </w:p>
    <w:p>
      <w:pPr>
        <w:pStyle w:val="Body Text"/>
      </w:pPr>
      <w:r>
        <w:rPr>
          <w:rtl w:val="0"/>
          <w:lang w:val="en-US"/>
        </w:rPr>
        <w:t xml:space="preserve">Swiss Business School. (2026). </w:t>
      </w:r>
      <w:r>
        <w:rPr>
          <w:i w:val="1"/>
          <w:iCs w:val="1"/>
          <w:rtl w:val="0"/>
          <w:lang w:val="en-US"/>
        </w:rPr>
        <w:t>Master</w:t>
      </w:r>
      <w:r>
        <w:rPr>
          <w:i w:val="1"/>
          <w:iCs w:val="1"/>
          <w:rtl w:val="0"/>
          <w:lang w:val="en-US"/>
        </w:rPr>
        <w:t>’</w:t>
      </w:r>
      <w:r>
        <w:rPr>
          <w:i w:val="1"/>
          <w:iCs w:val="1"/>
          <w:rtl w:val="0"/>
          <w:lang w:val="en-US"/>
        </w:rPr>
        <w:t>s thesis handbook AY 2025</w:t>
      </w:r>
      <w:r>
        <w:rPr>
          <w:i w:val="1"/>
          <w:iCs w:val="1"/>
          <w:rtl w:val="0"/>
          <w:lang w:val="en-US"/>
        </w:rPr>
        <w:t>–</w:t>
      </w:r>
      <w:r>
        <w:rPr>
          <w:i w:val="1"/>
          <w:iCs w:val="1"/>
          <w:rtl w:val="0"/>
          <w:lang w:val="en-US"/>
        </w:rPr>
        <w:t>26</w:t>
      </w:r>
      <w:r>
        <w:rPr>
          <w:rtl w:val="0"/>
          <w:lang w:val="en-US"/>
        </w:rPr>
        <w:t xml:space="preserve"> (C.S.4. v1.8) [Unpublished internal document]. Swiss Business School.</w:t>
      </w:r>
    </w:p>
    <w:p>
      <w:pPr>
        <w:pStyle w:val="Body Text"/>
      </w:pPr>
      <w:r>
        <w:rPr>
          <w:rtl w:val="0"/>
          <w:lang w:val="en-US"/>
        </w:rPr>
        <w:t xml:space="preserve">Tetlock, P. C. (2007). Giving content to investor sentiment: The role of media in the stock market. </w:t>
      </w:r>
      <w:r>
        <w:rPr>
          <w:i w:val="1"/>
          <w:iCs w:val="1"/>
          <w:rtl w:val="0"/>
          <w:lang w:val="en-US"/>
        </w:rPr>
        <w:t>The Journal of Finance</w:t>
      </w:r>
      <w:r>
        <w:rPr>
          <w:rtl w:val="0"/>
          <w:lang w:val="en-US"/>
        </w:rPr>
        <w:t xml:space="preserve">, </w:t>
      </w:r>
      <w:r>
        <w:rPr>
          <w:i w:val="1"/>
          <w:iCs w:val="1"/>
          <w:rtl w:val="0"/>
          <w:lang w:val="en-US"/>
        </w:rPr>
        <w:t>62</w:t>
      </w:r>
      <w:r>
        <w:rPr>
          <w:rtl w:val="0"/>
          <w:lang w:val="en-US"/>
        </w:rPr>
        <w:t>(3), 1139</w:t>
      </w:r>
      <w:r>
        <w:rPr>
          <w:rtl w:val="0"/>
          <w:lang w:val="en-US"/>
        </w:rPr>
        <w:t>–</w:t>
      </w:r>
      <w:r>
        <w:rPr>
          <w:rtl w:val="0"/>
          <w:lang w:val="en-US"/>
        </w:rPr>
        <w:t>1168. https://doi.org/10.1111/j.1540-6261.2007.01232.x</w:t>
      </w:r>
    </w:p>
    <w:p>
      <w:pPr>
        <w:pStyle w:val="Body Text"/>
      </w:pPr>
      <w:r>
        <w:rPr>
          <w:rtl w:val="0"/>
          <w:lang w:val="en-US"/>
        </w:rPr>
        <w:t>Thaler, R. H., &amp; Benartzi, S. (2004). Save more tomorrow</w:t>
      </w:r>
      <w:r>
        <w:rPr>
          <w:rtl w:val="0"/>
          <w:lang w:val="en-US"/>
        </w:rPr>
        <w:t>™</w:t>
      </w:r>
      <w:r>
        <w:rPr>
          <w:rtl w:val="0"/>
          <w:lang w:val="en-US"/>
        </w:rPr>
        <w:t xml:space="preserve">: Using behavioral economics to increase employee saving. </w:t>
      </w:r>
      <w:r>
        <w:rPr>
          <w:i w:val="1"/>
          <w:iCs w:val="1"/>
          <w:rtl w:val="0"/>
          <w:lang w:val="en-US"/>
        </w:rPr>
        <w:t>Journal of Political Economy</w:t>
      </w:r>
      <w:r>
        <w:rPr>
          <w:rtl w:val="0"/>
          <w:lang w:val="en-US"/>
        </w:rPr>
        <w:t xml:space="preserve">, </w:t>
      </w:r>
      <w:r>
        <w:rPr>
          <w:i w:val="1"/>
          <w:iCs w:val="1"/>
          <w:rtl w:val="0"/>
          <w:lang w:val="en-US"/>
        </w:rPr>
        <w:t>112</w:t>
      </w:r>
      <w:r>
        <w:rPr>
          <w:rtl w:val="0"/>
          <w:lang w:val="en-US"/>
        </w:rPr>
        <w:t>(S1), S164</w:t>
      </w:r>
      <w:r>
        <w:rPr>
          <w:rtl w:val="0"/>
          <w:lang w:val="en-US"/>
        </w:rPr>
        <w:t>–</w:t>
      </w:r>
      <w:r>
        <w:rPr>
          <w:rtl w:val="0"/>
          <w:lang w:val="en-US"/>
        </w:rPr>
        <w:t>S187. https://doi.org/10.1086/380085</w:t>
      </w:r>
    </w:p>
    <w:p>
      <w:pPr>
        <w:pStyle w:val="Body Text"/>
      </w:pPr>
      <w:r>
        <w:rPr>
          <w:rtl w:val="0"/>
          <w:lang w:val="en-US"/>
        </w:rPr>
        <w:t xml:space="preserve">Thaler, R. H., &amp; Sunstein, C. R. (2008). </w:t>
      </w:r>
      <w:r>
        <w:rPr>
          <w:i w:val="1"/>
          <w:iCs w:val="1"/>
          <w:rtl w:val="0"/>
          <w:lang w:val="en-US"/>
        </w:rPr>
        <w:t>Nudge: Improving decisions about health, wealth, and happiness</w:t>
      </w:r>
      <w:r>
        <w:rPr>
          <w:rtl w:val="0"/>
          <w:lang w:val="en-US"/>
        </w:rPr>
        <w:t>. Yale University Press.</w:t>
      </w:r>
    </w:p>
    <w:p>
      <w:pPr>
        <w:pStyle w:val="Body Text"/>
      </w:pPr>
      <w:r>
        <w:rPr>
          <w:rtl w:val="0"/>
          <w:lang w:val="en-US"/>
        </w:rPr>
        <w:t xml:space="preserve">Tversky, A., &amp; Kahneman, D. (1974). Judgment under uncertainty: Heuristics and biases. </w:t>
      </w:r>
      <w:r>
        <w:rPr>
          <w:i w:val="1"/>
          <w:iCs w:val="1"/>
          <w:rtl w:val="0"/>
          <w:lang w:val="en-US"/>
        </w:rPr>
        <w:t>Science</w:t>
      </w:r>
      <w:r>
        <w:rPr>
          <w:rtl w:val="0"/>
          <w:lang w:val="en-US"/>
        </w:rPr>
        <w:t xml:space="preserve">, </w:t>
      </w:r>
      <w:r>
        <w:rPr>
          <w:i w:val="1"/>
          <w:iCs w:val="1"/>
          <w:rtl w:val="0"/>
          <w:lang w:val="en-US"/>
        </w:rPr>
        <w:t>185</w:t>
      </w:r>
      <w:r>
        <w:rPr>
          <w:rtl w:val="0"/>
          <w:lang w:val="en-US"/>
        </w:rPr>
        <w:t>(4157), 1124</w:t>
      </w:r>
      <w:r>
        <w:rPr>
          <w:rtl w:val="0"/>
          <w:lang w:val="en-US"/>
        </w:rPr>
        <w:t>–</w:t>
      </w:r>
      <w:r>
        <w:rPr>
          <w:rtl w:val="0"/>
          <w:lang w:val="en-US"/>
        </w:rPr>
        <w:t>1131. https://doi.org/10.1126/science.185.4157.1124</w:t>
      </w:r>
    </w:p>
    <w:p>
      <w:pPr>
        <w:pStyle w:val="Body Text"/>
      </w:pPr>
      <w:r>
        <w:rPr>
          <w:rtl w:val="0"/>
          <w:lang w:val="en-US"/>
        </w:rPr>
        <w:t xml:space="preserve">Weber, E. U., Siebenmorgen, N., &amp; Weber, M. (2005). Communicating asset risk: How name recognition and the format of historic volatility information affect risk perception and investment decisions. </w:t>
      </w:r>
      <w:r>
        <w:rPr>
          <w:i w:val="1"/>
          <w:iCs w:val="1"/>
          <w:rtl w:val="0"/>
          <w:lang w:val="en-US"/>
        </w:rPr>
        <w:t>Risk Analysis</w:t>
      </w:r>
      <w:r>
        <w:rPr>
          <w:rtl w:val="0"/>
          <w:lang w:val="en-US"/>
        </w:rPr>
        <w:t xml:space="preserve">, </w:t>
      </w:r>
      <w:r>
        <w:rPr>
          <w:i w:val="1"/>
          <w:iCs w:val="1"/>
          <w:rtl w:val="0"/>
          <w:lang w:val="en-US"/>
        </w:rPr>
        <w:t>25</w:t>
      </w:r>
      <w:r>
        <w:rPr>
          <w:rtl w:val="0"/>
          <w:lang w:val="en-US"/>
        </w:rPr>
        <w:t>(3), 597</w:t>
      </w:r>
      <w:r>
        <w:rPr>
          <w:rtl w:val="0"/>
          <w:lang w:val="en-US"/>
        </w:rPr>
        <w:t>–</w:t>
      </w:r>
      <w:r>
        <w:rPr>
          <w:rtl w:val="0"/>
          <w:lang w:val="en-US"/>
        </w:rPr>
        <w:t>609. https://doi.org/10.1111/j.1539-6924.2005.00627.x</w:t>
      </w:r>
    </w:p>
    <w:p>
      <w:pPr>
        <w:pStyle w:val="Body Text"/>
      </w:pPr>
      <w:r>
        <w:rPr>
          <w:rtl w:val="0"/>
          <w:lang w:val="en-US"/>
        </w:rPr>
        <w:t xml:space="preserve">Wennberg, K., Delmar, F., &amp; McKelvie, A. (2016). Variable risk preferences in new firm growth and survival. </w:t>
      </w:r>
      <w:r>
        <w:rPr>
          <w:i w:val="1"/>
          <w:iCs w:val="1"/>
          <w:rtl w:val="0"/>
          <w:lang w:val="en-US"/>
        </w:rPr>
        <w:t>Journal of Business Venturing</w:t>
      </w:r>
      <w:r>
        <w:rPr>
          <w:rtl w:val="0"/>
          <w:lang w:val="en-US"/>
        </w:rPr>
        <w:t xml:space="preserve">, </w:t>
      </w:r>
      <w:r>
        <w:rPr>
          <w:i w:val="1"/>
          <w:iCs w:val="1"/>
          <w:rtl w:val="0"/>
          <w:lang w:val="en-US"/>
        </w:rPr>
        <w:t>31</w:t>
      </w:r>
      <w:r>
        <w:rPr>
          <w:rtl w:val="0"/>
          <w:lang w:val="en-US"/>
        </w:rPr>
        <w:t>(4), 408</w:t>
      </w:r>
      <w:r>
        <w:rPr>
          <w:rtl w:val="0"/>
          <w:lang w:val="en-US"/>
        </w:rPr>
        <w:t>–</w:t>
      </w:r>
      <w:r>
        <w:rPr>
          <w:rtl w:val="0"/>
          <w:lang w:val="en-US"/>
        </w:rPr>
        <w:t>427. https://doi.org/10.1016/j.jbusvent.2016.05.001</w:t>
      </w:r>
    </w:p>
    <w:p>
      <w:pPr>
        <w:pStyle w:val="Body Text"/>
      </w:pPr>
      <w:r>
        <w:rPr>
          <w:rtl w:val="0"/>
          <w:lang w:val="en-US"/>
        </w:rPr>
        <w:t xml:space="preserve">Wiseman, R. M., &amp; Gomez-Mejia, L. R. (1998). A behavioral agency model of managerial risk taking. </w:t>
      </w:r>
      <w:r>
        <w:rPr>
          <w:i w:val="1"/>
          <w:iCs w:val="1"/>
          <w:rtl w:val="0"/>
          <w:lang w:val="en-US"/>
        </w:rPr>
        <w:t>The Academy of Management Review</w:t>
      </w:r>
      <w:r>
        <w:rPr>
          <w:rtl w:val="0"/>
          <w:lang w:val="en-US"/>
        </w:rPr>
        <w:t xml:space="preserve">, </w:t>
      </w:r>
      <w:r>
        <w:rPr>
          <w:i w:val="1"/>
          <w:iCs w:val="1"/>
          <w:rtl w:val="0"/>
          <w:lang w:val="en-US"/>
        </w:rPr>
        <w:t>23</w:t>
      </w:r>
      <w:r>
        <w:rPr>
          <w:rtl w:val="0"/>
          <w:lang w:val="en-US"/>
        </w:rPr>
        <w:t>(1), 133. https://doi.org/10.2307/259103</w:t>
      </w:r>
    </w:p>
    <w:p>
      <w:pPr>
        <w:pStyle w:val="Body Text"/>
      </w:pPr>
      <w:r>
        <w:rPr>
          <w:rtl w:val="0"/>
          <w:lang w:val="en-US"/>
        </w:rPr>
        <w:t xml:space="preserve">Yang, Y., UY, M. C. S., &amp; Huang, A. (2020). </w:t>
      </w:r>
      <w:r>
        <w:rPr>
          <w:i w:val="1"/>
          <w:iCs w:val="1"/>
          <w:rtl w:val="0"/>
          <w:lang w:val="en-US"/>
        </w:rPr>
        <w:t>FinBERT: A pretrained language model for financial communications</w:t>
      </w:r>
      <w:r>
        <w:rPr>
          <w:rtl w:val="0"/>
          <w:lang w:val="en-US"/>
        </w:rPr>
        <w:t xml:space="preserve"> [Preprint]. arXiv. https://doi.org/10.48550/arXiv.2006.08097</w:t>
      </w:r>
    </w:p>
    <w:p>
      <w:pPr>
        <w:pStyle w:val="Heading"/>
      </w:pPr>
      <w:bookmarkStart w:name="Xd966f329b11397171faab7f0517ac6afbe87656" w:id="240"/>
      <w:r>
        <w:rPr>
          <w:rFonts w:cs="Arial Unicode MS" w:eastAsia="Arial Unicode MS"/>
          <w:rtl w:val="0"/>
          <w:lang w:val="en-US"/>
        </w:rPr>
        <w:t>Appendix 1. Thesis Proposal Approval Form</w:t>
      </w:r>
    </w:p>
    <w:p>
      <w:pPr>
        <w:pStyle w:val="Compact"/>
      </w:pPr>
      <w:r>
        <w:drawing xmlns:a="http://schemas.openxmlformats.org/drawingml/2006/main">
          <wp:inline distT="0" distB="0" distL="0" distR="0">
            <wp:extent cx="5193323" cy="7713785"/>
            <wp:effectExtent l="0" t="0" r="0" b="0"/>
            <wp:docPr id="1073741839" name="officeArt object" descr="theis_approval_form.png"/>
            <wp:cNvGraphicFramePr/>
            <a:graphic xmlns:a="http://schemas.openxmlformats.org/drawingml/2006/main">
              <a:graphicData uri="http://schemas.openxmlformats.org/drawingml/2006/picture">
                <pic:pic xmlns:pic="http://schemas.openxmlformats.org/drawingml/2006/picture">
                  <pic:nvPicPr>
                    <pic:cNvPr id="1073741839" name="theis_approval_form.png" descr="theis_approval_form.png"/>
                    <pic:cNvPicPr>
                      <a:picLocks noChangeAspect="1"/>
                    </pic:cNvPicPr>
                  </pic:nvPicPr>
                  <pic:blipFill>
                    <a:blip r:embed="rId23">
                      <a:extLst/>
                    </a:blip>
                    <a:stretch>
                      <a:fillRect/>
                    </a:stretch>
                  </pic:blipFill>
                  <pic:spPr>
                    <a:xfrm>
                      <a:off x="0" y="0"/>
                      <a:ext cx="5193323" cy="7713785"/>
                    </a:xfrm>
                    <a:prstGeom prst="rect">
                      <a:avLst/>
                    </a:prstGeom>
                    <a:ln w="12700" cap="flat">
                      <a:noFill/>
                      <a:miter lim="400000"/>
                    </a:ln>
                    <a:effectLst/>
                  </pic:spPr>
                </pic:pic>
              </a:graphicData>
            </a:graphic>
          </wp:inline>
        </w:drawing>
      </w:r>
    </w:p>
    <w:p>
      <w:pPr>
        <w:pStyle w:val="Heading"/>
      </w:pPr>
      <w:bookmarkStart w:name="appendix2.aidisclosurestatement" w:id="241"/>
      <w:r>
        <w:rPr>
          <w:rFonts w:cs="Arial Unicode MS" w:eastAsia="Arial Unicode MS"/>
          <w:rtl w:val="0"/>
          <w:lang w:val="da-DK"/>
        </w:rPr>
        <w:t>Appendix 2. AI Disclosure Statement</w:t>
      </w:r>
    </w:p>
    <w:p>
      <w:pPr>
        <w:pStyle w:val="First Paragraph"/>
      </w:pPr>
      <w:r>
        <w:rPr>
          <w:b w:val="1"/>
          <w:bCs w:val="1"/>
          <w:rtl w:val="0"/>
          <w:lang w:val="en-US"/>
        </w:rPr>
        <w:t>AI Disclosure Statement</w:t>
      </w:r>
    </w:p>
    <w:p>
      <w:pPr>
        <w:pStyle w:val="Body Text"/>
      </w:pPr>
      <w:r>
        <w:rPr>
          <w:rtl w:val="0"/>
          <w:lang w:val="en-US"/>
        </w:rPr>
        <w:t>I declare that Artificial Intelligence tools were used in the preparation of this work for the following purposes:</w:t>
      </w:r>
    </w:p>
    <w:p>
      <w:pPr>
        <w:pStyle w:val="Body"/>
        <w:numPr>
          <w:ilvl w:val="0"/>
          <w:numId w:val="2"/>
        </w:numPr>
        <w:rPr>
          <w:lang w:val="en-US"/>
        </w:rPr>
      </w:pPr>
      <w:r>
        <w:rPr>
          <w:b w:val="1"/>
          <w:bCs w:val="1"/>
          <w:rtl w:val="0"/>
          <w:lang w:val="en-US"/>
        </w:rPr>
        <w:t>Sentiment scoring of financial news articles.</w:t>
      </w:r>
      <w:r>
        <w:rPr>
          <w:rtl w:val="0"/>
          <w:lang w:val="en-US"/>
        </w:rPr>
        <w:t xml:space="preserve"> FinBERT (Huang, Roesler &amp; Reske, 2020), a transformer-based language model pre-trained on financial text, was applied programmatically to compute sentence-level sentiment scores for Benzinga news articles. These scores form the Sentiment Extremity component of the Shock Score, as specified in Section 4.3.5. The scoring procedure was fully automated and was designed, configured, and validated by the author.</w:t>
      </w:r>
    </w:p>
    <w:p>
      <w:pPr>
        <w:pStyle w:val="Body"/>
        <w:numPr>
          <w:ilvl w:val="0"/>
          <w:numId w:val="2"/>
        </w:numPr>
        <w:rPr>
          <w:lang w:val="en-US"/>
        </w:rPr>
      </w:pPr>
      <w:r>
        <w:rPr>
          <w:b w:val="1"/>
          <w:bCs w:val="1"/>
          <w:rtl w:val="0"/>
          <w:lang w:val="en-US"/>
        </w:rPr>
        <w:t>Standardization of news summaries for survey scenarios.</w:t>
      </w:r>
      <w:r>
        <w:rPr>
          <w:rtl w:val="0"/>
          <w:lang w:val="en-US"/>
        </w:rPr>
        <w:t xml:space="preserve"> Claude Sonnet (Anthropic) was used via API to condense raw news articles into 2-to-3-sentence summaries of consistent length, register, and information density for presentation within the survey instrument (Section 4.4.2). The summarization prompt was authored by the researcher; all summaries were reviewed for factual accuracy and consistency with the source material prior to deployment.</w:t>
      </w:r>
    </w:p>
    <w:p>
      <w:pPr>
        <w:pStyle w:val="Body"/>
        <w:numPr>
          <w:ilvl w:val="0"/>
          <w:numId w:val="2"/>
        </w:numPr>
        <w:rPr>
          <w:lang w:val="en-US"/>
        </w:rPr>
      </w:pPr>
      <w:r>
        <w:rPr>
          <w:b w:val="1"/>
          <w:bCs w:val="1"/>
          <w:rtl w:val="0"/>
          <w:lang w:val="en-US"/>
        </w:rPr>
        <w:t>Software development support.</w:t>
      </w:r>
      <w:r>
        <w:rPr>
          <w:rtl w:val="0"/>
          <w:lang w:val="en-US"/>
        </w:rPr>
        <w:t xml:space="preserve"> Claude Code (Anthropic) was used as a programming assistant to support the development of API interfaces with Interactive Brokers, Google Forms, and Yahoo Finance, and to assist with code optimization across the data pipeline scripts. All code was reviewed, tested, and validated by the author. The research design, analytical logic, and pipeline architecture were defined independently by the author.</w:t>
      </w:r>
    </w:p>
    <w:p>
      <w:pPr>
        <w:pStyle w:val="Body"/>
        <w:numPr>
          <w:ilvl w:val="0"/>
          <w:numId w:val="2"/>
        </w:numPr>
        <w:rPr>
          <w:lang w:val="en-US"/>
        </w:rPr>
      </w:pPr>
      <w:r>
        <w:rPr>
          <w:b w:val="1"/>
          <w:bCs w:val="1"/>
          <w:rtl w:val="0"/>
          <w:lang w:val="en-US"/>
        </w:rPr>
        <w:t>Literature search assistance.</w:t>
      </w:r>
      <w:r>
        <w:rPr>
          <w:rtl w:val="0"/>
          <w:lang w:val="en-US"/>
        </w:rPr>
        <w:t xml:space="preserve"> OpenAI deep search functionality was used to assist with systematic identification of relevant academic publications during the literature review phase (Chapter 2). All sources were independently read, evaluated, and cited by the author. No AI-generated text was incorporated into the literature review.</w:t>
      </w:r>
    </w:p>
    <w:p>
      <w:pPr>
        <w:pStyle w:val="Body"/>
        <w:numPr>
          <w:ilvl w:val="0"/>
          <w:numId w:val="2"/>
        </w:numPr>
        <w:rPr>
          <w:lang w:val="en-US"/>
        </w:rPr>
      </w:pPr>
      <w:r>
        <w:rPr>
          <w:b w:val="1"/>
          <w:bCs w:val="1"/>
          <w:rtl w:val="0"/>
          <w:lang w:val="en-US"/>
        </w:rPr>
        <w:t>Language and style review.</w:t>
      </w:r>
      <w:r>
        <w:rPr>
          <w:rtl w:val="0"/>
          <w:lang w:val="en-US"/>
        </w:rPr>
        <w:t xml:space="preserve"> Claude Opus (Anthropic) was used to review draft thesis text for grammatical correctness and stylistic consistency. All substantive content, argumentation, analytical interpretation, and conclusions were authored independently. AI suggestions were selectively adopted at the author</w:t>
      </w:r>
      <w:r>
        <w:rPr>
          <w:rtl w:val="1"/>
        </w:rPr>
        <w:t>’</w:t>
      </w:r>
      <w:r>
        <w:rPr>
          <w:rtl w:val="0"/>
          <w:lang w:val="en-US"/>
        </w:rPr>
        <w:t>s discretion and did not alter the intellectual substance of any section.</w:t>
      </w:r>
    </w:p>
    <w:p>
      <w:pPr>
        <w:pStyle w:val="First Paragraph"/>
      </w:pPr>
      <w:r>
        <w:rPr>
          <w:rtl w:val="0"/>
          <w:lang w:val="en-US"/>
        </w:rPr>
        <w:t>All analysis, interpretation, conclusions, and final content represent my own intellectual work. I remain fully responsible for the accuracy and originality of this submission.</w:t>
      </w:r>
    </w:p>
    <w:p>
      <w:pPr>
        <w:pStyle w:val="Body Text"/>
      </w:pPr>
      <w:r>
        <w:rPr>
          <w:b w:val="1"/>
          <w:bCs w:val="1"/>
          <w:rtl w:val="0"/>
          <w:lang w:val="en-US"/>
        </w:rPr>
        <w:t>Student name:</w:t>
      </w:r>
      <w:r>
        <w:rPr>
          <w:rtl w:val="0"/>
          <w:lang w:val="en-US"/>
        </w:rPr>
        <w:t xml:space="preserve"> Aliaksei Malashonak</w:t>
      </w:r>
    </w:p>
    <w:p>
      <w:pPr>
        <w:pStyle w:val="Body Text"/>
      </w:pPr>
      <w:r>
        <w:rPr>
          <w:b w:val="1"/>
          <w:bCs w:val="1"/>
          <w:rtl w:val="0"/>
          <w:lang w:val="en-US"/>
        </w:rPr>
        <w:t>Program:</w:t>
      </w:r>
      <w:r>
        <w:rPr>
          <w:rtl w:val="0"/>
          <w:lang w:val="en-US"/>
        </w:rPr>
        <w:t xml:space="preserve"> Executive MBA</w:t>
      </w:r>
    </w:p>
    <w:p>
      <w:pPr>
        <w:pStyle w:val="Body Text"/>
      </w:pPr>
      <w:r>
        <w:rPr>
          <w:b w:val="1"/>
          <w:bCs w:val="1"/>
          <w:rtl w:val="0"/>
          <w:lang w:val="en-US"/>
        </w:rPr>
        <w:t>Course / Project / Thesis title:</w:t>
      </w:r>
      <w:r>
        <w:rPr>
          <w:rtl w:val="0"/>
          <w:lang w:val="en-US"/>
        </w:rPr>
        <w:t xml:space="preserve"> Reducing Emotional Biases in Investment Portfolio Management</w:t>
      </w:r>
    </w:p>
    <w:p>
      <w:pPr>
        <w:pStyle w:val="Body Text"/>
      </w:pPr>
      <w:r>
        <w:rPr>
          <w:b w:val="1"/>
          <w:bCs w:val="1"/>
          <w:rtl w:val="0"/>
          <w:lang w:val="en-US"/>
        </w:rPr>
        <w:t>Date:</w:t>
      </w:r>
      <w:r>
        <w:rPr>
          <w:rtl w:val="0"/>
          <w:lang w:val="en-US"/>
        </w:rPr>
        <w:t xml:space="preserve"> </w:t>
      </w:r>
      <w:r>
        <w:rPr>
          <w:i w:val="1"/>
          <w:iCs w:val="1"/>
          <w:rtl w:val="0"/>
          <w:lang w:val="en-US"/>
        </w:rPr>
        <w:t>(to be completed upon submission)</w:t>
      </w:r>
    </w:p>
    <w:p>
      <w:pPr>
        <w:pStyle w:val="Heading"/>
      </w:pPr>
      <w:bookmarkStart w:name="appendix3.thesisturninchecklist" w:id="242"/>
      <w:r>
        <w:rPr>
          <w:rFonts w:cs="Arial Unicode MS" w:eastAsia="Arial Unicode MS"/>
          <w:rtl w:val="0"/>
          <w:lang w:val="de-DE"/>
        </w:rPr>
        <w:t>Appendix 3. Thesis Turn-In Checklist</w:t>
      </w:r>
    </w:p>
    <w:p>
      <w:pPr>
        <w:pStyle w:val="First Paragraph"/>
      </w:pPr>
      <w:r>
        <w:rPr>
          <w:rtl w:val="0"/>
          <w:lang w:val="en-US"/>
        </w:rPr>
        <w:t>Student name: Aliaksei Malashonak</w:t>
      </w:r>
    </w:p>
    <w:p>
      <w:pPr>
        <w:pStyle w:val="Body Text"/>
      </w:pPr>
      <w:r>
        <w:rPr>
          <w:rtl w:val="0"/>
          <w:lang w:val="en-US"/>
        </w:rPr>
        <w:t>Mentor: Dr.</w:t>
      </w:r>
      <w:r>
        <w:rPr>
          <w:rtl w:val="0"/>
          <w:lang w:val="en-US"/>
        </w:rPr>
        <w:t> </w:t>
      </w:r>
      <w:r>
        <w:rPr>
          <w:rtl w:val="0"/>
          <w:lang w:val="en-US"/>
        </w:rPr>
        <w:t>Stefano Canossa</w:t>
      </w:r>
    </w:p>
    <w:p>
      <w:pPr>
        <w:pStyle w:val="Body Text"/>
      </w:pPr>
      <w:r>
        <w:rPr>
          <w:rtl w:val="0"/>
          <w:lang w:val="en-US"/>
        </w:rPr>
        <w:t>Student initial that the item has been checked:</w:t>
      </w:r>
    </w:p>
    <w:tbl>
      <w:tblPr>
        <w:tblW w:w="951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120"/>
        <w:gridCol w:w="4812"/>
        <w:gridCol w:w="1587"/>
      </w:tblGrid>
      <w:tr>
        <w:tblPrEx>
          <w:shd w:val="clear" w:color="auto" w:fill="156082"/>
        </w:tblPrEx>
        <w:trPr>
          <w:trHeight w:val="190" w:hRule="atLeast"/>
          <w:tblHeader/>
        </w:trPr>
        <w:tc>
          <w:tcPr>
            <w:tcW w:type="dxa" w:w="3120"/>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Section</w:t>
            </w:r>
          </w:p>
        </w:tc>
        <w:tc>
          <w:tcPr>
            <w:tcW w:type="dxa" w:w="4812"/>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Check Item</w:t>
            </w:r>
          </w:p>
        </w:tc>
        <w:tc>
          <w:tcPr>
            <w:tcW w:type="dxa" w:w="1587"/>
            <w:tcBorders>
              <w:top w:val="nil"/>
              <w:left w:val="nil"/>
              <w:bottom w:val="nil"/>
              <w:right w:val="nil"/>
            </w:tcBorders>
            <w:shd w:val="clear" w:color="auto" w:fill="auto"/>
            <w:tcMar>
              <w:top w:type="dxa" w:w="80"/>
              <w:left w:type="dxa" w:w="80"/>
              <w:bottom w:type="dxa" w:w="80"/>
              <w:right w:type="dxa" w:w="80"/>
            </w:tcMar>
            <w:vAlign w:val="bottom"/>
          </w:tcPr>
          <w:p>
            <w:pPr>
              <w:pStyle w:val="Table Text"/>
            </w:pPr>
            <w:r>
              <w:rPr>
                <w:shd w:val="nil" w:color="auto" w:fill="auto"/>
                <w:rtl w:val="0"/>
                <w:lang w:val="en-US"/>
              </w:rPr>
              <w:t>Initial</w:t>
            </w:r>
          </w:p>
        </w:tc>
      </w:tr>
      <w:tr>
        <w:tblPrEx>
          <w:shd w:val="clear" w:color="auto" w:fill="cad1d7"/>
        </w:tblPrEx>
        <w:trPr>
          <w:trHeight w:val="190"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Title page</w:t>
            </w:r>
          </w:p>
        </w:tc>
        <w:tc>
          <w:tcPr>
            <w:tcW w:type="dxa" w:w="481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SBS format used</w:t>
            </w:r>
          </w:p>
        </w:tc>
        <w:tc>
          <w:tcPr>
            <w:tcW w:type="dxa" w:w="1587"/>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ad1d7"/>
        </w:tblPrEx>
        <w:trPr>
          <w:trHeight w:val="180"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Contents</w:t>
            </w:r>
          </w:p>
        </w:tc>
        <w:tc>
          <w:tcPr>
            <w:tcW w:type="dxa" w:w="481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Six-chapter format (not five/not seven)</w:t>
            </w:r>
          </w:p>
        </w:tc>
        <w:tc>
          <w:tcPr>
            <w:tcW w:type="dxa" w:w="1587"/>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ad1d7"/>
        </w:tblPrEx>
        <w:trPr>
          <w:trHeight w:val="180"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Main-body Length</w:t>
            </w:r>
          </w:p>
        </w:tc>
        <w:tc>
          <w:tcPr>
            <w:tcW w:type="dxa" w:w="481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20,000 words</w:t>
            </w:r>
          </w:p>
        </w:tc>
        <w:tc>
          <w:tcPr>
            <w:tcW w:type="dxa" w:w="1587"/>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ad1d7"/>
        </w:tblPrEx>
        <w:trPr>
          <w:trHeight w:val="180"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Text format</w:t>
            </w:r>
          </w:p>
        </w:tc>
        <w:tc>
          <w:tcPr>
            <w:tcW w:type="dxa" w:w="481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Text align-left (not centered)</w:t>
            </w:r>
          </w:p>
        </w:tc>
        <w:tc>
          <w:tcPr>
            <w:tcW w:type="dxa" w:w="1587"/>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ad1d7"/>
        </w:tblPrEx>
        <w:trPr>
          <w:trHeight w:val="180"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tc>
        <w:tc>
          <w:tcPr>
            <w:tcW w:type="dxa" w:w="481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11 pt.</w:t>
            </w:r>
            <w:r>
              <w:rPr>
                <w:shd w:val="nil" w:color="auto" w:fill="auto"/>
                <w:rtl w:val="0"/>
                <w:lang w:val="en-US"/>
              </w:rPr>
              <w:t> </w:t>
            </w:r>
            <w:r>
              <w:rPr>
                <w:shd w:val="nil" w:color="auto" w:fill="auto"/>
                <w:rtl w:val="0"/>
                <w:lang w:val="en-US"/>
              </w:rPr>
              <w:t>Calibri / double spaced</w:t>
            </w:r>
          </w:p>
        </w:tc>
        <w:tc>
          <w:tcPr>
            <w:tcW w:type="dxa" w:w="1587"/>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ad1d7"/>
        </w:tblPrEx>
        <w:trPr>
          <w:trHeight w:val="180"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tc>
        <w:tc>
          <w:tcPr>
            <w:tcW w:type="dxa" w:w="481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Only chapters start on new page (not sub-chapters)</w:t>
            </w:r>
          </w:p>
        </w:tc>
        <w:tc>
          <w:tcPr>
            <w:tcW w:type="dxa" w:w="1587"/>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ad1d7"/>
        </w:tblPrEx>
        <w:trPr>
          <w:trHeight w:val="400"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tc>
        <w:tc>
          <w:tcPr>
            <w:tcW w:type="dxa" w:w="481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Paragraphs indented (not flush left with space between paragraphs)</w:t>
            </w:r>
          </w:p>
        </w:tc>
        <w:tc>
          <w:tcPr>
            <w:tcW w:type="dxa" w:w="1587"/>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ad1d7"/>
        </w:tblPrEx>
        <w:trPr>
          <w:trHeight w:val="180"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tc>
        <w:tc>
          <w:tcPr>
            <w:tcW w:type="dxa" w:w="481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Sub-chapters numbered (not merely sub-chapter titles)</w:t>
            </w:r>
          </w:p>
        </w:tc>
        <w:tc>
          <w:tcPr>
            <w:tcW w:type="dxa" w:w="1587"/>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ad1d7"/>
        </w:tblPrEx>
        <w:trPr>
          <w:trHeight w:val="180"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tc>
        <w:tc>
          <w:tcPr>
            <w:tcW w:type="dxa" w:w="481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APA header style used</w:t>
            </w:r>
          </w:p>
        </w:tc>
        <w:tc>
          <w:tcPr>
            <w:tcW w:type="dxa" w:w="1587"/>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ad1d7"/>
        </w:tblPrEx>
        <w:trPr>
          <w:trHeight w:val="400"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tc>
        <w:tc>
          <w:tcPr>
            <w:tcW w:type="dxa" w:w="481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APA figure and table number and title formatting used above the figure</w:t>
            </w:r>
          </w:p>
        </w:tc>
        <w:tc>
          <w:tcPr>
            <w:tcW w:type="dxa" w:w="1587"/>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ad1d7"/>
        </w:tblPrEx>
        <w:trPr>
          <w:trHeight w:val="180"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tc>
        <w:tc>
          <w:tcPr>
            <w:tcW w:type="dxa" w:w="481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APA figure and table reference format used below the figure</w:t>
            </w:r>
          </w:p>
        </w:tc>
        <w:tc>
          <w:tcPr>
            <w:tcW w:type="dxa" w:w="1587"/>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ad1d7"/>
        </w:tblPrEx>
        <w:trPr>
          <w:trHeight w:val="180"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tc>
        <w:tc>
          <w:tcPr>
            <w:tcW w:type="dxa" w:w="481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 xml:space="preserve">Either </w:t>
            </w:r>
            <w:r>
              <w:rPr>
                <w:shd w:val="nil" w:color="auto" w:fill="auto"/>
                <w:rtl w:val="0"/>
                <w:lang w:val="en-US"/>
              </w:rPr>
              <w:t>“</w:t>
            </w:r>
            <w:r>
              <w:rPr>
                <w:shd w:val="nil" w:color="auto" w:fill="auto"/>
                <w:rtl w:val="0"/>
                <w:lang w:val="en-US"/>
              </w:rPr>
              <w:t>from</w:t>
            </w:r>
            <w:r>
              <w:rPr>
                <w:shd w:val="nil" w:color="auto" w:fill="auto"/>
                <w:rtl w:val="0"/>
                <w:lang w:val="en-US"/>
              </w:rPr>
              <w:t xml:space="preserve">” </w:t>
            </w:r>
            <w:r>
              <w:rPr>
                <w:shd w:val="nil" w:color="auto" w:fill="auto"/>
                <w:rtl w:val="0"/>
                <w:lang w:val="en-US"/>
              </w:rPr>
              <w:t xml:space="preserve">or </w:t>
            </w:r>
            <w:r>
              <w:rPr>
                <w:shd w:val="nil" w:color="auto" w:fill="auto"/>
                <w:rtl w:val="0"/>
                <w:lang w:val="en-US"/>
              </w:rPr>
              <w:t>“</w:t>
            </w:r>
            <w:r>
              <w:rPr>
                <w:shd w:val="nil" w:color="auto" w:fill="auto"/>
                <w:rtl w:val="0"/>
                <w:lang w:val="en-US"/>
              </w:rPr>
              <w:t>based on</w:t>
            </w:r>
            <w:r>
              <w:rPr>
                <w:shd w:val="nil" w:color="auto" w:fill="auto"/>
                <w:rtl w:val="0"/>
                <w:lang w:val="en-US"/>
              </w:rPr>
              <w:t xml:space="preserve">” </w:t>
            </w:r>
            <w:r>
              <w:rPr>
                <w:shd w:val="nil" w:color="auto" w:fill="auto"/>
                <w:rtl w:val="0"/>
                <w:lang w:val="en-US"/>
              </w:rPr>
              <w:t>plus entire reference line</w:t>
            </w:r>
          </w:p>
        </w:tc>
        <w:tc>
          <w:tcPr>
            <w:tcW w:type="dxa" w:w="1587"/>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ad1d7"/>
        </w:tblPrEx>
        <w:trPr>
          <w:trHeight w:val="400"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Text content</w:t>
            </w:r>
          </w:p>
        </w:tc>
        <w:tc>
          <w:tcPr>
            <w:tcW w:type="dxa" w:w="481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Reference to SBS Swiss Business School (not Swiss Business School)</w:t>
            </w:r>
          </w:p>
        </w:tc>
        <w:tc>
          <w:tcPr>
            <w:tcW w:type="dxa" w:w="1587"/>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ad1d7"/>
        </w:tblPrEx>
        <w:trPr>
          <w:trHeight w:val="180"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tc>
        <w:tc>
          <w:tcPr>
            <w:tcW w:type="dxa" w:w="481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Reference to Dr.</w:t>
            </w:r>
            <w:r>
              <w:rPr>
                <w:shd w:val="nil" w:color="auto" w:fill="auto"/>
                <w:rtl w:val="0"/>
                <w:lang w:val="en-US"/>
              </w:rPr>
              <w:t> </w:t>
            </w:r>
            <w:r>
              <w:rPr>
                <w:shd w:val="nil" w:color="auto" w:fill="auto"/>
                <w:rtl w:val="0"/>
                <w:lang w:val="en-US"/>
              </w:rPr>
              <w:t>Wolfs (not Wolf)</w:t>
            </w:r>
          </w:p>
        </w:tc>
        <w:tc>
          <w:tcPr>
            <w:tcW w:type="dxa" w:w="1587"/>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ad1d7"/>
        </w:tblPrEx>
        <w:trPr>
          <w:trHeight w:val="180"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Hypotheses</w:t>
            </w:r>
          </w:p>
        </w:tc>
        <w:tc>
          <w:tcPr>
            <w:tcW w:type="dxa" w:w="481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Hypotheses written as H</w:t>
            </w:r>
            <w:r>
              <w:rPr>
                <w:shd w:val="nil" w:color="auto" w:fill="auto"/>
                <w:rtl w:val="0"/>
                <w:lang w:val="en-US"/>
              </w:rPr>
              <w:t xml:space="preserve">ₒ </w:t>
            </w:r>
            <w:r>
              <w:rPr>
                <w:shd w:val="nil" w:color="auto" w:fill="auto"/>
                <w:rtl w:val="0"/>
                <w:lang w:val="en-US"/>
              </w:rPr>
              <w:t>(H1</w:t>
            </w:r>
            <w:r>
              <w:rPr>
                <w:shd w:val="nil" w:color="auto" w:fill="auto"/>
                <w:rtl w:val="0"/>
                <w:lang w:val="en-US"/>
              </w:rPr>
              <w:t>ₒ</w:t>
            </w:r>
            <w:r>
              <w:rPr>
                <w:shd w:val="nil" w:color="auto" w:fill="auto"/>
                <w:rtl w:val="0"/>
                <w:lang w:val="en-US"/>
              </w:rPr>
              <w:t>/H2</w:t>
            </w:r>
            <w:r>
              <w:rPr>
                <w:shd w:val="nil" w:color="auto" w:fill="auto"/>
                <w:rtl w:val="0"/>
                <w:lang w:val="en-US"/>
              </w:rPr>
              <w:t>ₒ</w:t>
            </w:r>
            <w:r>
              <w:rPr>
                <w:shd w:val="nil" w:color="auto" w:fill="auto"/>
                <w:rtl w:val="0"/>
                <w:lang w:val="en-US"/>
              </w:rPr>
              <w:t>) and H</w:t>
            </w:r>
            <w:r>
              <w:rPr>
                <w:shd w:val="nil" w:color="auto" w:fill="auto"/>
                <w:rtl w:val="0"/>
                <w:lang w:val="en-US"/>
              </w:rPr>
              <w:t xml:space="preserve">ₐ </w:t>
            </w:r>
            <w:r>
              <w:rPr>
                <w:shd w:val="nil" w:color="auto" w:fill="auto"/>
                <w:rtl w:val="0"/>
                <w:lang w:val="en-US"/>
              </w:rPr>
              <w:t>(H1</w:t>
            </w:r>
            <w:r>
              <w:rPr>
                <w:shd w:val="nil" w:color="auto" w:fill="auto"/>
                <w:rtl w:val="0"/>
                <w:lang w:val="en-US"/>
              </w:rPr>
              <w:t>ₐ</w:t>
            </w:r>
            <w:r>
              <w:rPr>
                <w:shd w:val="nil" w:color="auto" w:fill="auto"/>
                <w:rtl w:val="0"/>
                <w:lang w:val="en-US"/>
              </w:rPr>
              <w:t>/H2</w:t>
            </w:r>
            <w:r>
              <w:rPr>
                <w:shd w:val="nil" w:color="auto" w:fill="auto"/>
                <w:rtl w:val="0"/>
                <w:lang w:val="en-US"/>
              </w:rPr>
              <w:t>ₐ</w:t>
            </w:r>
            <w:r>
              <w:rPr>
                <w:shd w:val="nil" w:color="auto" w:fill="auto"/>
                <w:rtl w:val="0"/>
                <w:lang w:val="en-US"/>
              </w:rPr>
              <w:t>)</w:t>
            </w:r>
          </w:p>
        </w:tc>
        <w:tc>
          <w:tcPr>
            <w:tcW w:type="dxa" w:w="1587"/>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ad1d7"/>
        </w:tblPrEx>
        <w:trPr>
          <w:trHeight w:val="180"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tc>
        <w:tc>
          <w:tcPr>
            <w:tcW w:type="dxa" w:w="481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Hypothesis testing results reported per thesis handbook</w:t>
            </w:r>
          </w:p>
        </w:tc>
        <w:tc>
          <w:tcPr>
            <w:tcW w:type="dxa" w:w="1587"/>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ad1d7"/>
        </w:tblPrEx>
        <w:trPr>
          <w:trHeight w:val="180"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tc>
        <w:tc>
          <w:tcPr>
            <w:tcW w:type="dxa" w:w="481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w:t>
            </w:r>
            <w:r>
              <w:rPr>
                <w:shd w:val="nil" w:color="auto" w:fill="auto"/>
                <w:rtl w:val="0"/>
                <w:lang w:val="en-US"/>
              </w:rPr>
              <w:t>Fail to reject the null hypothesis</w:t>
            </w:r>
            <w:r>
              <w:rPr>
                <w:shd w:val="nil" w:color="auto" w:fill="auto"/>
                <w:rtl w:val="0"/>
                <w:lang w:val="en-US"/>
              </w:rPr>
              <w:t xml:space="preserve">” </w:t>
            </w:r>
            <w:r>
              <w:rPr>
                <w:shd w:val="nil" w:color="auto" w:fill="auto"/>
                <w:rtl w:val="0"/>
                <w:lang w:val="en-US"/>
              </w:rPr>
              <w:t>used</w:t>
            </w:r>
          </w:p>
        </w:tc>
        <w:tc>
          <w:tcPr>
            <w:tcW w:type="dxa" w:w="1587"/>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ad1d7"/>
        </w:tblPrEx>
        <w:trPr>
          <w:trHeight w:val="180"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tc>
        <w:tc>
          <w:tcPr>
            <w:tcW w:type="dxa" w:w="481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w:t>
            </w:r>
            <w:r>
              <w:rPr>
                <w:shd w:val="nil" w:color="auto" w:fill="auto"/>
                <w:rtl w:val="0"/>
                <w:lang w:val="en-US"/>
              </w:rPr>
              <w:t>Support for the alternative hypothesis was found</w:t>
            </w:r>
            <w:r>
              <w:rPr>
                <w:shd w:val="nil" w:color="auto" w:fill="auto"/>
                <w:rtl w:val="0"/>
                <w:lang w:val="en-US"/>
              </w:rPr>
              <w:t xml:space="preserve">” </w:t>
            </w:r>
            <w:r>
              <w:rPr>
                <w:shd w:val="nil" w:color="auto" w:fill="auto"/>
                <w:rtl w:val="0"/>
                <w:lang w:val="en-US"/>
              </w:rPr>
              <w:t>used</w:t>
            </w:r>
          </w:p>
        </w:tc>
        <w:tc>
          <w:tcPr>
            <w:tcW w:type="dxa" w:w="1587"/>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ad1d7"/>
        </w:tblPrEx>
        <w:trPr>
          <w:trHeight w:val="180"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tc>
        <w:tc>
          <w:tcPr>
            <w:tcW w:type="dxa" w:w="481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w:t>
            </w:r>
            <w:r>
              <w:rPr>
                <w:shd w:val="nil" w:color="auto" w:fill="auto"/>
                <w:rtl w:val="0"/>
                <w:lang w:val="en-US"/>
              </w:rPr>
              <w:t>Prove</w:t>
            </w:r>
            <w:r>
              <w:rPr>
                <w:shd w:val="nil" w:color="auto" w:fill="auto"/>
                <w:rtl w:val="0"/>
                <w:lang w:val="en-US"/>
              </w:rPr>
              <w:t xml:space="preserve">” </w:t>
            </w:r>
            <w:r>
              <w:rPr>
                <w:shd w:val="nil" w:color="auto" w:fill="auto"/>
                <w:rtl w:val="0"/>
                <w:lang w:val="en-US"/>
              </w:rPr>
              <w:t>not used</w:t>
            </w:r>
          </w:p>
        </w:tc>
        <w:tc>
          <w:tcPr>
            <w:tcW w:type="dxa" w:w="1587"/>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ad1d7"/>
        </w:tblPrEx>
        <w:trPr>
          <w:trHeight w:val="180"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tc>
        <w:tc>
          <w:tcPr>
            <w:tcW w:type="dxa" w:w="481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w:t>
            </w:r>
            <w:r>
              <w:rPr>
                <w:shd w:val="nil" w:color="auto" w:fill="auto"/>
                <w:rtl w:val="0"/>
                <w:lang w:val="en-US"/>
              </w:rPr>
              <w:t>Accept/reject</w:t>
            </w:r>
            <w:r>
              <w:rPr>
                <w:shd w:val="nil" w:color="auto" w:fill="auto"/>
                <w:rtl w:val="0"/>
                <w:lang w:val="en-US"/>
              </w:rPr>
              <w:t xml:space="preserve">” </w:t>
            </w:r>
            <w:r>
              <w:rPr>
                <w:shd w:val="nil" w:color="auto" w:fill="auto"/>
                <w:rtl w:val="0"/>
                <w:lang w:val="en-US"/>
              </w:rPr>
              <w:t>wording not used</w:t>
            </w:r>
          </w:p>
        </w:tc>
        <w:tc>
          <w:tcPr>
            <w:tcW w:type="dxa" w:w="1587"/>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ad1d7"/>
        </w:tblPrEx>
        <w:trPr>
          <w:trHeight w:val="180"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Reference list</w:t>
            </w:r>
          </w:p>
        </w:tc>
        <w:tc>
          <w:tcPr>
            <w:tcW w:type="dxa" w:w="481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Not numbered as a chapter</w:t>
            </w:r>
          </w:p>
        </w:tc>
        <w:tc>
          <w:tcPr>
            <w:tcW w:type="dxa" w:w="1587"/>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ad1d7"/>
        </w:tblPrEx>
        <w:trPr>
          <w:trHeight w:val="180"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tc>
        <w:tc>
          <w:tcPr>
            <w:tcW w:type="dxa" w:w="481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Identified as References/reference list (not Bibliography)</w:t>
            </w:r>
          </w:p>
        </w:tc>
        <w:tc>
          <w:tcPr>
            <w:tcW w:type="dxa" w:w="1587"/>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ad1d7"/>
        </w:tblPrEx>
        <w:trPr>
          <w:trHeight w:val="180"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tc>
        <w:tc>
          <w:tcPr>
            <w:tcW w:type="dxa" w:w="481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Alphabetical order (not sorted by type of reference)</w:t>
            </w:r>
          </w:p>
        </w:tc>
        <w:tc>
          <w:tcPr>
            <w:tcW w:type="dxa" w:w="1587"/>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ad1d7"/>
        </w:tblPrEx>
        <w:trPr>
          <w:trHeight w:val="180"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tc>
        <w:tc>
          <w:tcPr>
            <w:tcW w:type="dxa" w:w="481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APA format with hanging indent</w:t>
            </w:r>
          </w:p>
        </w:tc>
        <w:tc>
          <w:tcPr>
            <w:tcW w:type="dxa" w:w="1587"/>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ad1d7"/>
        </w:tblPrEx>
        <w:trPr>
          <w:trHeight w:val="180"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Appendices</w:t>
            </w:r>
          </w:p>
        </w:tc>
        <w:tc>
          <w:tcPr>
            <w:tcW w:type="dxa" w:w="481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Thesis approval form attached</w:t>
            </w:r>
          </w:p>
        </w:tc>
        <w:tc>
          <w:tcPr>
            <w:tcW w:type="dxa" w:w="1587"/>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ad1d7"/>
        </w:tblPrEx>
        <w:trPr>
          <w:trHeight w:val="180"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tc>
        <w:tc>
          <w:tcPr>
            <w:tcW w:type="dxa" w:w="481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AI disclosure statement attached</w:t>
            </w:r>
          </w:p>
        </w:tc>
        <w:tc>
          <w:tcPr>
            <w:tcW w:type="dxa" w:w="1587"/>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ad1d7"/>
        </w:tblPrEx>
        <w:trPr>
          <w:trHeight w:val="180"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tc>
        <w:tc>
          <w:tcPr>
            <w:tcW w:type="dxa" w:w="481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Turn-in checklist attached</w:t>
            </w:r>
          </w:p>
        </w:tc>
        <w:tc>
          <w:tcPr>
            <w:tcW w:type="dxa" w:w="1587"/>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ad1d7"/>
        </w:tblPrEx>
        <w:trPr>
          <w:trHeight w:val="180"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tc>
        <w:tc>
          <w:tcPr>
            <w:tcW w:type="dxa" w:w="4812"/>
            <w:tcBorders>
              <w:top w:val="nil"/>
              <w:left w:val="nil"/>
              <w:bottom w:val="nil"/>
              <w:right w:val="nil"/>
            </w:tcBorders>
            <w:shd w:val="clear" w:color="auto" w:fill="auto"/>
            <w:tcMar>
              <w:top w:type="dxa" w:w="80"/>
              <w:left w:type="dxa" w:w="80"/>
              <w:bottom w:type="dxa" w:w="80"/>
              <w:right w:type="dxa" w:w="80"/>
            </w:tcMar>
            <w:vAlign w:val="top"/>
          </w:tcPr>
          <w:p>
            <w:pPr>
              <w:pStyle w:val="Table Text"/>
            </w:pPr>
            <w:r>
              <w:rPr>
                <w:shd w:val="nil" w:color="auto" w:fill="auto"/>
                <w:rtl w:val="0"/>
                <w:lang w:val="en-US"/>
              </w:rPr>
              <w:t>Questionnaire attached</w:t>
            </w:r>
          </w:p>
        </w:tc>
        <w:tc>
          <w:tcPr>
            <w:tcW w:type="dxa" w:w="1587"/>
            <w:tcBorders>
              <w:top w:val="nil"/>
              <w:left w:val="nil"/>
              <w:bottom w:val="nil"/>
              <w:right w:val="nil"/>
            </w:tcBorders>
            <w:shd w:val="clear" w:color="auto" w:fill="auto"/>
            <w:tcMar>
              <w:top w:type="dxa" w:w="80"/>
              <w:left w:type="dxa" w:w="80"/>
              <w:bottom w:type="dxa" w:w="80"/>
              <w:right w:type="dxa" w:w="80"/>
            </w:tcMar>
            <w:vAlign w:val="top"/>
          </w:tcPr>
          <w:p/>
        </w:tc>
      </w:tr>
    </w:tbl>
    <w:p>
      <w:pPr>
        <w:pStyle w:val="Body Text"/>
        <w:widowControl w:val="0"/>
        <w:spacing w:line="240" w:lineRule="auto"/>
      </w:pPr>
    </w:p>
    <w:p>
      <w:pPr>
        <w:pStyle w:val="Heading"/>
      </w:pPr>
      <w:bookmarkStart w:name="X50fff2870b2d06df225f5f84b950d31421d01c4" w:id="243"/>
      <w:r>
        <w:rPr>
          <w:rFonts w:cs="Arial Unicode MS" w:eastAsia="Arial Unicode MS"/>
          <w:rtl w:val="0"/>
          <w:lang w:val="fr-FR"/>
        </w:rPr>
        <w:t xml:space="preserve">Appendix 4. Survey Questionnaire (Block 2 </w:t>
      </w:r>
      <w:r>
        <w:rPr>
          <w:rFonts w:cs="Arial Unicode MS" w:eastAsia="Arial Unicode MS" w:hint="default"/>
          <w:rtl w:val="0"/>
        </w:rPr>
        <w:t xml:space="preserve">– </w:t>
      </w:r>
      <w:r>
        <w:rPr>
          <w:rFonts w:cs="Arial Unicode MS" w:eastAsia="Arial Unicode MS"/>
          <w:rtl w:val="0"/>
          <w:lang w:val="en-US"/>
        </w:rPr>
        <w:t>Representative Example)</w:t>
      </w:r>
    </w:p>
    <w:p>
      <w:pPr>
        <w:pStyle w:val="First Paragraph"/>
      </w:pPr>
      <w:r>
        <w:rPr>
          <w:rtl w:val="0"/>
          <w:lang w:val="en-US"/>
        </w:rPr>
        <w:t>This appendix presents the survey instrument as administered to respondents. The full survey comprised three blocks of eight scenarios each (24 scenarios in total), deployed as six separate Google Forms (three blocks times two counterbalancing versions). Block 1 is reproduced here as a representative example; Blocks 2 and 3 follow an identical structure with different scenarios.</w:t>
      </w:r>
    </w:p>
    <w:p>
      <w:pPr>
        <w:pStyle w:val="Body Text"/>
      </w:pPr>
      <w:r>
        <w:rPr>
          <w:rtl w:val="0"/>
          <w:lang w:val="en-US"/>
        </w:rPr>
        <w:t>Each block was administered in two versions. In Version 1, respondents in Group A received the Shock Score dashboard alongside the scenario information (ShowSC = 1); respondents in Group B received scenario information only (ShowSC = 0). Version 2 reversed the assignment. The Shock Score dashboard design is documented in Chapter 4.</w:t>
      </w:r>
    </w:p>
    <w:p>
      <w:pPr>
        <w:pStyle w:val="Body"/>
      </w:pPr>
      <w:r>
        <mc:AlternateContent>
          <mc:Choice Requires="wps">
            <w:drawing xmlns:a="http://schemas.openxmlformats.org/drawingml/2006/main">
              <wp:inline distT="0" distB="0" distL="0" distR="0">
                <wp:extent cx="5943600" cy="19050"/>
                <wp:effectExtent l="0" t="0" r="0" b="0"/>
                <wp:docPr id="1073741840"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26"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First Paragraph"/>
      </w:pPr>
      <w:r>
        <w:rPr>
          <w:b w:val="1"/>
          <w:bCs w:val="1"/>
          <w:rtl w:val="0"/>
          <w:lang w:val="en-US"/>
        </w:rPr>
        <w:t>Page 1. Respondent Background</w:t>
      </w:r>
    </w:p>
    <w:p>
      <w:pPr>
        <w:pStyle w:val="Body Text"/>
      </w:pPr>
      <w:r>
        <w:rPr>
          <w:b w:val="1"/>
          <w:bCs w:val="1"/>
          <w:rtl w:val="0"/>
          <w:lang w:val="en-US"/>
        </w:rPr>
        <w:t>Years of portfolio management experience</w:t>
      </w:r>
    </w:p>
    <w:p>
      <w:pPr>
        <w:pStyle w:val="Compact"/>
        <w:numPr>
          <w:ilvl w:val="0"/>
          <w:numId w:val="2"/>
        </w:numPr>
        <w:rPr>
          <w:lang w:val="en-US"/>
        </w:rPr>
      </w:pPr>
      <w:r>
        <w:rPr>
          <w:rtl w:val="0"/>
          <w:lang w:val="en-US"/>
        </w:rPr>
        <w:t>Less than 2</w:t>
      </w:r>
    </w:p>
    <w:p>
      <w:pPr>
        <w:pStyle w:val="Compact"/>
        <w:numPr>
          <w:ilvl w:val="0"/>
          <w:numId w:val="2"/>
        </w:numPr>
        <w:rPr>
          <w:lang w:val="en-US"/>
        </w:rPr>
      </w:pPr>
      <w:r>
        <w:rPr>
          <w:rtl w:val="0"/>
          <w:lang w:val="en-US"/>
        </w:rPr>
        <w:t xml:space="preserve">2 </w:t>
      </w:r>
      <w:r>
        <w:rPr>
          <w:rtl w:val="0"/>
          <w:lang w:val="en-US"/>
        </w:rPr>
        <w:t xml:space="preserve">– </w:t>
      </w:r>
      <w:r>
        <w:rPr>
          <w:rtl w:val="0"/>
          <w:lang w:val="en-US"/>
        </w:rPr>
        <w:t>5</w:t>
      </w:r>
    </w:p>
    <w:p>
      <w:pPr>
        <w:pStyle w:val="Compact"/>
        <w:numPr>
          <w:ilvl w:val="0"/>
          <w:numId w:val="2"/>
        </w:numPr>
        <w:rPr>
          <w:lang w:val="en-US"/>
        </w:rPr>
      </w:pPr>
      <w:r>
        <w:rPr>
          <w:rtl w:val="0"/>
          <w:lang w:val="en-US"/>
        </w:rPr>
        <w:t xml:space="preserve">6 </w:t>
      </w:r>
      <w:r>
        <w:rPr>
          <w:rtl w:val="0"/>
          <w:lang w:val="en-US"/>
        </w:rPr>
        <w:t xml:space="preserve">– </w:t>
      </w:r>
      <w:r>
        <w:rPr>
          <w:rtl w:val="0"/>
          <w:lang w:val="en-US"/>
        </w:rPr>
        <w:t>10</w:t>
      </w:r>
    </w:p>
    <w:p>
      <w:pPr>
        <w:pStyle w:val="Compact"/>
        <w:numPr>
          <w:ilvl w:val="0"/>
          <w:numId w:val="2"/>
        </w:numPr>
        <w:rPr>
          <w:lang w:val="en-US"/>
        </w:rPr>
      </w:pPr>
      <w:r>
        <w:rPr>
          <w:rtl w:val="0"/>
          <w:lang w:val="en-US"/>
        </w:rPr>
        <w:t xml:space="preserve">11 </w:t>
      </w:r>
      <w:r>
        <w:rPr>
          <w:rtl w:val="0"/>
          <w:lang w:val="en-US"/>
        </w:rPr>
        <w:t xml:space="preserve">– </w:t>
      </w:r>
      <w:r>
        <w:rPr>
          <w:rtl w:val="0"/>
          <w:lang w:val="en-US"/>
        </w:rPr>
        <w:t>20</w:t>
      </w:r>
    </w:p>
    <w:p>
      <w:pPr>
        <w:pStyle w:val="Compact"/>
        <w:numPr>
          <w:ilvl w:val="0"/>
          <w:numId w:val="2"/>
        </w:numPr>
        <w:rPr>
          <w:lang w:val="en-US"/>
        </w:rPr>
      </w:pPr>
      <w:r>
        <w:rPr>
          <w:rtl w:val="0"/>
          <w:lang w:val="en-US"/>
        </w:rPr>
        <w:t>More than 20</w:t>
      </w:r>
    </w:p>
    <w:p>
      <w:pPr>
        <w:pStyle w:val="Body"/>
      </w:pPr>
      <w:r>
        <mc:AlternateContent>
          <mc:Choice Requires="wps">
            <w:drawing xmlns:a="http://schemas.openxmlformats.org/drawingml/2006/main">
              <wp:inline distT="0" distB="0" distL="0" distR="0">
                <wp:extent cx="5943600" cy="19050"/>
                <wp:effectExtent l="0" t="0" r="0" b="0"/>
                <wp:docPr id="1073741841"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27"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First Paragraph"/>
      </w:pPr>
      <w:r>
        <w:rPr>
          <w:b w:val="1"/>
          <w:bCs w:val="1"/>
          <w:rtl w:val="0"/>
          <w:lang w:val="en-US"/>
        </w:rPr>
        <w:t>Approximate assets under management (USD)</w:t>
      </w:r>
    </w:p>
    <w:p>
      <w:pPr>
        <w:pStyle w:val="Compact"/>
        <w:numPr>
          <w:ilvl w:val="0"/>
          <w:numId w:val="2"/>
        </w:numPr>
        <w:rPr>
          <w:lang w:val="en-US"/>
        </w:rPr>
      </w:pPr>
      <w:r>
        <w:rPr>
          <w:rtl w:val="0"/>
          <w:lang w:val="en-US"/>
        </w:rPr>
        <w:t>Less than $50M</w:t>
      </w:r>
    </w:p>
    <w:p>
      <w:pPr>
        <w:pStyle w:val="Compact"/>
        <w:numPr>
          <w:ilvl w:val="0"/>
          <w:numId w:val="2"/>
        </w:numPr>
        <w:rPr>
          <w:lang w:val="en-US"/>
        </w:rPr>
      </w:pPr>
      <w:r>
        <w:rPr>
          <w:rtl w:val="0"/>
          <w:lang w:val="en-US"/>
        </w:rPr>
        <w:t xml:space="preserve">$50M </w:t>
      </w:r>
      <w:r>
        <w:rPr>
          <w:rtl w:val="0"/>
          <w:lang w:val="en-US"/>
        </w:rPr>
        <w:t xml:space="preserve">– </w:t>
      </w:r>
      <w:r>
        <w:rPr>
          <w:rtl w:val="0"/>
          <w:lang w:val="en-US"/>
        </w:rPr>
        <w:t>$500M</w:t>
      </w:r>
    </w:p>
    <w:p>
      <w:pPr>
        <w:pStyle w:val="Compact"/>
        <w:numPr>
          <w:ilvl w:val="0"/>
          <w:numId w:val="2"/>
        </w:numPr>
        <w:rPr>
          <w:lang w:val="en-US"/>
        </w:rPr>
      </w:pPr>
      <w:r>
        <w:rPr>
          <w:rtl w:val="0"/>
          <w:lang w:val="en-US"/>
        </w:rPr>
        <w:t xml:space="preserve">$500M </w:t>
      </w:r>
      <w:r>
        <w:rPr>
          <w:rtl w:val="0"/>
          <w:lang w:val="en-US"/>
        </w:rPr>
        <w:t xml:space="preserve">– </w:t>
      </w:r>
      <w:r>
        <w:rPr>
          <w:rtl w:val="0"/>
          <w:lang w:val="en-US"/>
        </w:rPr>
        <w:t>$2B</w:t>
      </w:r>
    </w:p>
    <w:p>
      <w:pPr>
        <w:pStyle w:val="Compact"/>
        <w:numPr>
          <w:ilvl w:val="0"/>
          <w:numId w:val="2"/>
        </w:numPr>
        <w:rPr>
          <w:lang w:val="en-US"/>
        </w:rPr>
      </w:pPr>
      <w:r>
        <w:rPr>
          <w:rtl w:val="0"/>
          <w:lang w:val="en-US"/>
        </w:rPr>
        <w:t xml:space="preserve">$2B </w:t>
      </w:r>
      <w:r>
        <w:rPr>
          <w:rtl w:val="0"/>
          <w:lang w:val="en-US"/>
        </w:rPr>
        <w:t xml:space="preserve">– </w:t>
      </w:r>
      <w:r>
        <w:rPr>
          <w:rtl w:val="0"/>
          <w:lang w:val="en-US"/>
        </w:rPr>
        <w:t>$10B</w:t>
      </w:r>
    </w:p>
    <w:p>
      <w:pPr>
        <w:pStyle w:val="Compact"/>
        <w:numPr>
          <w:ilvl w:val="0"/>
          <w:numId w:val="2"/>
        </w:numPr>
        <w:rPr>
          <w:lang w:val="en-US"/>
        </w:rPr>
      </w:pPr>
      <w:r>
        <w:rPr>
          <w:rtl w:val="0"/>
          <w:lang w:val="en-US"/>
        </w:rPr>
        <w:t>More than $10B</w:t>
      </w:r>
    </w:p>
    <w:p>
      <w:pPr>
        <w:pStyle w:val="Body"/>
      </w:pPr>
      <w:r>
        <mc:AlternateContent>
          <mc:Choice Requires="wps">
            <w:drawing xmlns:a="http://schemas.openxmlformats.org/drawingml/2006/main">
              <wp:inline distT="0" distB="0" distL="0" distR="0">
                <wp:extent cx="5943600" cy="19050"/>
                <wp:effectExtent l="0" t="0" r="0" b="0"/>
                <wp:docPr id="1073741842"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28"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First Paragraph"/>
      </w:pPr>
      <w:r>
        <w:rPr>
          <w:b w:val="1"/>
          <w:bCs w:val="1"/>
          <w:rtl w:val="0"/>
          <w:lang w:val="en-US"/>
        </w:rPr>
        <w:t>Institution type</w:t>
      </w:r>
    </w:p>
    <w:p>
      <w:pPr>
        <w:pStyle w:val="Compact"/>
        <w:numPr>
          <w:ilvl w:val="0"/>
          <w:numId w:val="2"/>
        </w:numPr>
        <w:rPr>
          <w:lang w:val="en-US"/>
        </w:rPr>
      </w:pPr>
      <w:r>
        <w:rPr>
          <w:rtl w:val="0"/>
          <w:lang w:val="en-US"/>
        </w:rPr>
        <w:t>Asset manager</w:t>
      </w:r>
    </w:p>
    <w:p>
      <w:pPr>
        <w:pStyle w:val="Compact"/>
        <w:numPr>
          <w:ilvl w:val="0"/>
          <w:numId w:val="2"/>
        </w:numPr>
        <w:rPr>
          <w:lang w:val="en-US"/>
        </w:rPr>
      </w:pPr>
      <w:r>
        <w:rPr>
          <w:rtl w:val="0"/>
          <w:lang w:val="en-US"/>
        </w:rPr>
        <w:t>Hedge fund</w:t>
      </w:r>
    </w:p>
    <w:p>
      <w:pPr>
        <w:pStyle w:val="Compact"/>
        <w:numPr>
          <w:ilvl w:val="0"/>
          <w:numId w:val="2"/>
        </w:numPr>
        <w:rPr>
          <w:lang w:val="en-US"/>
        </w:rPr>
      </w:pPr>
      <w:r>
        <w:rPr>
          <w:rtl w:val="0"/>
          <w:lang w:val="en-US"/>
        </w:rPr>
        <w:t>Pension/endowment fund</w:t>
      </w:r>
    </w:p>
    <w:p>
      <w:pPr>
        <w:pStyle w:val="Compact"/>
        <w:numPr>
          <w:ilvl w:val="0"/>
          <w:numId w:val="2"/>
        </w:numPr>
        <w:rPr>
          <w:lang w:val="en-US"/>
        </w:rPr>
      </w:pPr>
      <w:r>
        <w:rPr>
          <w:rtl w:val="0"/>
          <w:lang w:val="en-US"/>
        </w:rPr>
        <w:t>Bank/private bank</w:t>
      </w:r>
    </w:p>
    <w:p>
      <w:pPr>
        <w:pStyle w:val="Compact"/>
        <w:numPr>
          <w:ilvl w:val="0"/>
          <w:numId w:val="2"/>
        </w:numPr>
        <w:rPr>
          <w:lang w:val="en-US"/>
        </w:rPr>
      </w:pPr>
      <w:r>
        <w:rPr>
          <w:rtl w:val="0"/>
          <w:lang w:val="en-US"/>
        </w:rPr>
        <w:t>Family office</w:t>
      </w:r>
    </w:p>
    <w:p>
      <w:pPr>
        <w:pStyle w:val="Compact"/>
        <w:numPr>
          <w:ilvl w:val="0"/>
          <w:numId w:val="2"/>
        </w:numPr>
        <w:rPr>
          <w:lang w:val="en-US"/>
        </w:rPr>
      </w:pPr>
      <w:r>
        <w:rPr>
          <w:rtl w:val="0"/>
          <w:lang w:val="en-US"/>
        </w:rPr>
        <w:t>Independent/RIA</w:t>
      </w:r>
    </w:p>
    <w:p>
      <w:pPr>
        <w:pStyle w:val="Compact"/>
        <w:numPr>
          <w:ilvl w:val="0"/>
          <w:numId w:val="2"/>
        </w:numPr>
        <w:rPr>
          <w:lang w:val="en-US"/>
        </w:rPr>
      </w:pPr>
      <w:r>
        <w:rPr>
          <w:rtl w:val="0"/>
          <w:lang w:val="en-US"/>
        </w:rPr>
        <w:t>Other</w:t>
      </w:r>
    </w:p>
    <w:p>
      <w:pPr>
        <w:pStyle w:val="Body"/>
      </w:pPr>
      <w:r>
        <mc:AlternateContent>
          <mc:Choice Requires="wps">
            <w:drawing xmlns:a="http://schemas.openxmlformats.org/drawingml/2006/main">
              <wp:inline distT="0" distB="0" distL="0" distR="0">
                <wp:extent cx="5943600" cy="19050"/>
                <wp:effectExtent l="0" t="0" r="0" b="0"/>
                <wp:docPr id="1073741843"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29"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First Paragraph"/>
      </w:pPr>
      <w:r>
        <w:rPr>
          <w:b w:val="1"/>
          <w:bCs w:val="1"/>
          <w:rtl w:val="0"/>
          <w:lang w:val="en-US"/>
        </w:rPr>
        <w:t>Primary investment mandate</w:t>
      </w:r>
    </w:p>
    <w:p>
      <w:pPr>
        <w:pStyle w:val="Compact"/>
        <w:numPr>
          <w:ilvl w:val="0"/>
          <w:numId w:val="2"/>
        </w:numPr>
        <w:rPr>
          <w:lang w:val="en-US"/>
        </w:rPr>
      </w:pPr>
      <w:r>
        <w:rPr>
          <w:rtl w:val="0"/>
          <w:lang w:val="en-US"/>
        </w:rPr>
        <w:t>Equity long-only</w:t>
      </w:r>
    </w:p>
    <w:p>
      <w:pPr>
        <w:pStyle w:val="Compact"/>
        <w:numPr>
          <w:ilvl w:val="0"/>
          <w:numId w:val="2"/>
        </w:numPr>
        <w:rPr>
          <w:lang w:val="en-US"/>
        </w:rPr>
      </w:pPr>
      <w:r>
        <w:rPr>
          <w:rtl w:val="0"/>
          <w:lang w:val="en-US"/>
        </w:rPr>
        <w:t>Equity long-short</w:t>
      </w:r>
    </w:p>
    <w:p>
      <w:pPr>
        <w:pStyle w:val="Compact"/>
        <w:numPr>
          <w:ilvl w:val="0"/>
          <w:numId w:val="2"/>
        </w:numPr>
        <w:rPr>
          <w:lang w:val="en-US"/>
        </w:rPr>
      </w:pPr>
      <w:r>
        <w:rPr>
          <w:rtl w:val="0"/>
          <w:lang w:val="en-US"/>
        </w:rPr>
        <w:t>Multi-asset</w:t>
      </w:r>
    </w:p>
    <w:p>
      <w:pPr>
        <w:pStyle w:val="Compact"/>
        <w:numPr>
          <w:ilvl w:val="0"/>
          <w:numId w:val="2"/>
        </w:numPr>
        <w:rPr>
          <w:lang w:val="en-US"/>
        </w:rPr>
      </w:pPr>
      <w:r>
        <w:rPr>
          <w:rtl w:val="0"/>
          <w:lang w:val="en-US"/>
        </w:rPr>
        <w:t>Other</w:t>
      </w:r>
    </w:p>
    <w:p>
      <w:pPr>
        <w:pStyle w:val="Body"/>
      </w:pPr>
      <w:r>
        <mc:AlternateContent>
          <mc:Choice Requires="wps">
            <w:drawing xmlns:a="http://schemas.openxmlformats.org/drawingml/2006/main">
              <wp:inline distT="0" distB="0" distL="0" distR="0">
                <wp:extent cx="5943600" cy="19050"/>
                <wp:effectExtent l="0" t="0" r="0" b="0"/>
                <wp:docPr id="1073741844"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0"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First Paragraph"/>
      </w:pPr>
      <w:r>
        <w:rPr>
          <w:b w:val="1"/>
          <w:bCs w:val="1"/>
          <w:rtl w:val="0"/>
          <w:lang w:val="en-US"/>
        </w:rPr>
        <w:t>Geographic market focus</w:t>
      </w:r>
    </w:p>
    <w:p>
      <w:pPr>
        <w:pStyle w:val="Compact"/>
        <w:numPr>
          <w:ilvl w:val="0"/>
          <w:numId w:val="2"/>
        </w:numPr>
        <w:rPr>
          <w:lang w:val="en-US"/>
        </w:rPr>
      </w:pPr>
      <w:r>
        <w:rPr>
          <w:rtl w:val="0"/>
          <w:lang w:val="en-US"/>
        </w:rPr>
        <w:t>United States</w:t>
      </w:r>
    </w:p>
    <w:p>
      <w:pPr>
        <w:pStyle w:val="Compact"/>
        <w:numPr>
          <w:ilvl w:val="0"/>
          <w:numId w:val="2"/>
        </w:numPr>
        <w:rPr>
          <w:lang w:val="en-US"/>
        </w:rPr>
      </w:pPr>
      <w:r>
        <w:rPr>
          <w:rtl w:val="0"/>
          <w:lang w:val="en-US"/>
        </w:rPr>
        <w:t>Europe</w:t>
      </w:r>
    </w:p>
    <w:p>
      <w:pPr>
        <w:pStyle w:val="Compact"/>
        <w:numPr>
          <w:ilvl w:val="0"/>
          <w:numId w:val="2"/>
        </w:numPr>
        <w:rPr>
          <w:lang w:val="en-US"/>
        </w:rPr>
      </w:pPr>
      <w:r>
        <w:rPr>
          <w:rtl w:val="0"/>
          <w:lang w:val="en-US"/>
        </w:rPr>
        <w:t>Asia-Pacific</w:t>
      </w:r>
    </w:p>
    <w:p>
      <w:pPr>
        <w:pStyle w:val="Compact"/>
        <w:numPr>
          <w:ilvl w:val="0"/>
          <w:numId w:val="2"/>
        </w:numPr>
        <w:rPr>
          <w:lang w:val="en-US"/>
        </w:rPr>
      </w:pPr>
      <w:r>
        <w:rPr>
          <w:rtl w:val="0"/>
          <w:lang w:val="en-US"/>
        </w:rPr>
        <w:t>Global/multi-region</w:t>
      </w:r>
    </w:p>
    <w:p>
      <w:pPr>
        <w:pStyle w:val="Compact"/>
        <w:numPr>
          <w:ilvl w:val="0"/>
          <w:numId w:val="2"/>
        </w:numPr>
        <w:rPr>
          <w:lang w:val="en-US"/>
        </w:rPr>
      </w:pPr>
      <w:r>
        <w:rPr>
          <w:rtl w:val="0"/>
          <w:lang w:val="en-US"/>
        </w:rPr>
        <w:t>Other</w:t>
      </w:r>
    </w:p>
    <w:p>
      <w:pPr>
        <w:pStyle w:val="Body"/>
      </w:pPr>
      <w:r>
        <mc:AlternateContent>
          <mc:Choice Requires="wps">
            <w:drawing xmlns:a="http://schemas.openxmlformats.org/drawingml/2006/main">
              <wp:inline distT="0" distB="0" distL="0" distR="0">
                <wp:extent cx="5943600" cy="19050"/>
                <wp:effectExtent l="0" t="0" r="0" b="0"/>
                <wp:docPr id="1073741845"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1"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First Paragraph"/>
      </w:pPr>
      <w:r>
        <w:rPr>
          <w:b w:val="1"/>
          <w:bCs w:val="1"/>
          <w:rtl w:val="0"/>
          <w:lang w:val="en-US"/>
        </w:rPr>
        <w:t>Level of discretionary authority</w:t>
      </w:r>
    </w:p>
    <w:p>
      <w:pPr>
        <w:pStyle w:val="Compact"/>
        <w:numPr>
          <w:ilvl w:val="0"/>
          <w:numId w:val="2"/>
        </w:numPr>
        <w:rPr>
          <w:lang w:val="en-US"/>
        </w:rPr>
      </w:pPr>
      <w:r>
        <w:rPr>
          <w:rtl w:val="0"/>
          <w:lang w:val="en-US"/>
        </w:rPr>
        <w:t>Full discretion</w:t>
      </w:r>
    </w:p>
    <w:p>
      <w:pPr>
        <w:pStyle w:val="Compact"/>
        <w:numPr>
          <w:ilvl w:val="0"/>
          <w:numId w:val="2"/>
        </w:numPr>
        <w:rPr>
          <w:lang w:val="en-US"/>
        </w:rPr>
      </w:pPr>
      <w:r>
        <w:rPr>
          <w:rtl w:val="0"/>
          <w:lang w:val="en-US"/>
        </w:rPr>
        <w:t>Partial (committee-based)</w:t>
      </w:r>
    </w:p>
    <w:p>
      <w:pPr>
        <w:pStyle w:val="Compact"/>
        <w:numPr>
          <w:ilvl w:val="0"/>
          <w:numId w:val="2"/>
        </w:numPr>
        <w:rPr>
          <w:lang w:val="en-US"/>
        </w:rPr>
      </w:pPr>
      <w:r>
        <w:rPr>
          <w:rtl w:val="0"/>
          <w:lang w:val="en-US"/>
        </w:rPr>
        <w:t>Advisory only</w:t>
      </w:r>
    </w:p>
    <w:p>
      <w:pPr>
        <w:pStyle w:val="Body"/>
      </w:pPr>
      <w:r>
        <mc:AlternateContent>
          <mc:Choice Requires="wps">
            <w:drawing xmlns:a="http://schemas.openxmlformats.org/drawingml/2006/main">
              <wp:inline distT="0" distB="0" distL="0" distR="0">
                <wp:extent cx="5943600" cy="19050"/>
                <wp:effectExtent l="0" t="0" r="0" b="0"/>
                <wp:docPr id="1073741846"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2"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First Paragraph"/>
      </w:pPr>
      <w:r>
        <w:rPr>
          <w:b w:val="1"/>
          <w:bCs w:val="1"/>
          <w:rtl w:val="0"/>
          <w:lang w:val="en-US"/>
        </w:rPr>
        <w:t>Professional certifications (select all that apply)</w:t>
      </w:r>
    </w:p>
    <w:p>
      <w:pPr>
        <w:pStyle w:val="Compact"/>
        <w:numPr>
          <w:ilvl w:val="0"/>
          <w:numId w:val="2"/>
        </w:numPr>
        <w:rPr>
          <w:lang w:val="en-US"/>
        </w:rPr>
      </w:pPr>
      <w:r>
        <w:rPr>
          <w:rtl w:val="0"/>
          <w:lang w:val="en-US"/>
        </w:rPr>
        <w:t>CFA</w:t>
      </w:r>
    </w:p>
    <w:p>
      <w:pPr>
        <w:pStyle w:val="Compact"/>
        <w:numPr>
          <w:ilvl w:val="0"/>
          <w:numId w:val="2"/>
        </w:numPr>
        <w:rPr>
          <w:lang w:val="en-US"/>
        </w:rPr>
      </w:pPr>
      <w:r>
        <w:rPr>
          <w:rtl w:val="0"/>
          <w:lang w:val="en-US"/>
        </w:rPr>
        <w:t>FRM</w:t>
      </w:r>
    </w:p>
    <w:p>
      <w:pPr>
        <w:pStyle w:val="Compact"/>
        <w:numPr>
          <w:ilvl w:val="0"/>
          <w:numId w:val="2"/>
        </w:numPr>
        <w:rPr>
          <w:lang w:val="en-US"/>
        </w:rPr>
      </w:pPr>
      <w:r>
        <w:rPr>
          <w:rtl w:val="0"/>
          <w:lang w:val="en-US"/>
        </w:rPr>
        <w:t>CAIA</w:t>
      </w:r>
    </w:p>
    <w:p>
      <w:pPr>
        <w:pStyle w:val="Compact"/>
        <w:numPr>
          <w:ilvl w:val="0"/>
          <w:numId w:val="2"/>
        </w:numPr>
        <w:rPr>
          <w:lang w:val="en-US"/>
        </w:rPr>
      </w:pPr>
      <w:r>
        <w:rPr>
          <w:rtl w:val="0"/>
          <w:lang w:val="en-US"/>
        </w:rPr>
        <w:t>CPA</w:t>
      </w:r>
    </w:p>
    <w:p>
      <w:pPr>
        <w:pStyle w:val="Compact"/>
        <w:numPr>
          <w:ilvl w:val="0"/>
          <w:numId w:val="2"/>
        </w:numPr>
        <w:rPr>
          <w:lang w:val="en-US"/>
        </w:rPr>
      </w:pPr>
      <w:r>
        <w:rPr>
          <w:rtl w:val="0"/>
          <w:lang w:val="en-US"/>
        </w:rPr>
        <w:t>None</w:t>
      </w:r>
    </w:p>
    <w:p>
      <w:pPr>
        <w:pStyle w:val="Compact"/>
        <w:numPr>
          <w:ilvl w:val="0"/>
          <w:numId w:val="2"/>
        </w:numPr>
        <w:rPr>
          <w:lang w:val="en-US"/>
        </w:rPr>
      </w:pPr>
      <w:r>
        <w:rPr>
          <w:rtl w:val="0"/>
          <w:lang w:val="en-US"/>
        </w:rPr>
        <w:t>Other</w:t>
      </w:r>
    </w:p>
    <w:p>
      <w:pPr>
        <w:pStyle w:val="Body"/>
      </w:pPr>
      <w:r>
        <mc:AlternateContent>
          <mc:Choice Requires="wps">
            <w:drawing xmlns:a="http://schemas.openxmlformats.org/drawingml/2006/main">
              <wp:inline distT="0" distB="0" distL="0" distR="0">
                <wp:extent cx="5943600" cy="19050"/>
                <wp:effectExtent l="0" t="0" r="0" b="0"/>
                <wp:docPr id="1073741847"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3"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First Paragraph"/>
      </w:pPr>
      <w:r>
        <w:rPr>
          <w:b w:val="1"/>
          <w:bCs w:val="1"/>
          <w:rtl w:val="0"/>
          <w:lang w:val="en-US"/>
        </w:rPr>
        <w:t>Page 2. Respondent Instructions</w:t>
      </w:r>
    </w:p>
    <w:p>
      <w:pPr>
        <w:pStyle w:val="Body Text"/>
      </w:pPr>
      <w:r>
        <w:rPr>
          <w:rtl w:val="0"/>
          <w:lang w:val="en-US"/>
        </w:rPr>
        <w:t xml:space="preserve">For the purposes of this survey, assume you manage a long-only equal-weighted equity portfolio with 24 stocks. </w:t>
      </w:r>
      <w:r>
        <w:rPr>
          <w:rtl w:val="0"/>
          <w:lang w:val="en-US"/>
        </w:rPr>
        <w:t>“</w:t>
      </w:r>
      <w:r>
        <w:rPr>
          <w:rtl w:val="0"/>
          <w:lang w:val="en-US"/>
        </w:rPr>
        <w:t>Reduce exposure</w:t>
      </w:r>
      <w:r>
        <w:rPr>
          <w:rtl w:val="0"/>
          <w:lang w:val="en-US"/>
        </w:rPr>
        <w:t xml:space="preserve">” </w:t>
      </w:r>
      <w:r>
        <w:rPr>
          <w:rtl w:val="0"/>
          <w:lang w:val="en-US"/>
        </w:rPr>
        <w:t xml:space="preserve">means reducing or selling the position; </w:t>
      </w:r>
      <w:r>
        <w:rPr>
          <w:rtl w:val="0"/>
          <w:lang w:val="en-US"/>
        </w:rPr>
        <w:t>“</w:t>
      </w:r>
      <w:r>
        <w:rPr>
          <w:rtl w:val="0"/>
          <w:lang w:val="en-US"/>
        </w:rPr>
        <w:t>increase exposure</w:t>
      </w:r>
      <w:r>
        <w:rPr>
          <w:rtl w:val="0"/>
          <w:lang w:val="en-US"/>
        </w:rPr>
        <w:t xml:space="preserve">” </w:t>
      </w:r>
      <w:r>
        <w:rPr>
          <w:rtl w:val="0"/>
          <w:lang w:val="en-US"/>
        </w:rPr>
        <w:t>means adding to it.</w:t>
      </w:r>
    </w:p>
    <w:p>
      <w:pPr>
        <w:pStyle w:val="Body Text"/>
      </w:pPr>
      <w:r>
        <w:rPr>
          <w:rtl w:val="0"/>
          <w:lang w:val="en-US"/>
        </w:rPr>
        <w:t>This block presents eight scenarios, each showing a real market event affecting one stock in the portfolio. Assume only the stock shown is subject to the shock; the remaining 35 holdings move in line with the broad market index that day.</w:t>
      </w:r>
    </w:p>
    <w:p>
      <w:pPr>
        <w:pStyle w:val="Body Text"/>
      </w:pPr>
      <w:r>
        <w:rPr>
          <w:rtl w:val="0"/>
          <w:lang w:val="en-US"/>
        </w:rPr>
        <w:t>Each scenario contains:</w:t>
      </w:r>
    </w:p>
    <w:p>
      <w:pPr>
        <w:pStyle w:val="Body"/>
        <w:numPr>
          <w:ilvl w:val="0"/>
          <w:numId w:val="2"/>
        </w:numPr>
        <w:rPr>
          <w:lang w:val="en-US"/>
        </w:rPr>
      </w:pPr>
      <w:r>
        <w:rPr>
          <w:rtl w:val="0"/>
          <w:lang w:val="en-US"/>
        </w:rPr>
        <w:t>Price chart: a two-day intraday chart of 30-minute bars, ending two bars (approximately one hour) after the news event.</w:t>
      </w:r>
    </w:p>
    <w:p>
      <w:pPr>
        <w:pStyle w:val="Body"/>
        <w:numPr>
          <w:ilvl w:val="0"/>
          <w:numId w:val="2"/>
        </w:numPr>
        <w:rPr>
          <w:lang w:val="en-US"/>
        </w:rPr>
      </w:pPr>
      <w:r>
        <w:rPr>
          <w:rtl w:val="0"/>
          <w:lang w:val="en-US"/>
        </w:rPr>
        <w:t>News event: a headline and brief summary of the shock.</w:t>
      </w:r>
    </w:p>
    <w:p>
      <w:pPr>
        <w:pStyle w:val="Body"/>
        <w:numPr>
          <w:ilvl w:val="0"/>
          <w:numId w:val="2"/>
        </w:numPr>
        <w:rPr>
          <w:lang w:val="en-US"/>
        </w:rPr>
      </w:pPr>
      <w:r>
        <w:rPr>
          <w:rtl w:val="0"/>
          <w:lang w:val="en-US"/>
        </w:rPr>
        <w:t xml:space="preserve">Decision question: the adjustment you would make to this holding, assuming you decide one hour after the news release. Respond on a 7-point scale from 1 (Strongly reduce) through 4 (Hold </w:t>
      </w:r>
      <w:r>
        <w:rPr>
          <w:rtl w:val="0"/>
        </w:rPr>
        <w:t xml:space="preserve">– </w:t>
      </w:r>
      <w:r>
        <w:rPr>
          <w:rtl w:val="0"/>
          <w:lang w:val="en-US"/>
        </w:rPr>
        <w:t>no change) to 7 (Strongly increase), with intermediate points labelled Moderately and Slightly.</w:t>
      </w:r>
    </w:p>
    <w:p>
      <w:pPr>
        <w:pStyle w:val="Body"/>
        <w:numPr>
          <w:ilvl w:val="0"/>
          <w:numId w:val="2"/>
        </w:numPr>
        <w:rPr>
          <w:lang w:val="en-US"/>
        </w:rPr>
      </w:pPr>
      <w:r>
        <w:rPr>
          <w:rtl w:val="0"/>
          <w:lang w:val="en-US"/>
        </w:rPr>
        <w:t>Some scenarios also include a Shock Score dashboard. When present, treat it as supplementary decision support; you may use or disregard its signals at your discretion. It displays four signals:</w:t>
      </w:r>
    </w:p>
    <w:p>
      <w:pPr>
        <w:pStyle w:val="Body"/>
        <w:numPr>
          <w:ilvl w:val="0"/>
          <w:numId w:val="2"/>
        </w:numPr>
        <w:rPr>
          <w:lang w:val="en-US"/>
        </w:rPr>
      </w:pPr>
      <w:r>
        <w:rPr>
          <w:rtl w:val="0"/>
          <w:lang w:val="en-US"/>
        </w:rPr>
        <w:t>Sentiment direction: positive or negative news tone. Shock severity: magnitude of the price and news signal relative to historical norms.</w:t>
      </w:r>
    </w:p>
    <w:p>
      <w:pPr>
        <w:pStyle w:val="Body"/>
        <w:numPr>
          <w:ilvl w:val="0"/>
          <w:numId w:val="2"/>
        </w:numPr>
        <w:rPr>
          <w:lang w:val="en-US"/>
        </w:rPr>
      </w:pPr>
      <w:r>
        <w:rPr>
          <w:rtl w:val="0"/>
          <w:lang w:val="en-US"/>
        </w:rPr>
        <w:t>Persistence horizon: expected resolution intraday, over days, or over weeks.</w:t>
      </w:r>
    </w:p>
    <w:p>
      <w:pPr>
        <w:pStyle w:val="Body"/>
        <w:numPr>
          <w:ilvl w:val="0"/>
          <w:numId w:val="2"/>
        </w:numPr>
        <w:rPr>
          <w:lang w:val="en-US"/>
        </w:rPr>
      </w:pPr>
      <w:r>
        <w:rPr>
          <w:rtl w:val="0"/>
          <w:lang w:val="en-US"/>
        </w:rPr>
        <w:t xml:space="preserve">Protocol recommendation: a suggested process tier </w:t>
      </w:r>
      <w:r>
        <w:rPr>
          <w:rtl w:val="0"/>
        </w:rPr>
        <w:t xml:space="preserve">– </w:t>
      </w:r>
      <w:r>
        <w:rPr>
          <w:rtl w:val="0"/>
          <w:lang w:val="en-US"/>
        </w:rPr>
        <w:t>Standard Process, Enhanced Review, or Cooling-Off and Second Review. Higher tiers indicate the system recommends slower, more deliberate review.</w:t>
      </w:r>
    </w:p>
    <w:p>
      <w:pPr>
        <w:pStyle w:val="Body"/>
      </w:pPr>
      <w:r>
        <mc:AlternateContent>
          <mc:Choice Requires="wps">
            <w:drawing xmlns:a="http://schemas.openxmlformats.org/drawingml/2006/main">
              <wp:inline distT="0" distB="0" distL="0" distR="0">
                <wp:extent cx="5943600" cy="19050"/>
                <wp:effectExtent l="0" t="0" r="0" b="0"/>
                <wp:docPr id="1073741848"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4"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First Paragraph"/>
      </w:pPr>
      <w:r>
        <w:rPr>
          <w:b w:val="1"/>
          <w:bCs w:val="1"/>
          <w:rtl w:val="0"/>
          <w:lang w:val="en-US"/>
        </w:rPr>
        <w:t>Page 3. Investment Scenario 1</w:t>
      </w:r>
    </w:p>
    <w:p>
      <w:pPr>
        <w:pStyle w:val="Body Text"/>
      </w:pPr>
      <w:r>
        <w:rPr>
          <w:i w:val="1"/>
          <w:iCs w:val="1"/>
          <w:rtl w:val="0"/>
          <w:lang w:val="en-US"/>
        </w:rPr>
        <w:t>Eight scenarios are presented sequentially. The format is repeated for each scenario. Respondents may not navigate back to previous scenarios.</w:t>
      </w:r>
    </w:p>
    <w:p>
      <w:pPr>
        <w:pStyle w:val="Body"/>
      </w:pPr>
      <w:r>
        <mc:AlternateContent>
          <mc:Choice Requires="wps">
            <w:drawing xmlns:a="http://schemas.openxmlformats.org/drawingml/2006/main">
              <wp:inline distT="0" distB="0" distL="0" distR="0">
                <wp:extent cx="5943600" cy="19050"/>
                <wp:effectExtent l="0" t="0" r="0" b="0"/>
                <wp:docPr id="1073741849"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5"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Body"/>
        <w:spacing w:line="240" w:lineRule="auto"/>
      </w:pPr>
      <w:r>
        <w:rPr>
          <w:rFonts w:ascii="Arial Unicode MS" w:cs="Arial Unicode MS" w:hAnsi="Arial Unicode MS" w:eastAsia="Arial Unicode MS"/>
          <w:b w:val="0"/>
          <w:bCs w:val="0"/>
          <w:i w:val="0"/>
          <w:iCs w:val="0"/>
        </w:rPr>
        <w:br w:type="page"/>
      </w:r>
    </w:p>
    <w:p>
      <w:pPr>
        <w:pStyle w:val="First Paragraph"/>
      </w:pPr>
      <w:r>
        <w:rPr>
          <w:b w:val="1"/>
          <w:bCs w:val="1"/>
          <w:rtl w:val="0"/>
          <w:lang w:val="en-US"/>
        </w:rPr>
        <w:t>Scenario 1 of 8 (ID: B2_S01)</w:t>
      </w:r>
    </w:p>
    <w:p>
      <w:pPr>
        <w:pStyle w:val="Body Text"/>
      </w:pPr>
      <w:r>
        <w:rPr>
          <w:b w:val="1"/>
          <w:bCs w:val="1"/>
          <w:rtl w:val="0"/>
          <w:lang w:val="en-US"/>
        </w:rPr>
        <w:t>Company:</w:t>
      </w:r>
      <w:r>
        <w:rPr>
          <w:rtl w:val="0"/>
          <w:lang w:val="en-US"/>
        </w:rPr>
        <w:t xml:space="preserve"> Merck &amp; Co.</w:t>
      </w:r>
      <w:r>
        <w:rPr>
          <w:rtl w:val="0"/>
          <w:lang w:val="en-US"/>
        </w:rPr>
        <w:t> </w:t>
      </w:r>
      <w:r>
        <w:rPr>
          <w:rtl w:val="0"/>
          <w:lang w:val="en-US"/>
        </w:rPr>
        <w:t xml:space="preserve">(MRK) </w:t>
      </w:r>
      <w:r>
        <w:rPr>
          <w:rtl w:val="0"/>
          <w:lang w:val="en-US"/>
        </w:rPr>
        <w:t xml:space="preserve">· </w:t>
      </w:r>
      <w:r>
        <w:rPr>
          <w:rtl w:val="0"/>
          <w:lang w:val="en-US"/>
        </w:rPr>
        <w:t xml:space="preserve">Shock: -0.39% </w:t>
      </w:r>
      <w:r>
        <w:rPr>
          <w:rtl w:val="0"/>
          <w:lang w:val="en-US"/>
        </w:rPr>
        <w:t xml:space="preserve">· </w:t>
      </w:r>
      <w:r>
        <w:rPr>
          <w:rtl w:val="0"/>
          <w:lang w:val="en-US"/>
        </w:rPr>
        <w:t xml:space="preserve">Health Care </w:t>
      </w:r>
      <w:r>
        <w:rPr>
          <w:rtl w:val="0"/>
          <w:lang w:val="en-US"/>
        </w:rPr>
        <w:t xml:space="preserve">· </w:t>
      </w:r>
      <w:r>
        <w:rPr>
          <w:rtl w:val="0"/>
          <w:lang w:val="en-US"/>
        </w:rPr>
        <w:t>2025-10-30</w:t>
      </w:r>
    </w:p>
    <w:p>
      <w:pPr>
        <w:pStyle w:val="Captioned Figure"/>
      </w:pPr>
      <w:r>
        <w:drawing xmlns:a="http://schemas.openxmlformats.org/drawingml/2006/main">
          <wp:inline distT="0" distB="0" distL="0" distR="0">
            <wp:extent cx="5943600" cy="3543442"/>
            <wp:effectExtent l="0" t="0" r="0" b="0"/>
            <wp:docPr id="1073741850" name="officeArt object" descr="chart_B2_S01.png"/>
            <wp:cNvGraphicFramePr/>
            <a:graphic xmlns:a="http://schemas.openxmlformats.org/drawingml/2006/main">
              <a:graphicData uri="http://schemas.openxmlformats.org/drawingml/2006/picture">
                <pic:pic xmlns:pic="http://schemas.openxmlformats.org/drawingml/2006/picture">
                  <pic:nvPicPr>
                    <pic:cNvPr id="1073741850" name="chart_B2_S01.png" descr="chart_B2_S01.png"/>
                    <pic:cNvPicPr>
                      <a:picLocks noChangeAspect="1"/>
                    </pic:cNvPicPr>
                  </pic:nvPicPr>
                  <pic:blipFill>
                    <a:blip r:embed="rId24">
                      <a:extLst/>
                    </a:blip>
                    <a:stretch>
                      <a:fillRect/>
                    </a:stretch>
                  </pic:blipFill>
                  <pic:spPr>
                    <a:xfrm>
                      <a:off x="0" y="0"/>
                      <a:ext cx="5943600" cy="3543442"/>
                    </a:xfrm>
                    <a:prstGeom prst="rect">
                      <a:avLst/>
                    </a:prstGeom>
                    <a:ln w="12700" cap="flat">
                      <a:noFill/>
                      <a:miter lim="400000"/>
                    </a:ln>
                    <a:effectLst/>
                  </pic:spPr>
                </pic:pic>
              </a:graphicData>
            </a:graphic>
          </wp:inline>
        </w:drawing>
      </w:r>
    </w:p>
    <w:p>
      <w:pPr>
        <w:pStyle w:val="Body Text"/>
      </w:pPr>
      <w:r>
        <w:rPr>
          <w:b w:val="1"/>
          <w:bCs w:val="1"/>
          <w:rtl w:val="0"/>
          <w:lang w:val="en-US"/>
        </w:rPr>
        <w:t>News headline:</w:t>
      </w:r>
      <w:r>
        <w:rPr>
          <w:rtl w:val="0"/>
          <w:lang w:val="en-US"/>
        </w:rPr>
        <w:t xml:space="preserve"> Meta Tumbles 10%, Google Marks Historic Rally: What</w:t>
      </w:r>
      <w:r>
        <w:rPr>
          <w:rtl w:val="0"/>
          <w:lang w:val="en-US"/>
        </w:rPr>
        <w:t>’</w:t>
      </w:r>
      <w:r>
        <w:rPr>
          <w:rtl w:val="0"/>
          <w:lang w:val="en-US"/>
        </w:rPr>
        <w:t>s Moving Markets Thursday?</w:t>
      </w:r>
    </w:p>
    <w:p>
      <w:pPr>
        <w:pStyle w:val="Body Text"/>
      </w:pPr>
      <w:r>
        <w:rPr>
          <w:b w:val="1"/>
          <w:bCs w:val="1"/>
          <w:rtl w:val="0"/>
          <w:lang w:val="en-US"/>
        </w:rPr>
        <w:t>News summary:</w:t>
      </w:r>
      <w:r>
        <w:rPr>
          <w:rtl w:val="0"/>
          <w:lang w:val="en-US"/>
        </w:rPr>
        <w:t xml:space="preserve"> Merck &amp; Co.</w:t>
      </w:r>
      <w:r>
        <w:rPr>
          <w:rtl w:val="0"/>
          <w:lang w:val="en-US"/>
        </w:rPr>
        <w:t> </w:t>
      </w:r>
      <w:r>
        <w:rPr>
          <w:rtl w:val="0"/>
          <w:lang w:val="en-US"/>
        </w:rPr>
        <w:t>reported Q3 2025 adjusted EPS of $2.58, beating the $2.35 estimate, while sales of $17.276 billion topped the $16.963 billion consensus. The pharmaceutical giant raised its full-year 2025 adjusted EPS guidance to $8.93-$8.98 from $8.87-$8.97 and narrowed sales guidance to $64.5-$65.0 billion from the prior $64.3-$65.3 billion range. Merck shares initially traded lower on the narrowed sales guidance but recovered, with executives indicating readiness for deals exceeding $15 billion. Covered by 10 financial news sources.</w:t>
      </w:r>
    </w:p>
    <w:p>
      <w:pPr>
        <w:pStyle w:val="Body Text"/>
      </w:pPr>
      <w:r>
        <w:rPr>
          <w:b w:val="1"/>
          <w:bCs w:val="1"/>
          <w:rtl w:val="0"/>
          <w:lang w:val="en-US"/>
        </w:rPr>
        <w:t>Market context:</w:t>
      </w:r>
      <w:r>
        <w:rPr>
          <w:rtl w:val="0"/>
          <w:lang w:val="en-US"/>
        </w:rPr>
        <w:t xml:space="preserve"> Price before event: USD 87.0 | Price 2 hours post-event: USD 86 | Reaction: -0.39%</w:t>
      </w:r>
    </w:p>
    <w:p>
      <w:pPr>
        <w:pStyle w:val="Captioned Figure"/>
      </w:pPr>
      <w:r>
        <w:drawing xmlns:a="http://schemas.openxmlformats.org/drawingml/2006/main">
          <wp:inline distT="0" distB="0" distL="0" distR="0">
            <wp:extent cx="5614416" cy="2871217"/>
            <wp:effectExtent l="0" t="0" r="0" b="0"/>
            <wp:docPr id="1073741851" name="officeArt object" descr="dashboard_B2_S01.png"/>
            <wp:cNvGraphicFramePr/>
            <a:graphic xmlns:a="http://schemas.openxmlformats.org/drawingml/2006/main">
              <a:graphicData uri="http://schemas.openxmlformats.org/drawingml/2006/picture">
                <pic:pic xmlns:pic="http://schemas.openxmlformats.org/drawingml/2006/picture">
                  <pic:nvPicPr>
                    <pic:cNvPr id="1073741851" name="dashboard_B2_S01.png" descr="dashboard_B2_S01.png"/>
                    <pic:cNvPicPr>
                      <a:picLocks noChangeAspect="1"/>
                    </pic:cNvPicPr>
                  </pic:nvPicPr>
                  <pic:blipFill>
                    <a:blip r:embed="rId25">
                      <a:extLst/>
                    </a:blip>
                    <a:stretch>
                      <a:fillRect/>
                    </a:stretch>
                  </pic:blipFill>
                  <pic:spPr>
                    <a:xfrm>
                      <a:off x="0" y="0"/>
                      <a:ext cx="5614416" cy="2871217"/>
                    </a:xfrm>
                    <a:prstGeom prst="rect">
                      <a:avLst/>
                    </a:prstGeom>
                    <a:ln w="12700" cap="flat">
                      <a:noFill/>
                      <a:miter lim="400000"/>
                    </a:ln>
                    <a:effectLst/>
                  </pic:spPr>
                </pic:pic>
              </a:graphicData>
            </a:graphic>
          </wp:inline>
        </w:drawing>
      </w:r>
    </w:p>
    <w:p>
      <w:pPr>
        <w:pStyle w:val="Body Text"/>
      </w:pPr>
      <w:r>
        <w:rPr>
          <w:i w:val="1"/>
          <w:iCs w:val="1"/>
          <w:rtl w:val="0"/>
          <w:lang w:val="en-US"/>
        </w:rPr>
        <w:t>Note: In Version 1 (ShowSC = 1), the Shock Score dashboard was displayed here, showing the composite score, sentiment direction, severity level, persistence horizon, and protocol recommendation. In Version 2 (ShowSC = 0), this panel was not shown.</w:t>
      </w:r>
    </w:p>
    <w:p>
      <w:pPr>
        <w:pStyle w:val="Body Text"/>
      </w:pPr>
      <w:r>
        <w:rPr>
          <w:b w:val="1"/>
          <w:bCs w:val="1"/>
          <w:rtl w:val="0"/>
          <w:lang w:val="en-US"/>
        </w:rPr>
        <w:t>Q4. Decision:</w:t>
      </w:r>
      <w:r>
        <w:rPr>
          <w:rtl w:val="0"/>
          <w:lang w:val="en-US"/>
        </w:rPr>
        <w:t xml:space="preserve"> Based on the information above, what is your intended portfolio action for this holding?</w:t>
      </w:r>
    </w:p>
    <w:tbl>
      <w:tblPr>
        <w:tblW w:w="935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337"/>
        <w:gridCol w:w="1337"/>
        <w:gridCol w:w="1337"/>
        <w:gridCol w:w="1337"/>
        <w:gridCol w:w="1338"/>
        <w:gridCol w:w="1336"/>
        <w:gridCol w:w="1337"/>
      </w:tblGrid>
      <w:tr>
        <w:tblPrEx>
          <w:shd w:val="clear" w:color="auto" w:fill="156082"/>
        </w:tblPrEx>
        <w:trPr>
          <w:trHeight w:val="221" w:hRule="atLeast"/>
          <w:tblHeader/>
        </w:trPr>
        <w:tc>
          <w:tcPr>
            <w:tcW w:type="dxa" w:w="1337"/>
            <w:tcBorders>
              <w:top w:val="nil"/>
              <w:left w:val="nil"/>
              <w:bottom w:val="nil"/>
              <w:right w:val="nil"/>
            </w:tcBorders>
            <w:shd w:val="clear" w:color="auto" w:fill="auto"/>
            <w:tcMar>
              <w:top w:type="dxa" w:w="80"/>
              <w:left w:type="dxa" w:w="80"/>
              <w:bottom w:type="dxa" w:w="80"/>
              <w:right w:type="dxa" w:w="80"/>
            </w:tcMar>
            <w:vAlign w:val="bottom"/>
          </w:tcPr>
          <w:p>
            <w:pPr>
              <w:pStyle w:val="Compact"/>
            </w:pPr>
            <w:r>
              <w:rPr>
                <w:shd w:val="nil" w:color="auto" w:fill="auto"/>
                <w:rtl w:val="0"/>
                <w:lang w:val="en-US"/>
              </w:rPr>
              <w:t>1</w:t>
            </w:r>
          </w:p>
        </w:tc>
        <w:tc>
          <w:tcPr>
            <w:tcW w:type="dxa" w:w="1336"/>
            <w:tcBorders>
              <w:top w:val="nil"/>
              <w:left w:val="nil"/>
              <w:bottom w:val="nil"/>
              <w:right w:val="nil"/>
            </w:tcBorders>
            <w:shd w:val="clear" w:color="auto" w:fill="auto"/>
            <w:tcMar>
              <w:top w:type="dxa" w:w="80"/>
              <w:left w:type="dxa" w:w="80"/>
              <w:bottom w:type="dxa" w:w="80"/>
              <w:right w:type="dxa" w:w="80"/>
            </w:tcMar>
            <w:vAlign w:val="bottom"/>
          </w:tcPr>
          <w:p>
            <w:pPr>
              <w:pStyle w:val="Compact"/>
            </w:pPr>
            <w:r>
              <w:rPr>
                <w:shd w:val="nil" w:color="auto" w:fill="auto"/>
                <w:rtl w:val="0"/>
                <w:lang w:val="en-US"/>
              </w:rPr>
              <w:t>2</w:t>
            </w:r>
          </w:p>
        </w:tc>
        <w:tc>
          <w:tcPr>
            <w:tcW w:type="dxa" w:w="1336"/>
            <w:tcBorders>
              <w:top w:val="nil"/>
              <w:left w:val="nil"/>
              <w:bottom w:val="nil"/>
              <w:right w:val="nil"/>
            </w:tcBorders>
            <w:shd w:val="clear" w:color="auto" w:fill="auto"/>
            <w:tcMar>
              <w:top w:type="dxa" w:w="80"/>
              <w:left w:type="dxa" w:w="80"/>
              <w:bottom w:type="dxa" w:w="80"/>
              <w:right w:type="dxa" w:w="80"/>
            </w:tcMar>
            <w:vAlign w:val="bottom"/>
          </w:tcPr>
          <w:p>
            <w:pPr>
              <w:pStyle w:val="Compact"/>
            </w:pPr>
            <w:r>
              <w:rPr>
                <w:shd w:val="nil" w:color="auto" w:fill="auto"/>
                <w:rtl w:val="0"/>
                <w:lang w:val="en-US"/>
              </w:rPr>
              <w:t>3</w:t>
            </w:r>
          </w:p>
        </w:tc>
        <w:tc>
          <w:tcPr>
            <w:tcW w:type="dxa" w:w="1337"/>
            <w:tcBorders>
              <w:top w:val="nil"/>
              <w:left w:val="nil"/>
              <w:bottom w:val="nil"/>
              <w:right w:val="nil"/>
            </w:tcBorders>
            <w:shd w:val="clear" w:color="auto" w:fill="auto"/>
            <w:tcMar>
              <w:top w:type="dxa" w:w="80"/>
              <w:left w:type="dxa" w:w="80"/>
              <w:bottom w:type="dxa" w:w="80"/>
              <w:right w:type="dxa" w:w="80"/>
            </w:tcMar>
            <w:vAlign w:val="bottom"/>
          </w:tcPr>
          <w:p>
            <w:pPr>
              <w:pStyle w:val="Compact"/>
            </w:pPr>
            <w:r>
              <w:rPr>
                <w:shd w:val="nil" w:color="auto" w:fill="auto"/>
                <w:rtl w:val="0"/>
                <w:lang w:val="en-US"/>
              </w:rPr>
              <w:t>4</w:t>
            </w:r>
          </w:p>
        </w:tc>
        <w:tc>
          <w:tcPr>
            <w:tcW w:type="dxa" w:w="1337"/>
            <w:tcBorders>
              <w:top w:val="nil"/>
              <w:left w:val="nil"/>
              <w:bottom w:val="nil"/>
              <w:right w:val="nil"/>
            </w:tcBorders>
            <w:shd w:val="clear" w:color="auto" w:fill="auto"/>
            <w:tcMar>
              <w:top w:type="dxa" w:w="80"/>
              <w:left w:type="dxa" w:w="80"/>
              <w:bottom w:type="dxa" w:w="80"/>
              <w:right w:type="dxa" w:w="80"/>
            </w:tcMar>
            <w:vAlign w:val="bottom"/>
          </w:tcPr>
          <w:p>
            <w:pPr>
              <w:pStyle w:val="Compact"/>
            </w:pPr>
            <w:r>
              <w:rPr>
                <w:shd w:val="nil" w:color="auto" w:fill="auto"/>
                <w:rtl w:val="0"/>
                <w:lang w:val="en-US"/>
              </w:rPr>
              <w:t>5</w:t>
            </w:r>
          </w:p>
        </w:tc>
        <w:tc>
          <w:tcPr>
            <w:tcW w:type="dxa" w:w="1336"/>
            <w:tcBorders>
              <w:top w:val="nil"/>
              <w:left w:val="nil"/>
              <w:bottom w:val="nil"/>
              <w:right w:val="nil"/>
            </w:tcBorders>
            <w:shd w:val="clear" w:color="auto" w:fill="auto"/>
            <w:tcMar>
              <w:top w:type="dxa" w:w="80"/>
              <w:left w:type="dxa" w:w="80"/>
              <w:bottom w:type="dxa" w:w="80"/>
              <w:right w:type="dxa" w:w="80"/>
            </w:tcMar>
            <w:vAlign w:val="bottom"/>
          </w:tcPr>
          <w:p>
            <w:pPr>
              <w:pStyle w:val="Compact"/>
            </w:pPr>
            <w:r>
              <w:rPr>
                <w:shd w:val="nil" w:color="auto" w:fill="auto"/>
                <w:rtl w:val="0"/>
                <w:lang w:val="en-US"/>
              </w:rPr>
              <w:t>6</w:t>
            </w:r>
          </w:p>
        </w:tc>
        <w:tc>
          <w:tcPr>
            <w:tcW w:type="dxa" w:w="1337"/>
            <w:tcBorders>
              <w:top w:val="nil"/>
              <w:left w:val="nil"/>
              <w:bottom w:val="nil"/>
              <w:right w:val="nil"/>
            </w:tcBorders>
            <w:shd w:val="clear" w:color="auto" w:fill="auto"/>
            <w:tcMar>
              <w:top w:type="dxa" w:w="80"/>
              <w:left w:type="dxa" w:w="80"/>
              <w:bottom w:type="dxa" w:w="80"/>
              <w:right w:type="dxa" w:w="80"/>
            </w:tcMar>
            <w:vAlign w:val="bottom"/>
          </w:tcPr>
          <w:p>
            <w:pPr>
              <w:pStyle w:val="Compact"/>
            </w:pPr>
            <w:r>
              <w:rPr>
                <w:shd w:val="nil" w:color="auto" w:fill="auto"/>
                <w:rtl w:val="0"/>
                <w:lang w:val="en-US"/>
              </w:rPr>
              <w:t>7</w:t>
            </w:r>
          </w:p>
        </w:tc>
      </w:tr>
      <w:tr>
        <w:tblPrEx>
          <w:shd w:val="clear" w:color="auto" w:fill="cad1d7"/>
        </w:tblPrEx>
        <w:trPr>
          <w:trHeight w:val="481" w:hRule="atLeast"/>
        </w:trPr>
        <w:tc>
          <w:tcPr>
            <w:tcW w:type="dxa" w:w="133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Strongly reduce</w:t>
            </w:r>
          </w:p>
        </w:tc>
        <w:tc>
          <w:tcPr>
            <w:tcW w:type="dxa" w:w="133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Reduce</w:t>
            </w:r>
          </w:p>
        </w:tc>
        <w:tc>
          <w:tcPr>
            <w:tcW w:type="dxa" w:w="133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Slightly reduce</w:t>
            </w:r>
          </w:p>
        </w:tc>
        <w:tc>
          <w:tcPr>
            <w:tcW w:type="dxa" w:w="133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Hold / no change</w:t>
            </w:r>
          </w:p>
        </w:tc>
        <w:tc>
          <w:tcPr>
            <w:tcW w:type="dxa" w:w="133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Slightly increase</w:t>
            </w:r>
          </w:p>
        </w:tc>
        <w:tc>
          <w:tcPr>
            <w:tcW w:type="dxa" w:w="133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Increase</w:t>
            </w:r>
          </w:p>
        </w:tc>
        <w:tc>
          <w:tcPr>
            <w:tcW w:type="dxa" w:w="133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Strongly increase</w:t>
            </w:r>
          </w:p>
        </w:tc>
      </w:tr>
    </w:tbl>
    <w:p>
      <w:pPr>
        <w:pStyle w:val="Body Text"/>
        <w:widowControl w:val="0"/>
        <w:spacing w:line="240" w:lineRule="auto"/>
      </w:pPr>
    </w:p>
    <w:p>
      <w:pPr>
        <w:pStyle w:val="Body"/>
      </w:pPr>
      <w:r>
        <mc:AlternateContent>
          <mc:Choice Requires="wps">
            <w:drawing xmlns:a="http://schemas.openxmlformats.org/drawingml/2006/main">
              <wp:inline distT="0" distB="0" distL="0" distR="0">
                <wp:extent cx="5943600" cy="19050"/>
                <wp:effectExtent l="0" t="0" r="0" b="0"/>
                <wp:docPr id="1073741852"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6"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Body"/>
        <w:spacing w:line="240" w:lineRule="auto"/>
      </w:pPr>
      <w:r>
        <w:rPr>
          <w:rFonts w:ascii="Arial Unicode MS" w:cs="Arial Unicode MS" w:hAnsi="Arial Unicode MS" w:eastAsia="Arial Unicode MS"/>
          <w:b w:val="0"/>
          <w:bCs w:val="0"/>
          <w:i w:val="0"/>
          <w:iCs w:val="0"/>
        </w:rPr>
        <w:br w:type="page"/>
      </w:r>
    </w:p>
    <w:p>
      <w:pPr>
        <w:pStyle w:val="First Paragraph"/>
      </w:pPr>
      <w:r>
        <w:rPr>
          <w:b w:val="1"/>
          <w:bCs w:val="1"/>
          <w:rtl w:val="0"/>
          <w:lang w:val="en-US"/>
        </w:rPr>
        <w:t>Scenario 2 of 8 (ID: B2_S02)</w:t>
      </w:r>
    </w:p>
    <w:p>
      <w:pPr>
        <w:pStyle w:val="Body Text"/>
      </w:pPr>
      <w:r>
        <w:rPr>
          <w:b w:val="1"/>
          <w:bCs w:val="1"/>
          <w:rtl w:val="0"/>
          <w:lang w:val="en-US"/>
        </w:rPr>
        <w:t>Company:</w:t>
      </w:r>
      <w:r>
        <w:rPr>
          <w:rtl w:val="0"/>
          <w:lang w:val="en-US"/>
        </w:rPr>
        <w:t xml:space="preserve"> Johnson &amp; Johnson (JNJ) </w:t>
      </w:r>
      <w:r>
        <w:rPr>
          <w:rtl w:val="0"/>
          <w:lang w:val="en-US"/>
        </w:rPr>
        <w:t xml:space="preserve">· </w:t>
      </w:r>
      <w:r>
        <w:rPr>
          <w:rtl w:val="0"/>
          <w:lang w:val="en-US"/>
        </w:rPr>
        <w:t xml:space="preserve">Shock: +1.08% </w:t>
      </w:r>
      <w:r>
        <w:rPr>
          <w:rtl w:val="0"/>
          <w:lang w:val="en-US"/>
        </w:rPr>
        <w:t xml:space="preserve">· </w:t>
      </w:r>
      <w:r>
        <w:rPr>
          <w:rtl w:val="0"/>
          <w:lang w:val="en-US"/>
        </w:rPr>
        <w:t xml:space="preserve">Health Care </w:t>
      </w:r>
      <w:r>
        <w:rPr>
          <w:rtl w:val="0"/>
          <w:lang w:val="en-US"/>
        </w:rPr>
        <w:t xml:space="preserve">· </w:t>
      </w:r>
      <w:r>
        <w:rPr>
          <w:rtl w:val="0"/>
          <w:lang w:val="en-US"/>
        </w:rPr>
        <w:t>2025-12-15</w:t>
      </w:r>
    </w:p>
    <w:p>
      <w:pPr>
        <w:pStyle w:val="Captioned Figure"/>
      </w:pPr>
      <w:r>
        <w:drawing xmlns:a="http://schemas.openxmlformats.org/drawingml/2006/main">
          <wp:inline distT="0" distB="0" distL="0" distR="0">
            <wp:extent cx="5943600" cy="3562685"/>
            <wp:effectExtent l="0" t="0" r="0" b="0"/>
            <wp:docPr id="1073741853" name="officeArt object" descr="chart_B2_S02.png"/>
            <wp:cNvGraphicFramePr/>
            <a:graphic xmlns:a="http://schemas.openxmlformats.org/drawingml/2006/main">
              <a:graphicData uri="http://schemas.openxmlformats.org/drawingml/2006/picture">
                <pic:pic xmlns:pic="http://schemas.openxmlformats.org/drawingml/2006/picture">
                  <pic:nvPicPr>
                    <pic:cNvPr id="1073741853" name="chart_B2_S02.png" descr="chart_B2_S02.png"/>
                    <pic:cNvPicPr>
                      <a:picLocks noChangeAspect="1"/>
                    </pic:cNvPicPr>
                  </pic:nvPicPr>
                  <pic:blipFill>
                    <a:blip r:embed="rId26">
                      <a:extLst/>
                    </a:blip>
                    <a:stretch>
                      <a:fillRect/>
                    </a:stretch>
                  </pic:blipFill>
                  <pic:spPr>
                    <a:xfrm>
                      <a:off x="0" y="0"/>
                      <a:ext cx="5943600" cy="3562685"/>
                    </a:xfrm>
                    <a:prstGeom prst="rect">
                      <a:avLst/>
                    </a:prstGeom>
                    <a:ln w="12700" cap="flat">
                      <a:noFill/>
                      <a:miter lim="400000"/>
                    </a:ln>
                    <a:effectLst/>
                  </pic:spPr>
                </pic:pic>
              </a:graphicData>
            </a:graphic>
          </wp:inline>
        </w:drawing>
      </w:r>
    </w:p>
    <w:p>
      <w:pPr>
        <w:pStyle w:val="Body Text"/>
      </w:pPr>
      <w:r>
        <w:rPr>
          <w:b w:val="1"/>
          <w:bCs w:val="1"/>
          <w:rtl w:val="0"/>
          <w:lang w:val="en-US"/>
        </w:rPr>
        <w:t>News headline:</w:t>
      </w:r>
      <w:r>
        <w:rPr>
          <w:rtl w:val="0"/>
          <w:lang w:val="en-US"/>
        </w:rPr>
        <w:t xml:space="preserve"> Johnson &amp; Johnson Wins FDA Nod For First Precision Combo For Mutated Prostate Cancer</w:t>
      </w:r>
    </w:p>
    <w:p>
      <w:pPr>
        <w:pStyle w:val="Body Text"/>
      </w:pPr>
      <w:r>
        <w:rPr>
          <w:b w:val="1"/>
          <w:bCs w:val="1"/>
          <w:rtl w:val="0"/>
          <w:lang w:val="en-US"/>
        </w:rPr>
        <w:t>News summary:</w:t>
      </w:r>
      <w:r>
        <w:rPr>
          <w:rtl w:val="0"/>
          <w:lang w:val="en-US"/>
        </w:rPr>
        <w:t xml:space="preserve"> Johnson &amp; Johnson won FDA approval for AKEEGA (niraparib and abiraterone acetate) plus prednisone to treat BRCA2-mutated metastatic castration-sensitive prostate cancer, marking the first precision medicine combination treatment for this indication. The approval was based on Phase 3 AMPLITUDE study results showing the treatment cut radiographic progression or death by 54% in patients with BRCA2 mutations, who typically have more aggressive forms of prostate cancer. Reported by multiple sources.</w:t>
      </w:r>
    </w:p>
    <w:p>
      <w:pPr>
        <w:pStyle w:val="Body Text"/>
      </w:pPr>
      <w:r>
        <w:rPr>
          <w:b w:val="1"/>
          <w:bCs w:val="1"/>
          <w:rtl w:val="0"/>
          <w:lang w:val="en-US"/>
        </w:rPr>
        <w:t>Market context:</w:t>
      </w:r>
      <w:r>
        <w:rPr>
          <w:rtl w:val="0"/>
          <w:lang w:val="en-US"/>
        </w:rPr>
        <w:t xml:space="preserve"> Price before event: USD 211.5 | Price 2 hours post-event: USD 214.5 | Reaction: +1.08</w:t>
      </w:r>
    </w:p>
    <w:p>
      <w:pPr>
        <w:pStyle w:val="Body Text"/>
      </w:pPr>
      <w:r>
        <w:rPr>
          <w:i w:val="1"/>
          <w:iCs w:val="1"/>
          <w:rtl w:val="0"/>
          <w:lang w:val="en-US"/>
        </w:rPr>
        <w:t>Note: In Version 1 (ShowSC = 1), the Shock Score dashboard was displayed here, showing the composite score, sentiment direction, severity level, persistence horizon, and protocol recommendation. In Version 2 (ShowSC = 0), this panel was not shown.</w:t>
      </w:r>
    </w:p>
    <w:p>
      <w:pPr>
        <w:pStyle w:val="Body Text"/>
      </w:pPr>
      <w:r>
        <w:rPr>
          <w:b w:val="1"/>
          <w:bCs w:val="1"/>
          <w:rtl w:val="0"/>
          <w:lang w:val="en-US"/>
        </w:rPr>
        <w:t>Q4. Decision:</w:t>
      </w:r>
      <w:r>
        <w:rPr>
          <w:rtl w:val="0"/>
          <w:lang w:val="en-US"/>
        </w:rPr>
        <w:t xml:space="preserve"> Based on the information above, what is your intended portfolio action for this holding?</w:t>
      </w:r>
    </w:p>
    <w:tbl>
      <w:tblPr>
        <w:tblW w:w="935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337"/>
        <w:gridCol w:w="1337"/>
        <w:gridCol w:w="1337"/>
        <w:gridCol w:w="1337"/>
        <w:gridCol w:w="1338"/>
        <w:gridCol w:w="1336"/>
        <w:gridCol w:w="1337"/>
      </w:tblGrid>
      <w:tr>
        <w:tblPrEx>
          <w:shd w:val="clear" w:color="auto" w:fill="156082"/>
        </w:tblPrEx>
        <w:trPr>
          <w:trHeight w:val="221" w:hRule="atLeast"/>
          <w:tblHeader/>
        </w:trPr>
        <w:tc>
          <w:tcPr>
            <w:tcW w:type="dxa" w:w="1337"/>
            <w:tcBorders>
              <w:top w:val="nil"/>
              <w:left w:val="nil"/>
              <w:bottom w:val="nil"/>
              <w:right w:val="nil"/>
            </w:tcBorders>
            <w:shd w:val="clear" w:color="auto" w:fill="auto"/>
            <w:tcMar>
              <w:top w:type="dxa" w:w="80"/>
              <w:left w:type="dxa" w:w="80"/>
              <w:bottom w:type="dxa" w:w="80"/>
              <w:right w:type="dxa" w:w="80"/>
            </w:tcMar>
            <w:vAlign w:val="bottom"/>
          </w:tcPr>
          <w:p>
            <w:pPr>
              <w:pStyle w:val="Compact"/>
            </w:pPr>
            <w:r>
              <w:rPr>
                <w:shd w:val="nil" w:color="auto" w:fill="auto"/>
                <w:rtl w:val="0"/>
                <w:lang w:val="en-US"/>
              </w:rPr>
              <w:t>1</w:t>
            </w:r>
          </w:p>
        </w:tc>
        <w:tc>
          <w:tcPr>
            <w:tcW w:type="dxa" w:w="1336"/>
            <w:tcBorders>
              <w:top w:val="nil"/>
              <w:left w:val="nil"/>
              <w:bottom w:val="nil"/>
              <w:right w:val="nil"/>
            </w:tcBorders>
            <w:shd w:val="clear" w:color="auto" w:fill="auto"/>
            <w:tcMar>
              <w:top w:type="dxa" w:w="80"/>
              <w:left w:type="dxa" w:w="80"/>
              <w:bottom w:type="dxa" w:w="80"/>
              <w:right w:type="dxa" w:w="80"/>
            </w:tcMar>
            <w:vAlign w:val="bottom"/>
          </w:tcPr>
          <w:p>
            <w:pPr>
              <w:pStyle w:val="Compact"/>
            </w:pPr>
            <w:r>
              <w:rPr>
                <w:shd w:val="nil" w:color="auto" w:fill="auto"/>
                <w:rtl w:val="0"/>
                <w:lang w:val="en-US"/>
              </w:rPr>
              <w:t>2</w:t>
            </w:r>
          </w:p>
        </w:tc>
        <w:tc>
          <w:tcPr>
            <w:tcW w:type="dxa" w:w="1336"/>
            <w:tcBorders>
              <w:top w:val="nil"/>
              <w:left w:val="nil"/>
              <w:bottom w:val="nil"/>
              <w:right w:val="nil"/>
            </w:tcBorders>
            <w:shd w:val="clear" w:color="auto" w:fill="auto"/>
            <w:tcMar>
              <w:top w:type="dxa" w:w="80"/>
              <w:left w:type="dxa" w:w="80"/>
              <w:bottom w:type="dxa" w:w="80"/>
              <w:right w:type="dxa" w:w="80"/>
            </w:tcMar>
            <w:vAlign w:val="bottom"/>
          </w:tcPr>
          <w:p>
            <w:pPr>
              <w:pStyle w:val="Compact"/>
            </w:pPr>
            <w:r>
              <w:rPr>
                <w:shd w:val="nil" w:color="auto" w:fill="auto"/>
                <w:rtl w:val="0"/>
                <w:lang w:val="en-US"/>
              </w:rPr>
              <w:t>3</w:t>
            </w:r>
          </w:p>
        </w:tc>
        <w:tc>
          <w:tcPr>
            <w:tcW w:type="dxa" w:w="1337"/>
            <w:tcBorders>
              <w:top w:val="nil"/>
              <w:left w:val="nil"/>
              <w:bottom w:val="nil"/>
              <w:right w:val="nil"/>
            </w:tcBorders>
            <w:shd w:val="clear" w:color="auto" w:fill="auto"/>
            <w:tcMar>
              <w:top w:type="dxa" w:w="80"/>
              <w:left w:type="dxa" w:w="80"/>
              <w:bottom w:type="dxa" w:w="80"/>
              <w:right w:type="dxa" w:w="80"/>
            </w:tcMar>
            <w:vAlign w:val="bottom"/>
          </w:tcPr>
          <w:p>
            <w:pPr>
              <w:pStyle w:val="Compact"/>
            </w:pPr>
            <w:r>
              <w:rPr>
                <w:shd w:val="nil" w:color="auto" w:fill="auto"/>
                <w:rtl w:val="0"/>
                <w:lang w:val="en-US"/>
              </w:rPr>
              <w:t>4</w:t>
            </w:r>
          </w:p>
        </w:tc>
        <w:tc>
          <w:tcPr>
            <w:tcW w:type="dxa" w:w="1337"/>
            <w:tcBorders>
              <w:top w:val="nil"/>
              <w:left w:val="nil"/>
              <w:bottom w:val="nil"/>
              <w:right w:val="nil"/>
            </w:tcBorders>
            <w:shd w:val="clear" w:color="auto" w:fill="auto"/>
            <w:tcMar>
              <w:top w:type="dxa" w:w="80"/>
              <w:left w:type="dxa" w:w="80"/>
              <w:bottom w:type="dxa" w:w="80"/>
              <w:right w:type="dxa" w:w="80"/>
            </w:tcMar>
            <w:vAlign w:val="bottom"/>
          </w:tcPr>
          <w:p>
            <w:pPr>
              <w:pStyle w:val="Compact"/>
            </w:pPr>
            <w:r>
              <w:rPr>
                <w:shd w:val="nil" w:color="auto" w:fill="auto"/>
                <w:rtl w:val="0"/>
                <w:lang w:val="en-US"/>
              </w:rPr>
              <w:t>5</w:t>
            </w:r>
          </w:p>
        </w:tc>
        <w:tc>
          <w:tcPr>
            <w:tcW w:type="dxa" w:w="1336"/>
            <w:tcBorders>
              <w:top w:val="nil"/>
              <w:left w:val="nil"/>
              <w:bottom w:val="nil"/>
              <w:right w:val="nil"/>
            </w:tcBorders>
            <w:shd w:val="clear" w:color="auto" w:fill="auto"/>
            <w:tcMar>
              <w:top w:type="dxa" w:w="80"/>
              <w:left w:type="dxa" w:w="80"/>
              <w:bottom w:type="dxa" w:w="80"/>
              <w:right w:type="dxa" w:w="80"/>
            </w:tcMar>
            <w:vAlign w:val="bottom"/>
          </w:tcPr>
          <w:p>
            <w:pPr>
              <w:pStyle w:val="Compact"/>
            </w:pPr>
            <w:r>
              <w:rPr>
                <w:shd w:val="nil" w:color="auto" w:fill="auto"/>
                <w:rtl w:val="0"/>
                <w:lang w:val="en-US"/>
              </w:rPr>
              <w:t>6</w:t>
            </w:r>
          </w:p>
        </w:tc>
        <w:tc>
          <w:tcPr>
            <w:tcW w:type="dxa" w:w="1337"/>
            <w:tcBorders>
              <w:top w:val="nil"/>
              <w:left w:val="nil"/>
              <w:bottom w:val="nil"/>
              <w:right w:val="nil"/>
            </w:tcBorders>
            <w:shd w:val="clear" w:color="auto" w:fill="auto"/>
            <w:tcMar>
              <w:top w:type="dxa" w:w="80"/>
              <w:left w:type="dxa" w:w="80"/>
              <w:bottom w:type="dxa" w:w="80"/>
              <w:right w:type="dxa" w:w="80"/>
            </w:tcMar>
            <w:vAlign w:val="bottom"/>
          </w:tcPr>
          <w:p>
            <w:pPr>
              <w:pStyle w:val="Compact"/>
            </w:pPr>
            <w:r>
              <w:rPr>
                <w:shd w:val="nil" w:color="auto" w:fill="auto"/>
                <w:rtl w:val="0"/>
                <w:lang w:val="en-US"/>
              </w:rPr>
              <w:t>7</w:t>
            </w:r>
          </w:p>
        </w:tc>
      </w:tr>
      <w:tr>
        <w:tblPrEx>
          <w:shd w:val="clear" w:color="auto" w:fill="cad1d7"/>
        </w:tblPrEx>
        <w:trPr>
          <w:trHeight w:val="481" w:hRule="atLeast"/>
        </w:trPr>
        <w:tc>
          <w:tcPr>
            <w:tcW w:type="dxa" w:w="133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Strongly reduce</w:t>
            </w:r>
          </w:p>
        </w:tc>
        <w:tc>
          <w:tcPr>
            <w:tcW w:type="dxa" w:w="133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Reduce</w:t>
            </w:r>
          </w:p>
        </w:tc>
        <w:tc>
          <w:tcPr>
            <w:tcW w:type="dxa" w:w="133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Slightly reduce</w:t>
            </w:r>
          </w:p>
        </w:tc>
        <w:tc>
          <w:tcPr>
            <w:tcW w:type="dxa" w:w="133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Hold / no change</w:t>
            </w:r>
          </w:p>
        </w:tc>
        <w:tc>
          <w:tcPr>
            <w:tcW w:type="dxa" w:w="133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Slightly increase</w:t>
            </w:r>
          </w:p>
        </w:tc>
        <w:tc>
          <w:tcPr>
            <w:tcW w:type="dxa" w:w="133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Increase</w:t>
            </w:r>
          </w:p>
        </w:tc>
        <w:tc>
          <w:tcPr>
            <w:tcW w:type="dxa" w:w="133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Strongly increase</w:t>
            </w:r>
          </w:p>
        </w:tc>
      </w:tr>
    </w:tbl>
    <w:p>
      <w:pPr>
        <w:pStyle w:val="Body Text"/>
        <w:widowControl w:val="0"/>
        <w:spacing w:line="240" w:lineRule="auto"/>
      </w:pPr>
    </w:p>
    <w:p>
      <w:pPr>
        <w:pStyle w:val="Body"/>
      </w:pPr>
      <w:r>
        <mc:AlternateContent>
          <mc:Choice Requires="wps">
            <w:drawing xmlns:a="http://schemas.openxmlformats.org/drawingml/2006/main">
              <wp:inline distT="0" distB="0" distL="0" distR="0">
                <wp:extent cx="5943600" cy="19050"/>
                <wp:effectExtent l="0" t="0" r="0" b="0"/>
                <wp:docPr id="1073741854"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7"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First Paragraph"/>
      </w:pPr>
      <w:r>
        <w:rPr>
          <w:i w:val="1"/>
          <w:iCs w:val="1"/>
          <w:rtl w:val="0"/>
          <w:lang w:val="en-US"/>
        </w:rPr>
        <w:t>Scenarios 3</w:t>
      </w:r>
      <w:r>
        <w:rPr>
          <w:i w:val="1"/>
          <w:iCs w:val="1"/>
          <w:rtl w:val="0"/>
          <w:lang w:val="en-US"/>
        </w:rPr>
        <w:t>–</w:t>
      </w:r>
      <w:r>
        <w:rPr>
          <w:i w:val="1"/>
          <w:iCs w:val="1"/>
          <w:rtl w:val="0"/>
          <w:lang w:val="en-US"/>
        </w:rPr>
        <w:t>8 follow the identical structure presented above.</w:t>
      </w:r>
    </w:p>
    <w:p>
      <w:pPr>
        <w:pStyle w:val="Body"/>
      </w:pPr>
      <w:r>
        <mc:AlternateContent>
          <mc:Choice Requires="wps">
            <w:drawing xmlns:a="http://schemas.openxmlformats.org/drawingml/2006/main">
              <wp:inline distT="0" distB="0" distL="0" distR="0">
                <wp:extent cx="5943600" cy="19050"/>
                <wp:effectExtent l="0" t="0" r="0" b="0"/>
                <wp:docPr id="1073741855"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8"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First Paragraph"/>
      </w:pPr>
      <w:r>
        <w:rPr>
          <w:i w:val="1"/>
          <w:iCs w:val="1"/>
          <w:rtl w:val="0"/>
          <w:lang w:val="en-US"/>
        </w:rPr>
        <w:t>End of Block 1. Upon completion, respondents were thanked and provided with a contact address for questions. Blocks 2 and 3 were administered as separate survey links.</w:t>
      </w:r>
      <w:bookmarkEnd w:id="243"/>
      <w:bookmarkEnd w:id="242"/>
    </w:p>
    <w:sectPr>
      <w:headerReference w:type="default" r:id="rId27"/>
      <w:pgSz w:w="12240" w:h="15840" w:orient="portrait"/>
      <w:pgMar w:top="1440" w:right="1440" w:bottom="1440" w:left="1440" w:header="720" w:footer="720"/>
      <w:bidi w:val="0"/>
    </w:sectPr>
  </w:body>
</w:document>
</file>

<file path=word/comments.xml><?xml version="1.0" encoding="utf-8"?>
<w:comments xmlns:w="http://schemas.openxmlformats.org/wordprocessingml/2006/main" xmlns:r="http://schemas.openxmlformats.org/officeDocument/2006/relationships" xmlns:wp="http://schemas.openxmlformats.org/drawingml/2006/wordprocessingDrawing" xmlns:w14="http://schemas.microsoft.com/office/word/2010/wordml">
  <w:comment w:id="6" w:author="Stefano Canossa" w:date="2026-05-29T10:40:06Z">
    <w:p w14:paraId="1111FFFF">
      <w:pPr>
        <w:pStyle w:val="Default"/>
        <w:bidi w:val="0"/>
      </w:pPr>
    </w:p>
    <w:p w14:paraId="11120000">
      <w:pPr>
        <w:pStyle w:val="Default"/>
        <w:bidi w:val="0"/>
      </w:pPr>
      <w:r>
        <w:rPr>
          <w:rFonts w:cs="Arial Unicode MS" w:eastAsia="Arial Unicode MS"/>
          <w:rtl w:val="0"/>
        </w:rPr>
        <w:t>Alex, this last statement is a little misleading. While your research is motivated by the documented gap in literature, your thesis addresses whether  external financial information shocks lead to statistically significant differences in managers</w:t>
      </w:r>
      <w:r>
        <w:rPr>
          <w:rFonts w:cs="Arial Unicode MS" w:eastAsia="Arial Unicode MS" w:hint="default"/>
          <w:rtl w:val="0"/>
        </w:rPr>
        <w:t xml:space="preserve">’ </w:t>
      </w:r>
      <w:r>
        <w:rPr>
          <w:rFonts w:cs="Arial Unicode MS" w:eastAsia="Arial Unicode MS"/>
          <w:rtl w:val="0"/>
        </w:rPr>
        <w:t xml:space="preserve">immediate Net Risk Stance responses and, in downstream evaluation, portfolio risk </w:t>
      </w:r>
      <w:r>
        <w:rPr>
          <w:rFonts w:cs="Arial Unicode MS" w:eastAsia="Arial Unicode MS" w:hint="default"/>
          <w:rtl w:val="0"/>
        </w:rPr>
        <w:t xml:space="preserve">– </w:t>
      </w:r>
      <w:r>
        <w:rPr>
          <w:rFonts w:cs="Arial Unicode MS" w:eastAsia="Arial Unicode MS"/>
          <w:rtl w:val="0"/>
        </w:rPr>
        <w:t>return outcomes, and if  providing the Shock Score to portfolio managers affect investment decision outcomes, measured through portfolio risk</w:t>
      </w:r>
      <w:r>
        <w:rPr>
          <w:rFonts w:cs="Arial Unicode MS" w:eastAsia="Arial Unicode MS" w:hint="default"/>
          <w:rtl w:val="0"/>
        </w:rPr>
        <w:t>–</w:t>
      </w:r>
      <w:r>
        <w:rPr>
          <w:rFonts w:cs="Arial Unicode MS" w:eastAsia="Arial Unicode MS"/>
          <w:rtl w:val="0"/>
        </w:rPr>
        <w:t>return metrics, relative to a condition in which the Shock Score is not provided. These are your research questions, and while researching these questions, your thesis contributes to reduce the identified gap. Adjust the ending of this paragraph accordingly</w:t>
      </w:r>
    </w:p>
  </w:comment>
  <w:comment w:id="7" w:author="Stefano Canossa" w:date="2026-05-29T10:47:12Z">
    <w:p w14:paraId="11120001">
      <w:pPr>
        <w:pStyle w:val="Default"/>
        <w:bidi w:val="0"/>
      </w:pPr>
    </w:p>
    <w:p w14:paraId="11120002">
      <w:pPr>
        <w:pStyle w:val="Default"/>
        <w:bidi w:val="0"/>
      </w:pPr>
      <w:r>
        <w:rPr>
          <w:rFonts w:cs="Arial Unicode MS" w:eastAsia="Arial Unicode MS"/>
          <w:rtl w:val="0"/>
        </w:rPr>
        <w:t>The way you</w:t>
      </w:r>
      <w:r>
        <w:rPr>
          <w:rFonts w:cs="Arial Unicode MS" w:eastAsia="Arial Unicode MS" w:hint="default"/>
          <w:rtl w:val="0"/>
        </w:rPr>
        <w:t>’</w:t>
      </w:r>
      <w:r>
        <w:rPr>
          <w:rFonts w:cs="Arial Unicode MS" w:eastAsia="Arial Unicode MS"/>
          <w:rtl w:val="0"/>
        </w:rPr>
        <w:t>re phrasing this already implies the result of the statistical analysis. Adjust the working at this stage using the same language you use for the two null hypotheses</w:t>
      </w:r>
    </w:p>
  </w:comment>
  <w:comment w:id="8" w:author="Stefano Canossa" w:date="2026-05-29T10:51:34Z">
    <w:p w14:paraId="11120003">
      <w:pPr>
        <w:pStyle w:val="Default"/>
        <w:bidi w:val="0"/>
      </w:pPr>
    </w:p>
    <w:p w14:paraId="11120004">
      <w:pPr>
        <w:pStyle w:val="Default"/>
        <w:bidi w:val="0"/>
      </w:pPr>
      <w:r>
        <w:rPr>
          <w:rFonts w:cs="Arial Unicode MS" w:eastAsia="Arial Unicode MS"/>
          <w:rtl w:val="0"/>
        </w:rPr>
        <w:t xml:space="preserve">Also, here align your wording with what is expected in hypothesis testing, hence clearly indicate whether in the case of hypothesis1 and hypothesis2 the null hypothesis is rejected with x% confidence level in favour of the alternative hypothesis </w:t>
      </w:r>
    </w:p>
  </w:comment>
  <w:comment w:id="12" w:author="Stefano Canossa" w:date="2026-05-29T10:55:17Z">
    <w:p w14:paraId="11120005">
      <w:pPr>
        <w:pStyle w:val="Default"/>
        <w:bidi w:val="0"/>
      </w:pPr>
    </w:p>
    <w:p w14:paraId="11120006">
      <w:pPr>
        <w:pStyle w:val="Default"/>
        <w:bidi w:val="0"/>
      </w:pPr>
      <w:r>
        <w:rPr>
          <w:rFonts w:cs="Arial Unicode MS" w:eastAsia="Arial Unicode MS"/>
          <w:rtl w:val="0"/>
        </w:rPr>
        <w:t>Check indentation requirements as per APA guidelines. All paragraphs start with indentation. I will not mention this going forwards, but ensure consistency throughout the document.</w:t>
      </w:r>
    </w:p>
  </w:comment>
  <w:comment w:id="13" w:author="Stefano Canossa" w:date="2026-05-29T10:57:19Z">
    <w:p w14:paraId="11120007">
      <w:pPr>
        <w:pStyle w:val="Default"/>
        <w:bidi w:val="0"/>
      </w:pPr>
    </w:p>
    <w:p w14:paraId="11120008">
      <w:pPr>
        <w:pStyle w:val="Default"/>
        <w:bidi w:val="0"/>
      </w:pPr>
      <w:r>
        <w:rPr>
          <w:rFonts w:cs="Arial Unicode MS" w:eastAsia="Arial Unicode MS"/>
          <w:rtl w:val="0"/>
        </w:rPr>
        <w:t>It is ok to keep this as links in the working document, mind that the in final version you submit, in-text references cannot be formatted as links - check APA guidelines. Also in this case I will not repeat this going forward, but do ensure consistency throughout</w:t>
      </w:r>
    </w:p>
  </w:comment>
  <w:comment w:id="26" w:author="Stefano Canossa" w:date="2026-05-29T14:49:24Z">
    <w:p w14:paraId="11120009">
      <w:pPr>
        <w:pStyle w:val="Default"/>
        <w:bidi w:val="0"/>
      </w:pPr>
    </w:p>
    <w:p w14:paraId="1112000A">
      <w:pPr>
        <w:pStyle w:val="Default"/>
        <w:bidi w:val="0"/>
      </w:pPr>
      <w:r>
        <w:rPr>
          <w:rFonts w:cs="Arial Unicode MS" w:eastAsia="Arial Unicode MS"/>
          <w:rtl w:val="0"/>
        </w:rPr>
        <w:t>This is a bold statement, a thesis at master or doctoral level cannot consider all the research on any specific topic. I</w:t>
      </w:r>
      <w:r>
        <w:rPr>
          <w:rFonts w:cs="Arial Unicode MS" w:eastAsia="Arial Unicode MS" w:hint="default"/>
          <w:rtl w:val="0"/>
        </w:rPr>
        <w:t>’</w:t>
      </w:r>
      <w:r>
        <w:rPr>
          <w:rFonts w:cs="Arial Unicode MS" w:eastAsia="Arial Unicode MS"/>
          <w:rtl w:val="0"/>
        </w:rPr>
        <w:t>d refer to the fact that the integration has not been attempted within the range of the considered literature, and in case you can state that the author could not identify research that studied such convergence</w:t>
      </w:r>
    </w:p>
  </w:comment>
  <w:comment w:id="28" w:author="Stefano Canossa" w:date="2026-05-29T14:54:18Z">
    <w:p w14:paraId="1112000B">
      <w:pPr>
        <w:pStyle w:val="Default"/>
        <w:bidi w:val="0"/>
      </w:pPr>
    </w:p>
    <w:p w14:paraId="1112000C">
      <w:pPr>
        <w:pStyle w:val="Default"/>
        <w:bidi w:val="0"/>
      </w:pPr>
      <w:r>
        <w:rPr>
          <w:rFonts w:cs="Arial Unicode MS" w:eastAsia="Arial Unicode MS"/>
          <w:rtl w:val="0"/>
        </w:rPr>
        <w:t>Why capitalised?</w:t>
      </w:r>
    </w:p>
  </w:comment>
  <w:comment w:id="30" w:author="Stefano Canossa" w:date="2026-05-29T14:55:50Z">
    <w:p w14:paraId="1112000D">
      <w:pPr>
        <w:pStyle w:val="Default"/>
        <w:bidi w:val="0"/>
      </w:pPr>
    </w:p>
    <w:p w14:paraId="1112000E">
      <w:pPr>
        <w:pStyle w:val="Default"/>
        <w:bidi w:val="0"/>
      </w:pPr>
      <w:r>
        <w:rPr>
          <w:rFonts w:cs="Arial Unicode MS" w:eastAsia="Arial Unicode MS"/>
          <w:rtl w:val="0"/>
        </w:rPr>
        <w:t>Alex very often you use hyphens to break sentences - this is what AI provided text normally does. Consider using punctuation  such as comas in this case. I have seen the use of hyphens often in previous pages. I will not point this out again, but ensure you revise this throughout the document.</w:t>
      </w:r>
    </w:p>
  </w:comment>
  <w:comment w:id="32" w:author="Stefano Canossa" w:date="2026-05-29T15:02:08Z">
    <w:p w14:paraId="1112000F">
      <w:pPr>
        <w:pStyle w:val="Default"/>
        <w:bidi w:val="0"/>
      </w:pPr>
    </w:p>
    <w:p w14:paraId="11120010">
      <w:pPr>
        <w:pStyle w:val="Default"/>
        <w:bidi w:val="0"/>
      </w:pPr>
      <w:r>
        <w:rPr>
          <w:rFonts w:cs="Arial Unicode MS" w:eastAsia="Arial Unicode MS"/>
          <w:rtl w:val="0"/>
        </w:rPr>
        <w:t>At this stage I have not read ch5 and ch6, but does your thesis really proposes how to integrate an additional layer of behavioural risk monitoring within investment decision processes? If this is not truly the case, save such considerations for ch 6 when you formalise your suggestions for further research</w:t>
      </w:r>
    </w:p>
  </w:comment>
  <w:comment w:id="35" w:author="Stefano Canossa" w:date="2026-05-29T15:05:13Z">
    <w:p w14:paraId="11120011">
      <w:pPr>
        <w:pStyle w:val="Default"/>
        <w:bidi w:val="0"/>
      </w:pPr>
    </w:p>
    <w:p w14:paraId="11120012">
      <w:pPr>
        <w:pStyle w:val="Default"/>
        <w:bidi w:val="0"/>
      </w:pPr>
      <w:r>
        <w:rPr>
          <w:rFonts w:cs="Arial Unicode MS" w:eastAsia="Arial Unicode MS"/>
          <w:rtl w:val="0"/>
        </w:rPr>
        <w:t xml:space="preserve">Section 1.5.1 defines the perimeter of your secondary data. For completeness, start here commenting also on the perimeter of your primary data and how the two data sets are jointly used in your research to infer knowledge. </w:t>
      </w:r>
    </w:p>
  </w:comment>
  <w:comment w:id="37" w:author="Stefano Canossa" w:date="2026-05-29T15:07:08Z">
    <w:p w14:paraId="11120013">
      <w:pPr>
        <w:pStyle w:val="Default"/>
        <w:bidi w:val="0"/>
      </w:pPr>
    </w:p>
    <w:p w14:paraId="11120014">
      <w:pPr>
        <w:pStyle w:val="Default"/>
        <w:bidi w:val="0"/>
      </w:pPr>
      <w:r>
        <w:rPr>
          <w:rFonts w:cs="Arial Unicode MS" w:eastAsia="Arial Unicode MS"/>
          <w:rtl w:val="0"/>
        </w:rPr>
        <w:t>Also here in 1.5.2 better relate the time horizon to your primary and secondary data</w:t>
      </w:r>
    </w:p>
  </w:comment>
  <w:comment w:id="39" w:author="Stefano Canossa" w:date="2026-05-29T15:08:14Z">
    <w:p w14:paraId="11120015">
      <w:pPr>
        <w:pStyle w:val="Default"/>
        <w:bidi w:val="0"/>
      </w:pPr>
    </w:p>
    <w:p w14:paraId="11120016">
      <w:pPr>
        <w:pStyle w:val="Default"/>
        <w:bidi w:val="0"/>
      </w:pPr>
      <w:r>
        <w:rPr>
          <w:rFonts w:cs="Arial Unicode MS" w:eastAsia="Arial Unicode MS"/>
          <w:rtl w:val="0"/>
        </w:rPr>
        <w:t xml:space="preserve">You need a reference for this, which you then use every time you refer to </w:t>
      </w:r>
      <w:r>
        <w:rPr>
          <w:rFonts w:cs="Arial Unicode MS" w:eastAsia="Arial Unicode MS" w:hint="default"/>
          <w:rtl w:val="0"/>
        </w:rPr>
        <w:t>“</w:t>
      </w:r>
      <w:r>
        <w:rPr>
          <w:rFonts w:cs="Arial Unicode MS" w:eastAsia="Arial Unicode MS"/>
          <w:rtl w:val="0"/>
        </w:rPr>
        <w:t>within-subject quasi-experimental</w:t>
      </w:r>
      <w:r>
        <w:rPr>
          <w:rFonts w:cs="Arial Unicode MS" w:eastAsia="Arial Unicode MS" w:hint="default"/>
          <w:rtl w:val="0"/>
        </w:rPr>
        <w:t>”</w:t>
      </w:r>
    </w:p>
  </w:comment>
  <w:comment w:id="107" w:author="Stefano Canossa" w:date="2026-05-29T16:05:43Z">
    <w:p w14:paraId="11120017">
      <w:pPr>
        <w:pStyle w:val="Default"/>
        <w:bidi w:val="0"/>
      </w:pPr>
    </w:p>
    <w:p w14:paraId="11120018">
      <w:pPr>
        <w:pStyle w:val="Default"/>
        <w:bidi w:val="0"/>
      </w:pPr>
      <w:r>
        <w:rPr>
          <w:rFonts w:cs="Arial Unicode MS" w:eastAsia="Arial Unicode MS"/>
          <w:rtl w:val="0"/>
        </w:rPr>
        <w:t>Ecological?</w:t>
      </w:r>
    </w:p>
  </w:comment>
  <w:comment w:id="108" w:author="Stefano Canossa" w:date="2026-05-29T16:09:47Z">
    <w:p w14:paraId="11120019">
      <w:pPr>
        <w:pStyle w:val="Default"/>
        <w:bidi w:val="0"/>
      </w:pPr>
    </w:p>
    <w:p w14:paraId="1112001A">
      <w:pPr>
        <w:pStyle w:val="Default"/>
        <w:bidi w:val="0"/>
      </w:pPr>
      <w:r>
        <w:rPr>
          <w:rFonts w:cs="Arial Unicode MS" w:eastAsia="Arial Unicode MS"/>
          <w:rtl w:val="0"/>
        </w:rPr>
        <w:t>At this stage for the reader is still unclear how the population is used and how the respondent interact with the scenarios. Add a couple of sentences here to clarify this to the reader</w:t>
      </w:r>
    </w:p>
  </w:comment>
  <w:comment w:id="112" w:author="Stefano Canossa" w:date="2026-05-29T16:11:30Z">
    <w:p w14:paraId="1112001B">
      <w:pPr>
        <w:pStyle w:val="Default"/>
        <w:bidi w:val="0"/>
      </w:pPr>
    </w:p>
    <w:p w14:paraId="1112001C">
      <w:pPr>
        <w:pStyle w:val="Default"/>
        <w:bidi w:val="0"/>
      </w:pPr>
      <w:r>
        <w:rPr>
          <w:rFonts w:cs="Arial Unicode MS" w:eastAsia="Arial Unicode MS"/>
          <w:rtl w:val="0"/>
        </w:rPr>
        <w:t>Unless you have definite already above, add an explanation of what a 30-minute bar is - member of the commissions or other readers may not be familiar with this terminology</w:t>
      </w:r>
    </w:p>
  </w:comment>
  <w:comment w:id="114" w:author="Stefano Canossa" w:date="2026-05-29T16:13:28Z">
    <w:p w14:paraId="1112001D">
      <w:pPr>
        <w:pStyle w:val="Default"/>
        <w:bidi w:val="0"/>
      </w:pPr>
    </w:p>
    <w:p w14:paraId="1112001E">
      <w:pPr>
        <w:pStyle w:val="Default"/>
        <w:bidi w:val="0"/>
      </w:pPr>
      <w:r>
        <w:rPr>
          <w:rFonts w:cs="Arial Unicode MS" w:eastAsia="Arial Unicode MS"/>
          <w:rtl w:val="0"/>
        </w:rPr>
        <w:t>Better define what a ticker and this specific ticker is - not all readers of your work are finance practitioners.</w:t>
      </w:r>
    </w:p>
  </w:comment>
  <w:comment w:id="120" w:author="Stefano Canossa" w:date="2026-05-29T16:18:04Z">
    <w:p w14:paraId="1112001F">
      <w:pPr>
        <w:pStyle w:val="Default"/>
        <w:bidi w:val="0"/>
      </w:pPr>
    </w:p>
    <w:p w14:paraId="11120020">
      <w:pPr>
        <w:pStyle w:val="Default"/>
        <w:bidi w:val="0"/>
      </w:pPr>
      <w:r>
        <w:rPr>
          <w:rFonts w:cs="Arial Unicode MS" w:eastAsia="Arial Unicode MS"/>
          <w:rtl w:val="0"/>
        </w:rPr>
        <w:t>What survey are you referring to here, if it is your survey to collect primary data, confirm it here, and expand on why an Anthropic</w:t>
      </w:r>
      <w:r>
        <w:rPr>
          <w:rFonts w:cs="Arial Unicode MS" w:eastAsia="Arial Unicode MS" w:hint="default"/>
          <w:rtl w:val="0"/>
        </w:rPr>
        <w:t>’</w:t>
      </w:r>
      <w:r>
        <w:rPr>
          <w:rFonts w:cs="Arial Unicode MS" w:eastAsia="Arial Unicode MS"/>
          <w:rtl w:val="0"/>
        </w:rPr>
        <w:t>s summary is needed/beneficial</w:t>
      </w:r>
    </w:p>
  </w:comment>
  <w:comment w:id="122" w:author="Stefano Canossa" w:date="2026-05-29T16:34:10Z">
    <w:p w14:paraId="11120021">
      <w:pPr>
        <w:pStyle w:val="Default"/>
        <w:bidi w:val="0"/>
      </w:pPr>
    </w:p>
    <w:p w14:paraId="11120022">
      <w:pPr>
        <w:pStyle w:val="Default"/>
        <w:bidi w:val="0"/>
      </w:pPr>
      <w:r>
        <w:rPr>
          <w:rFonts w:cs="Arial Unicode MS" w:eastAsia="Arial Unicode MS"/>
          <w:rtl w:val="0"/>
        </w:rPr>
        <w:t>Specify that with candidate you refer to the selected equities part of the universe defined above</w:t>
      </w:r>
      <w:r>
        <w:rPr>
          <w:rFonts w:cs="Arial Unicode MS" w:eastAsia="Arial Unicode MS" w:hint="default"/>
          <w:rtl w:val="0"/>
        </w:rPr>
        <w:t>…</w:t>
      </w:r>
      <w:r>
        <w:rPr>
          <w:rFonts w:cs="Arial Unicode MS" w:eastAsia="Arial Unicode MS"/>
          <w:rtl w:val="0"/>
        </w:rPr>
        <w:t>.</w:t>
      </w:r>
    </w:p>
  </w:comment>
  <w:comment w:id="129" w:author="Stefano Canossa" w:date="2026-05-29T16:41:52Z">
    <w:p w14:paraId="11120023"/>
    <w:p w14:paraId="11120024">
      <w:r>
        <w:rPr>
          <w:rFonts w:ascii="Helvetica" w:cs="Arial Unicode MS" w:hAnsi="Helvetica" w:eastAsia="Arial Unicode MS"/>
          <w:rtl w:val="0"/>
        </w:rPr>
        <w:t>In this chart properly format w_1</w:t>
      </w:r>
      <w:r>
        <w:rPr>
          <w:rFonts w:ascii="Helvetica" w:cs="Arial Unicode MS" w:hAnsi="Helvetica" w:eastAsia="Arial Unicode MS" w:hint="default"/>
          <w:rtl w:val="0"/>
        </w:rPr>
        <w:t xml:space="preserve">’ </w:t>
      </w:r>
      <w:r>
        <w:rPr>
          <w:rFonts w:ascii="Helvetica" w:cs="Arial Unicode MS" w:hAnsi="Helvetica" w:eastAsia="Arial Unicode MS"/>
          <w:rtl w:val="0"/>
        </w:rPr>
        <w:t>and x_e</w:t>
      </w:r>
    </w:p>
  </w:comment>
  <w:comment w:id="134" w:author="Stefano Canossa" w:date="2026-05-29T16:40:48Z">
    <w:p w14:paraId="11120025">
      <w:pPr>
        <w:pStyle w:val="Default"/>
        <w:bidi w:val="0"/>
      </w:pPr>
    </w:p>
    <w:p w14:paraId="11120026">
      <w:pPr>
        <w:pStyle w:val="Default"/>
        <w:bidi w:val="0"/>
      </w:pPr>
      <w:r>
        <w:rPr>
          <w:rFonts w:cs="Arial Unicode MS" w:eastAsia="Arial Unicode MS"/>
          <w:rtl w:val="0"/>
        </w:rPr>
        <w:t>Properly format this</w:t>
      </w:r>
    </w:p>
  </w:comment>
  <w:comment w:id="135" w:author="Stefano Canossa" w:date="2026-05-29T16:42:50Z">
    <w:p w14:paraId="11120027">
      <w:pPr>
        <w:pStyle w:val="Default"/>
        <w:bidi w:val="0"/>
      </w:pPr>
    </w:p>
    <w:p w14:paraId="11120028">
      <w:pPr>
        <w:pStyle w:val="Default"/>
        <w:bidi w:val="0"/>
      </w:pPr>
      <w:r>
        <w:rPr>
          <w:rFonts w:cs="Arial Unicode MS" w:eastAsia="Arial Unicode MS"/>
          <w:rtl w:val="0"/>
        </w:rPr>
        <w:t>Expand on why this facilitates parsimonious hypothesis testing</w:t>
      </w:r>
    </w:p>
  </w:comment>
  <w:comment w:id="136" w:author="Stefano Canossa" w:date="2026-05-29T16:43:23Z">
    <w:p w14:paraId="11120029">
      <w:pPr>
        <w:pStyle w:val="Default"/>
        <w:bidi w:val="0"/>
      </w:pPr>
    </w:p>
    <w:p w14:paraId="1112002A">
      <w:pPr>
        <w:pStyle w:val="Default"/>
        <w:bidi w:val="0"/>
      </w:pPr>
      <w:r>
        <w:rPr>
          <w:rFonts w:cs="Arial Unicode MS" w:eastAsia="Arial Unicode MS"/>
          <w:rtl w:val="0"/>
        </w:rPr>
        <w:t>Further expand on the use and mathematical mechanics of the w_1 vector, which effectively applies a weight to each of the identified shock components. Also expands on why PCA provides an indication of the weight to use - readers may not be familiar with the mechanics of PCA</w:t>
      </w:r>
    </w:p>
  </w:comment>
  <w:comment w:id="139" w:author="Stefano Canossa" w:date="2026-05-29T16:47:27Z">
    <w:p w14:paraId="1112002B">
      <w:pPr>
        <w:pStyle w:val="Default"/>
        <w:bidi w:val="0"/>
      </w:pPr>
    </w:p>
    <w:p w14:paraId="1112002C">
      <w:pPr>
        <w:pStyle w:val="Default"/>
        <w:bidi w:val="0"/>
      </w:pPr>
      <w:r>
        <w:rPr>
          <w:rFonts w:cs="Arial Unicode MS" w:eastAsia="Arial Unicode MS"/>
          <w:rtl w:val="0"/>
        </w:rPr>
        <w:t>Why the difference in the range -1 to +1? What values P(pos) and P(neg) are expected to receive? Explain this to facilitate the reading of this paragraph</w:t>
      </w:r>
    </w:p>
  </w:comment>
  <w:comment w:id="140" w:author="Stefano Canossa" w:date="2026-05-29T16:51:00Z">
    <w:p w14:paraId="1112002D">
      <w:pPr>
        <w:pStyle w:val="Default"/>
        <w:bidi w:val="0"/>
      </w:pPr>
    </w:p>
    <w:p w14:paraId="1112002E">
      <w:pPr>
        <w:pStyle w:val="Default"/>
        <w:bidi w:val="0"/>
      </w:pPr>
      <w:r>
        <w:rPr>
          <w:rFonts w:cs="Arial Unicode MS" w:eastAsia="Arial Unicode MS"/>
          <w:rtl w:val="0"/>
        </w:rPr>
        <w:t>Properly forma AI_e - I will not point this out anymore, but ensure proper formatting of the formulae elements when referred to in text.</w:t>
      </w:r>
    </w:p>
  </w:comment>
  <w:comment w:id="141" w:author="Stefano Canossa" w:date="2026-05-29T16:54:38Z">
    <w:p w14:paraId="1112002F">
      <w:pPr>
        <w:pStyle w:val="Default"/>
        <w:bidi w:val="0"/>
      </w:pPr>
    </w:p>
    <w:p w14:paraId="11120030">
      <w:pPr>
        <w:pStyle w:val="Default"/>
        <w:bidi w:val="0"/>
      </w:pPr>
      <w:r>
        <w:rPr>
          <w:rFonts w:cs="Arial Unicode MS" w:eastAsia="Arial Unicode MS"/>
          <w:rtl w:val="0"/>
        </w:rPr>
        <w:t>Expand on why you take the absolute value of r_shock.</w:t>
      </w:r>
    </w:p>
  </w:comment>
  <w:comment w:id="142" w:author="Stefano Canossa" w:date="2026-05-29T16:55:52Z">
    <w:p w14:paraId="11120031">
      <w:pPr>
        <w:pStyle w:val="Default"/>
        <w:bidi w:val="0"/>
      </w:pPr>
    </w:p>
    <w:p w14:paraId="11120032">
      <w:pPr>
        <w:pStyle w:val="Default"/>
        <w:bidi w:val="0"/>
      </w:pPr>
      <w:r>
        <w:rPr>
          <w:rFonts w:cs="Arial Unicode MS" w:eastAsia="Arial Unicode MS"/>
          <w:rtl w:val="0"/>
        </w:rPr>
        <w:t>I guess the cap of 10 is arbitrarily chosen? If so, state it.</w:t>
      </w:r>
    </w:p>
  </w:comment>
  <w:comment w:id="147" w:author="Stefano Canossa" w:date="2026-06-01T21:27:40Z">
    <w:p w14:paraId="11120033">
      <w:pPr>
        <w:pStyle w:val="Default"/>
        <w:bidi w:val="0"/>
      </w:pPr>
    </w:p>
    <w:p w14:paraId="11120034">
      <w:pPr>
        <w:pStyle w:val="Default"/>
        <w:bidi w:val="0"/>
      </w:pPr>
      <w:r>
        <w:rPr>
          <w:rFonts w:cs="Arial Unicode MS" w:eastAsia="Arial Unicode MS"/>
          <w:rtl w:val="0"/>
        </w:rPr>
        <w:t>Avoid one-sentence paragraphs. Consider integrating this paragraph with the next.</w:t>
      </w:r>
    </w:p>
    <w:p w14:paraId="11120035">
      <w:pPr>
        <w:pStyle w:val="Default"/>
        <w:bidi w:val="0"/>
      </w:pPr>
    </w:p>
  </w:comment>
  <w:comment w:id="150" w:author="Stefano Canossa" w:date="2026-06-01T21:29:20Z">
    <w:p w14:paraId="11120036">
      <w:pPr>
        <w:pStyle w:val="Default"/>
        <w:bidi w:val="0"/>
      </w:pPr>
    </w:p>
    <w:p w14:paraId="11120037">
      <w:pPr>
        <w:pStyle w:val="Default"/>
        <w:bidi w:val="0"/>
      </w:pPr>
      <w:r>
        <w:rPr>
          <w:rFonts w:cs="Arial Unicode MS" w:eastAsia="Arial Unicode MS"/>
          <w:rtl w:val="0"/>
        </w:rPr>
        <w:t>As before, avoid one-sentence paragraphs. I won</w:t>
      </w:r>
      <w:r>
        <w:rPr>
          <w:rFonts w:cs="Arial Unicode MS" w:eastAsia="Arial Unicode MS" w:hint="default"/>
          <w:rtl w:val="0"/>
        </w:rPr>
        <w:t>’</w:t>
      </w:r>
      <w:r>
        <w:rPr>
          <w:rFonts w:cs="Arial Unicode MS" w:eastAsia="Arial Unicode MS"/>
          <w:rtl w:val="0"/>
        </w:rPr>
        <w:t>t point this out anymore, but ensure consistency throughout</w:t>
      </w:r>
    </w:p>
  </w:comment>
  <w:comment w:id="155" w:author="Stefano Canossa" w:date="2026-06-01T21:31:47Z">
    <w:p w14:paraId="11120038">
      <w:pPr>
        <w:pStyle w:val="Default"/>
        <w:bidi w:val="0"/>
      </w:pPr>
    </w:p>
    <w:p w14:paraId="11120039">
      <w:pPr>
        <w:pStyle w:val="Default"/>
        <w:bidi w:val="0"/>
      </w:pPr>
      <w:r>
        <w:rPr>
          <w:rFonts w:cs="Arial Unicode MS" w:eastAsia="Arial Unicode MS"/>
          <w:rtl w:val="0"/>
        </w:rPr>
        <w:t>Consider adding a brief definition in a footnote or in parenthesis about the difference between discretionary and advisory - many readers will not necessarily be familiar with this terminology.</w:t>
      </w:r>
    </w:p>
  </w:comment>
  <w:comment w:id="158" w:author="Stefano Canossa" w:date="2026-06-01T21:35:36Z">
    <w:p w14:paraId="1112003A">
      <w:pPr>
        <w:pStyle w:val="Default"/>
        <w:bidi w:val="0"/>
      </w:pPr>
    </w:p>
    <w:p w14:paraId="1112003B">
      <w:pPr>
        <w:pStyle w:val="Default"/>
        <w:bidi w:val="0"/>
      </w:pPr>
      <w:r>
        <w:rPr>
          <w:rFonts w:cs="Arial Unicode MS" w:eastAsia="Arial Unicode MS"/>
          <w:rtl w:val="0"/>
        </w:rPr>
        <w:t>Above you mentioned you received 100 valid questionnaires, but here in the table you indicate that you had 53 valid responses.</w:t>
      </w:r>
    </w:p>
  </w:comment>
  <w:comment w:id="162" w:author="Stefano Canossa" w:date="2026-06-01T21:37:38Z">
    <w:p w14:paraId="1112003C">
      <w:pPr>
        <w:pStyle w:val="Default"/>
        <w:bidi w:val="0"/>
      </w:pPr>
    </w:p>
    <w:p w14:paraId="1112003D">
      <w:pPr>
        <w:pStyle w:val="Default"/>
        <w:bidi w:val="0"/>
      </w:pPr>
      <w:r>
        <w:rPr>
          <w:rFonts w:cs="Arial Unicode MS" w:eastAsia="Arial Unicode MS"/>
          <w:rtl w:val="0"/>
        </w:rPr>
        <w:t>You need to describe here what each element of the above equation is</w:t>
      </w:r>
    </w:p>
  </w:comment>
  <w:comment w:id="163" w:author="Stefano Canossa" w:date="2026-06-01T21:38:42Z">
    <w:p w14:paraId="1112003E">
      <w:pPr>
        <w:pStyle w:val="Default"/>
        <w:bidi w:val="0"/>
      </w:pPr>
    </w:p>
    <w:p w14:paraId="1112003F">
      <w:pPr>
        <w:pStyle w:val="Default"/>
        <w:bidi w:val="0"/>
      </w:pPr>
      <w:r>
        <w:rPr>
          <w:rFonts w:cs="Arial Unicode MS" w:eastAsia="Arial Unicode MS"/>
          <w:rtl w:val="0"/>
        </w:rPr>
        <w:t>Also here after the equation you need to describe what each element of the equation is</w:t>
      </w:r>
    </w:p>
  </w:comment>
  <w:comment w:id="164" w:author="Stefano Canossa" w:date="2026-06-01T21:39:33Z">
    <w:p w14:paraId="11120040">
      <w:pPr>
        <w:pStyle w:val="Default"/>
        <w:bidi w:val="0"/>
      </w:pPr>
    </w:p>
    <w:p w14:paraId="11120041">
      <w:pPr>
        <w:pStyle w:val="Default"/>
        <w:bidi w:val="0"/>
      </w:pPr>
      <w:r>
        <w:rPr>
          <w:rFonts w:cs="Arial Unicode MS" w:eastAsia="Arial Unicode MS"/>
          <w:rtl w:val="0"/>
        </w:rPr>
        <w:t>As above, define here what each element of the equation is</w:t>
      </w:r>
    </w:p>
  </w:comment>
  <w:comment w:id="167" w:author="Stefano Canossa" w:date="2026-06-01T21:44:25Z">
    <w:p w14:paraId="11120042">
      <w:pPr>
        <w:pStyle w:val="Default"/>
        <w:bidi w:val="0"/>
      </w:pPr>
    </w:p>
    <w:p w14:paraId="11120043">
      <w:pPr>
        <w:pStyle w:val="Default"/>
        <w:bidi w:val="0"/>
      </w:pPr>
      <w:r>
        <w:rPr>
          <w:rFonts w:cs="Arial Unicode MS" w:eastAsia="Arial Unicode MS"/>
          <w:rtl w:val="0"/>
        </w:rPr>
        <w:t>One-sentence paragraph</w:t>
      </w:r>
    </w:p>
  </w:comment>
  <w:comment w:id="175" w:author="Stefano Canossa" w:date="2026-06-01T21:49:12Z">
    <w:p w14:paraId="11120044">
      <w:pPr>
        <w:pStyle w:val="Default"/>
        <w:bidi w:val="0"/>
      </w:pPr>
    </w:p>
    <w:p w14:paraId="11120045">
      <w:pPr>
        <w:pStyle w:val="Default"/>
        <w:bidi w:val="0"/>
      </w:pPr>
      <w:r>
        <w:rPr>
          <w:rFonts w:cs="Arial Unicode MS" w:eastAsia="Arial Unicode MS"/>
          <w:rtl w:val="0"/>
        </w:rPr>
        <w:t>Consider briefly summarising what the eigenvalue and Kiser criterion are and what you can infer from them within this context.</w:t>
      </w:r>
    </w:p>
  </w:comment>
  <w:comment w:id="181" w:author="Stefano Canossa" w:date="2026-06-01T21:57:26Z">
    <w:p w14:paraId="11120046">
      <w:pPr>
        <w:pStyle w:val="Default"/>
        <w:bidi w:val="0"/>
      </w:pPr>
    </w:p>
    <w:p w14:paraId="11120047">
      <w:pPr>
        <w:pStyle w:val="Default"/>
        <w:bidi w:val="0"/>
      </w:pPr>
      <w:r>
        <w:rPr>
          <w:rFonts w:cs="Arial Unicode MS" w:eastAsia="Arial Unicode MS"/>
          <w:rtl w:val="0"/>
        </w:rPr>
        <w:t>You need to add a paragraph in which you more clearly state what use you</w:t>
      </w:r>
      <w:r>
        <w:rPr>
          <w:rFonts w:cs="Arial Unicode MS" w:eastAsia="Arial Unicode MS" w:hint="default"/>
          <w:rtl w:val="0"/>
        </w:rPr>
        <w:t>’</w:t>
      </w:r>
      <w:r>
        <w:rPr>
          <w:rFonts w:cs="Arial Unicode MS" w:eastAsia="Arial Unicode MS"/>
          <w:rtl w:val="0"/>
        </w:rPr>
        <w:t>re making of the Shapiro-Wilk test and you need to Cleary state whether you statistically accept or reject the hypothesis of normality for the data sets you</w:t>
      </w:r>
      <w:r>
        <w:rPr>
          <w:rFonts w:cs="Arial Unicode MS" w:eastAsia="Arial Unicode MS" w:hint="default"/>
          <w:rtl w:val="0"/>
        </w:rPr>
        <w:t>’</w:t>
      </w:r>
      <w:r>
        <w:rPr>
          <w:rFonts w:cs="Arial Unicode MS" w:eastAsia="Arial Unicode MS"/>
          <w:rtl w:val="0"/>
        </w:rPr>
        <w:t xml:space="preserve">re going to use to test your hypothesis. Until now, this is not clear, and do not assume either normality or non-normality only relying on clt. </w:t>
      </w:r>
    </w:p>
  </w:comment>
  <w:comment w:id="184" w:author="Stefano Canossa" w:date="2026-06-01T21:56:52Z">
    <w:p w14:paraId="11120048">
      <w:pPr>
        <w:pStyle w:val="Default"/>
        <w:bidi w:val="0"/>
      </w:pPr>
    </w:p>
    <w:p w14:paraId="11120049">
      <w:pPr>
        <w:pStyle w:val="Default"/>
        <w:bidi w:val="0"/>
      </w:pPr>
      <w:r>
        <w:rPr>
          <w:rFonts w:cs="Arial Unicode MS" w:eastAsia="Arial Unicode MS"/>
          <w:rtl w:val="0"/>
        </w:rPr>
        <w:t>You do not need to specify this</w:t>
      </w:r>
    </w:p>
  </w:comment>
  <w:comment w:id="185" w:author="Stefano Canossa" w:date="2026-06-01T22:01:16Z">
    <w:p w14:paraId="1112004A">
      <w:pPr>
        <w:pStyle w:val="Default"/>
        <w:bidi w:val="0"/>
      </w:pPr>
    </w:p>
    <w:p w14:paraId="1112004B">
      <w:pPr>
        <w:pStyle w:val="Default"/>
        <w:bidi w:val="0"/>
      </w:pPr>
      <w:r>
        <w:rPr>
          <w:rFonts w:cs="Arial Unicode MS" w:eastAsia="Arial Unicode MS"/>
          <w:rtl w:val="0"/>
        </w:rPr>
        <w:t>Test normality statistically, do not rely on the sheer number of data points to infer this - during the defence you</w:t>
      </w:r>
      <w:r>
        <w:rPr>
          <w:rFonts w:cs="Arial Unicode MS" w:eastAsia="Arial Unicode MS" w:hint="default"/>
          <w:rtl w:val="0"/>
        </w:rPr>
        <w:t>’</w:t>
      </w:r>
      <w:r>
        <w:rPr>
          <w:rFonts w:cs="Arial Unicode MS" w:eastAsia="Arial Unicode MS"/>
          <w:rtl w:val="0"/>
        </w:rPr>
        <w:t xml:space="preserve">ll likely be challenged on this </w:t>
      </w:r>
    </w:p>
  </w:comment>
  <w:comment w:id="199" w:author="Stefano Canossa" w:date="2026-06-01T22:16:14Z">
    <w:p w14:paraId="1112004C">
      <w:pPr>
        <w:pStyle w:val="Default"/>
        <w:bidi w:val="0"/>
      </w:pPr>
    </w:p>
    <w:p w14:paraId="1112004D">
      <w:pPr>
        <w:pStyle w:val="Default"/>
        <w:bidi w:val="0"/>
      </w:pPr>
      <w:r>
        <w:rPr>
          <w:rFonts w:cs="Arial Unicode MS" w:eastAsia="Arial Unicode MS"/>
          <w:rtl w:val="0"/>
        </w:rPr>
        <w:t xml:space="preserve">Leave </w:t>
      </w:r>
      <w:r>
        <w:rPr>
          <w:rFonts w:cs="Arial Unicode MS" w:eastAsia="Arial Unicode MS" w:hint="default"/>
          <w:rtl w:val="0"/>
        </w:rPr>
        <w:t>“</w:t>
      </w:r>
      <w:r>
        <w:rPr>
          <w:rFonts w:cs="Arial Unicode MS" w:eastAsia="Arial Unicode MS"/>
          <w:rtl w:val="0"/>
        </w:rPr>
        <w:t>Chapter Conclusion</w:t>
      </w:r>
      <w:r>
        <w:rPr>
          <w:rFonts w:cs="Arial Unicode MS" w:eastAsia="Arial Unicode MS" w:hint="default"/>
          <w:rtl w:val="0"/>
        </w:rPr>
        <w:t xml:space="preserve">” </w:t>
      </w:r>
      <w:r>
        <w:rPr>
          <w:rFonts w:cs="Arial Unicode MS" w:eastAsia="Arial Unicode MS"/>
          <w:rtl w:val="0"/>
        </w:rPr>
        <w:t>as last section in ch5, move this after 5.9 limitations</w:t>
      </w:r>
    </w:p>
  </w:comment>
  <w:comment w:id="202" w:author="Stefano Canossa" w:date="2026-06-01T22:18:06Z">
    <w:p w14:paraId="1112004E">
      <w:pPr>
        <w:pStyle w:val="Default"/>
        <w:bidi w:val="0"/>
      </w:pPr>
    </w:p>
    <w:p w14:paraId="1112004F">
      <w:pPr>
        <w:pStyle w:val="Default"/>
        <w:bidi w:val="0"/>
      </w:pPr>
      <w:r>
        <w:rPr>
          <w:rFonts w:cs="Arial Unicode MS" w:eastAsia="Arial Unicode MS"/>
          <w:rtl w:val="0"/>
        </w:rPr>
        <w:t>Is this really a pre-hypothesis testing assumption? Your testing investigate precisely the role of Shock Score - I am not sure if here you</w:t>
      </w:r>
      <w:r>
        <w:rPr>
          <w:rFonts w:cs="Arial Unicode MS" w:eastAsia="Arial Unicode MS" w:hint="default"/>
          <w:rtl w:val="0"/>
        </w:rPr>
        <w:t>’</w:t>
      </w:r>
      <w:r>
        <w:rPr>
          <w:rFonts w:cs="Arial Unicode MS" w:eastAsia="Arial Unicode MS"/>
          <w:rtl w:val="0"/>
        </w:rPr>
        <w:t xml:space="preserve">re evidencing a real limitation </w:t>
      </w:r>
    </w:p>
  </w:comment>
  <w:comment w:id="205" w:author="Stefano Canossa" w:date="2026-06-01T22:21:14Z">
    <w:p w14:paraId="11120050">
      <w:pPr>
        <w:pStyle w:val="Default"/>
        <w:bidi w:val="0"/>
      </w:pPr>
    </w:p>
    <w:p w14:paraId="11120051">
      <w:pPr>
        <w:pStyle w:val="Default"/>
        <w:bidi w:val="0"/>
      </w:pPr>
      <w:r>
        <w:rPr>
          <w:rFonts w:cs="Arial Unicode MS" w:eastAsia="Arial Unicode MS"/>
          <w:rtl w:val="0"/>
        </w:rPr>
        <w:t>To facilitate the reading, consider adding a couple of lines that summarise what Inter-rater reliability indicates</w:t>
      </w:r>
    </w:p>
  </w:comment>
  <w:comment w:id="210" w:author="Stefano Canossa" w:date="2026-06-01T22:23:37Z">
    <w:p w14:paraId="11120052">
      <w:pPr>
        <w:pStyle w:val="Default"/>
        <w:bidi w:val="0"/>
      </w:pPr>
    </w:p>
    <w:p w14:paraId="11120053">
      <w:pPr>
        <w:pStyle w:val="Default"/>
        <w:bidi w:val="0"/>
      </w:pPr>
      <w:r>
        <w:rPr>
          <w:rFonts w:cs="Arial Unicode MS" w:eastAsia="Arial Unicode MS"/>
          <w:rtl w:val="0"/>
        </w:rPr>
        <w:t>In this section do not merely repeat what you</w:t>
      </w:r>
      <w:r>
        <w:rPr>
          <w:rFonts w:cs="Arial Unicode MS" w:eastAsia="Arial Unicode MS" w:hint="default"/>
          <w:rtl w:val="0"/>
        </w:rPr>
        <w:t>’</w:t>
      </w:r>
      <w:r>
        <w:rPr>
          <w:rFonts w:cs="Arial Unicode MS" w:eastAsia="Arial Unicode MS"/>
          <w:rtl w:val="0"/>
        </w:rPr>
        <w:t>ve already stated in ch3. Start relating the selected literature with your findings. NOTE that ch6 is arguably the most important chapter where you show you can connect the dots between your findings and everything else you mentioned earlier in your thesis. This has to clearly transpire in ch6</w:t>
      </w:r>
    </w:p>
  </w:comment>
  <w:comment w:id="214" w:author="Stefano Canossa" w:date="2026-06-01T22:41:52Z">
    <w:p w14:paraId="11120054">
      <w:pPr>
        <w:pStyle w:val="Default"/>
        <w:bidi w:val="0"/>
      </w:pPr>
    </w:p>
    <w:p w14:paraId="11120055">
      <w:pPr>
        <w:pStyle w:val="Default"/>
        <w:bidi w:val="0"/>
      </w:pPr>
      <w:r>
        <w:rPr>
          <w:rFonts w:cs="Arial Unicode MS" w:eastAsia="Arial Unicode MS"/>
          <w:rtl w:val="0"/>
        </w:rPr>
        <w:t>Same considerations as above, this is possibly the most important part of your thesis. You can be as creative as you want in interpreting your data and relating it to other aspects you described earlier in your thesis. This paragraph is still too limited, you need to further expand</w:t>
      </w:r>
    </w:p>
  </w:comment>
  <w:comment w:id="220" w:author="Stefano Canossa" w:date="2026-06-01T22:36:16Z">
    <w:p w14:paraId="11120056">
      <w:pPr>
        <w:pStyle w:val="Default"/>
        <w:bidi w:val="0"/>
      </w:pPr>
    </w:p>
    <w:p w14:paraId="11120057">
      <w:pPr>
        <w:pStyle w:val="Default"/>
        <w:bidi w:val="0"/>
      </w:pPr>
      <w:r>
        <w:rPr>
          <w:rFonts w:cs="Arial Unicode MS" w:eastAsia="Arial Unicode MS"/>
          <w:rtl w:val="0"/>
        </w:rPr>
        <w:t>This is a bold statement that cannot be generalised for all available academic and industry studies. Limit this statement you the literature you</w:t>
      </w:r>
      <w:r>
        <w:rPr>
          <w:rFonts w:cs="Arial Unicode MS" w:eastAsia="Arial Unicode MS" w:hint="default"/>
          <w:rtl w:val="0"/>
        </w:rPr>
        <w:t>’</w:t>
      </w:r>
      <w:r>
        <w:rPr>
          <w:rFonts w:cs="Arial Unicode MS" w:eastAsia="Arial Unicode MS"/>
          <w:rtl w:val="0"/>
        </w:rPr>
        <w:t xml:space="preserve">ve selected and analysed and to your best knowledge. </w:t>
      </w:r>
    </w:p>
  </w:comment>
  <w:comment w:id="221" w:author="Stefano Canossa" w:date="2026-06-01T22:37:26Z">
    <w:p w14:paraId="11120058">
      <w:pPr>
        <w:pStyle w:val="Default"/>
        <w:bidi w:val="0"/>
      </w:pPr>
    </w:p>
    <w:p w14:paraId="11120059">
      <w:pPr>
        <w:pStyle w:val="Default"/>
        <w:bidi w:val="0"/>
      </w:pPr>
      <w:r>
        <w:rPr>
          <w:rFonts w:cs="Arial Unicode MS" w:eastAsia="Arial Unicode MS"/>
          <w:rtl w:val="0"/>
        </w:rPr>
        <w:t>Same comment as above</w:t>
      </w:r>
    </w:p>
  </w:comment>
  <w:comment w:id="222" w:author="Stefano Canossa" w:date="2026-06-01T22:38:26Z">
    <w:p w14:paraId="1112005A">
      <w:pPr>
        <w:pStyle w:val="Default"/>
        <w:bidi w:val="0"/>
      </w:pPr>
    </w:p>
    <w:p w14:paraId="1112005B">
      <w:pPr>
        <w:pStyle w:val="Default"/>
        <w:bidi w:val="0"/>
      </w:pPr>
      <w:r>
        <w:rPr>
          <w:rFonts w:cs="Arial Unicode MS" w:eastAsia="Arial Unicode MS"/>
          <w:rtl w:val="0"/>
        </w:rPr>
        <w:t>I may have missed it, but does this emerge from the primary data you</w:t>
      </w:r>
      <w:r>
        <w:rPr>
          <w:rFonts w:cs="Arial Unicode MS" w:eastAsia="Arial Unicode MS" w:hint="default"/>
          <w:rtl w:val="0"/>
        </w:rPr>
        <w:t>’</w:t>
      </w:r>
      <w:r>
        <w:rPr>
          <w:rFonts w:cs="Arial Unicode MS" w:eastAsia="Arial Unicode MS"/>
          <w:rtl w:val="0"/>
        </w:rPr>
        <w:t xml:space="preserve">ve analysed? If so state here that this is inferred from your primary data and to make it more tangible spend a few words from where in your primary data you can infer/observe this </w:t>
      </w:r>
    </w:p>
  </w:comment>
  <w:comment w:id="225" w:author="Stefano Canossa" w:date="2026-06-01T22:45:12Z">
    <w:p w14:paraId="1112005C">
      <w:pPr>
        <w:pStyle w:val="Default"/>
        <w:bidi w:val="0"/>
      </w:pPr>
    </w:p>
    <w:p w14:paraId="1112005D">
      <w:pPr>
        <w:pStyle w:val="Default"/>
        <w:bidi w:val="0"/>
      </w:pPr>
      <w:r>
        <w:rPr>
          <w:rFonts w:cs="Arial Unicode MS" w:eastAsia="Arial Unicode MS"/>
          <w:rtl w:val="0"/>
        </w:rPr>
        <w:t>Same as above, this section needs to be further elaborated and expanded</w:t>
      </w:r>
    </w:p>
  </w:comment>
</w:comment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Aptos">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trackRevisions/>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Text"/>
    <w:pPr>
      <w:keepNext w:val="0"/>
      <w:keepLines w:val="0"/>
      <w:pageBreakBefore w:val="0"/>
      <w:widowControl w:val="1"/>
      <w:shd w:val="clear" w:color="auto" w:fill="auto"/>
      <w:suppressAutoHyphens w:val="0"/>
      <w:bidi w:val="0"/>
      <w:spacing w:before="0" w:after="80" w:line="480" w:lineRule="auto"/>
      <w:ind w:left="0" w:right="0" w:firstLine="0"/>
      <w:jc w:val="center"/>
      <w:outlineLvl w:val="9"/>
    </w:pPr>
    <w:rPr>
      <w:rFonts w:ascii="Calibri" w:cs="Arial Unicode MS" w:hAnsi="Calibri"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1"/>
      <w:shd w:val="clear" w:color="auto" w:fill="auto"/>
      <w:suppressAutoHyphens w:val="0"/>
      <w:bidi w:val="0"/>
      <w:spacing w:before="180" w:after="180" w:line="48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Heading">
    <w:name w:val="Heading"/>
    <w:next w:val="Body Text"/>
    <w:pPr>
      <w:keepNext w:val="1"/>
      <w:keepLines w:val="1"/>
      <w:pageBreakBefore w:val="1"/>
      <w:widowControl w:val="1"/>
      <w:shd w:val="clear" w:color="auto" w:fill="auto"/>
      <w:suppressAutoHyphens w:val="0"/>
      <w:bidi w:val="0"/>
      <w:spacing w:before="360" w:after="80" w:line="480" w:lineRule="auto"/>
      <w:ind w:left="0" w:right="0" w:firstLine="0"/>
      <w:jc w:val="center"/>
      <w:outlineLvl w:val="0"/>
    </w:pPr>
    <w:rPr>
      <w:rFonts w:ascii="Calibri" w:cs="Calibri" w:hAnsi="Calibri" w:eastAsia="Calibri"/>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First Paragraph">
    <w:name w:val="First Paragraph"/>
    <w:next w:val="Body Text"/>
    <w:pPr>
      <w:keepNext w:val="0"/>
      <w:keepLines w:val="0"/>
      <w:pageBreakBefore w:val="0"/>
      <w:widowControl w:val="1"/>
      <w:shd w:val="clear" w:color="auto" w:fill="auto"/>
      <w:suppressAutoHyphens w:val="0"/>
      <w:bidi w:val="0"/>
      <w:spacing w:before="180" w:after="180" w:line="48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Compact">
    <w:name w:val="Compact"/>
    <w:next w:val="Compact"/>
    <w:pPr>
      <w:keepNext w:val="0"/>
      <w:keepLines w:val="0"/>
      <w:pageBreakBefore w:val="0"/>
      <w:widowControl w:val="1"/>
      <w:shd w:val="clear" w:color="auto" w:fill="auto"/>
      <w:suppressAutoHyphens w:val="0"/>
      <w:bidi w:val="0"/>
      <w:spacing w:before="36" w:after="36"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2">
    <w:name w:val="Heading 2"/>
    <w:next w:val="Body Text"/>
    <w:pPr>
      <w:keepNext w:val="1"/>
      <w:keepLines w:val="1"/>
      <w:pageBreakBefore w:val="0"/>
      <w:widowControl w:val="1"/>
      <w:shd w:val="clear" w:color="auto" w:fill="auto"/>
      <w:suppressAutoHyphens w:val="0"/>
      <w:bidi w:val="0"/>
      <w:spacing w:before="160" w:after="80" w:line="480" w:lineRule="auto"/>
      <w:ind w:left="0" w:right="0" w:firstLine="0"/>
      <w:jc w:val="left"/>
      <w:outlineLvl w:val="1"/>
    </w:pPr>
    <w:rPr>
      <w:rFonts w:ascii="Calibri" w:cs="Calibri" w:hAnsi="Calibri" w:eastAsia="Calibri"/>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Body Text"/>
    <w:pPr>
      <w:keepNext w:val="1"/>
      <w:keepLines w:val="1"/>
      <w:pageBreakBefore w:val="0"/>
      <w:widowControl w:val="1"/>
      <w:shd w:val="clear" w:color="auto" w:fill="auto"/>
      <w:suppressAutoHyphens w:val="0"/>
      <w:bidi w:val="0"/>
      <w:spacing w:before="160" w:after="80" w:line="480" w:lineRule="auto"/>
      <w:ind w:left="0" w:right="0" w:firstLine="0"/>
      <w:jc w:val="left"/>
      <w:outlineLvl w:val="2"/>
    </w:pPr>
    <w:rPr>
      <w:rFonts w:ascii="Calibri" w:cs="Calibri" w:hAnsi="Calibri" w:eastAsia="Calibri"/>
      <w:b w:val="1"/>
      <w:bCs w:val="1"/>
      <w:i w:val="1"/>
      <w:iCs w:val="1"/>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character" w:styleId="Hyperlink.0">
    <w:name w:val="Hyperlink.0"/>
    <w:basedOn w:val="Hyperlink"/>
    <w:next w:val="Hyperlink.0"/>
    <w:rPr>
      <w:outline w:val="0"/>
      <w:color w:val="000000"/>
      <w:u w:val="single" w:color="000000"/>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480"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paragraph" w:styleId="Table Text">
    <w:name w:val="Table Text"/>
    <w:next w:val="Table Text"/>
    <w:pPr>
      <w:keepNext w:val="0"/>
      <w:keepLines w:val="0"/>
      <w:pageBreakBefore w:val="0"/>
      <w:widowControl w:val="1"/>
      <w:shd w:val="clear" w:color="auto" w:fill="auto"/>
      <w:suppressAutoHyphens w:val="0"/>
      <w:bidi w:val="0"/>
      <w:spacing w:before="36" w:after="36"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lang w:val="en-US"/>
      <w14:textFill>
        <w14:solidFill>
          <w14:srgbClr w14:val="000000"/>
        </w14:solidFill>
      </w14:textFill>
    </w:rPr>
  </w:style>
  <w:style w:type="paragraph" w:styleId="heading 4">
    <w:name w:val="heading 4"/>
    <w:next w:val="Body Text"/>
    <w:pPr>
      <w:keepNext w:val="1"/>
      <w:keepLines w:val="1"/>
      <w:pageBreakBefore w:val="0"/>
      <w:widowControl w:val="1"/>
      <w:shd w:val="clear" w:color="auto" w:fill="auto"/>
      <w:suppressAutoHyphens w:val="0"/>
      <w:bidi w:val="0"/>
      <w:spacing w:before="80" w:after="40" w:line="480" w:lineRule="auto"/>
      <w:ind w:left="0" w:right="0" w:firstLine="0"/>
      <w:jc w:val="left"/>
      <w:outlineLvl w:val="2"/>
    </w:pPr>
    <w:rPr>
      <w:rFonts w:ascii="Calibri" w:cs="Calibri" w:hAnsi="Calibri" w:eastAsia="Calibri"/>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Table Caption">
    <w:name w:val="Table Caption"/>
    <w:next w:val="Table Caption"/>
    <w:pPr>
      <w:keepNext w:val="1"/>
      <w:keepLines w:val="0"/>
      <w:pageBreakBefore w:val="0"/>
      <w:widowControl w:val="1"/>
      <w:shd w:val="clear" w:color="auto" w:fill="auto"/>
      <w:suppressAutoHyphens w:val="0"/>
      <w:bidi w:val="0"/>
      <w:spacing w:before="0" w:after="120" w:line="480" w:lineRule="auto"/>
      <w:ind w:left="0" w:right="0" w:firstLine="0"/>
      <w:jc w:val="left"/>
      <w:outlineLvl w:val="9"/>
    </w:pPr>
    <w:rPr>
      <w:rFonts w:ascii="Calibri" w:cs="Arial Unicode MS" w:hAnsi="Calibri"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Hyperlink.1">
    <w:name w:val="Hyperlink.1"/>
    <w:basedOn w:val="Hyperlink.0"/>
    <w:next w:val="Hyperlink.1"/>
    <w:rPr>
      <w:rFonts w:ascii="Calibri" w:cs="Calibri" w:hAnsi="Calibri" w:eastAsia="Calibri"/>
      <w:u w:val="none"/>
      <w:shd w:val="nil" w:color="auto" w:fill="auto"/>
      <w:lang w:val="en-US"/>
    </w:rPr>
  </w:style>
  <w:style w:type="numbering" w:styleId="Imported Style 3">
    <w:name w:val="Imported Style 3"/>
    <w:pPr>
      <w:numPr>
        <w:numId w:val="5"/>
      </w:numPr>
    </w:pPr>
  </w:style>
  <w:style w:type="paragraph" w:styleId="Captioned Figure">
    <w:name w:val="Captioned Figure"/>
    <w:next w:val="Captioned Figure"/>
    <w:pPr>
      <w:keepNext w:val="1"/>
      <w:keepLines w:val="0"/>
      <w:pageBreakBefore w:val="0"/>
      <w:widowControl w:val="1"/>
      <w:shd w:val="clear" w:color="auto" w:fill="auto"/>
      <w:suppressAutoHyphens w:val="0"/>
      <w:bidi w:val="0"/>
      <w:spacing w:before="0" w:after="200" w:line="480"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Image Caption">
    <w:name w:val="Image Caption"/>
    <w:next w:val="Image Caption"/>
    <w:pPr>
      <w:keepNext w:val="0"/>
      <w:keepLines w:val="0"/>
      <w:pageBreakBefore w:val="0"/>
      <w:widowControl w:val="1"/>
      <w:shd w:val="clear" w:color="auto" w:fill="auto"/>
      <w:suppressAutoHyphens w:val="0"/>
      <w:bidi w:val="0"/>
      <w:spacing w:before="0" w:after="120" w:line="480" w:lineRule="auto"/>
      <w:ind w:left="0" w:right="0" w:firstLine="0"/>
      <w:jc w:val="left"/>
      <w:outlineLvl w:val="9"/>
    </w:pPr>
    <w:rPr>
      <w:rFonts w:ascii="Calibri" w:cs="Arial Unicode MS" w:hAnsi="Calibri" w:eastAsia="Arial Unicode MS"/>
      <w:b w:val="0"/>
      <w:bCs w:val="0"/>
      <w:i w:val="1"/>
      <w:iCs w:val="1"/>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header" Target="header3.xml"/><Relationship Id="rId19" Type="http://schemas.openxmlformats.org/officeDocument/2006/relationships/header" Target="header4.xml"/><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header" Target="header5.xml"/><Relationship Id="rId28" Type="http://schemas.openxmlformats.org/officeDocument/2006/relationships/comments" Target="comments.xml"/><Relationship Id="rId29" Type="http://schemas.openxmlformats.org/officeDocument/2006/relationships/numbering" Target="numbering.xml"/><Relationship Id="rId3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Calibri"/>
        <a:ea typeface="Calibri"/>
        <a:cs typeface="Calibri"/>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